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ommentsExtended.xml" ContentType="application/vnd.openxmlformats-officedocument.wordprocessingml.commentsExtended+xml"/>
  <Override PartName="/word/commentsIds.xml" ContentType="application/vnd.openxmlformats-officedocument.wordprocessingml.commentsId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bin" ContentType="image/x-wmf"/>
  <Override PartName="/word/media/image3.bin"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c="http://schemas.openxmlformats.org/drawingml/2006/chart" xmlns:pic="http://schemas.openxmlformats.org/drawingml/2006/picture" xmlns:a14="http://schemas.microsoft.com/office/drawing/2010/main" xmlns:dgm="http://schemas.openxmlformats.org/drawingml/2006/diagram" mc:Ignorable="w14 w15 w16se w16cid w16 w16cex w16sdtdh w16sdtfl w16du wp14">
  <w:body>
    <w:p w14:paraId="123C8CD0" w14:textId="77777777" w:rsidR="0018060C" w:rsidRDefault="00894F66">
      <w:r>
        <w:rPr>
          <w:noProof/>
        </w:rPr>
        <mc:AlternateContent>
          <mc:Choice Requires="wps">
            <w:drawing>
              <wp:anchor distT="0" distB="0" distL="114300" distR="114300" simplePos="0" relativeHeight="251662336" behindDoc="0" locked="0" layoutInCell="1" allowOverlap="1" wp14:anchorId="1EE8516C" wp14:editId="51885242">
                <wp:simplePos x="0" y="0"/>
                <wp:positionH relativeFrom="column">
                  <wp:posOffset>2422478</wp:posOffset>
                </wp:positionH>
                <wp:positionV relativeFrom="paragraph">
                  <wp:posOffset>211539</wp:posOffset>
                </wp:positionV>
                <wp:extent cx="2149522" cy="1207827"/>
                <wp:effectExtent l="0" t="0" r="79375" b="87630"/>
                <wp:wrapNone/>
                <wp:docPr id="1" name="Elbow Connector 6"/>
                <wp:cNvGraphicFramePr/>
                <a:graphic>
                  <a:graphicData uri="http://schemas.microsoft.com/office/word/2010/wordprocessingShape">
                    <wps:wsp>
                      <wps:cNvCnPr/>
                      <wps:spPr>
                        <a:xfrm>
                          <a:off x="0" y="0"/>
                          <a:ext cx="2149522" cy="1207827"/>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38DD1A6"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 o:spid="_x0000_s1026" type="#_x0000_t34" style="position:absolute;margin-left:190.75pt;margin-top:16.65pt;width:169.25pt;height:95.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PjqCuwEAAM0DAAAOAAAAZHJzL2Uyb0RvYy54bWysU9uO0zAQfUfiHyy/UyfhsrtR033oAi8I Vlw+wHXGjSXfZJsm+XvGTpsiQEKLeJn4MmfmzPHJ9n4ympwgROVsR+tNRQlY4Xpljx399vXdi1tK YuK259pZ6OgMkd7vnj/bjr6Fxg1O9xAIFrGxHX1Hh5R8y1gUAxgeN86DxUvpguEJt+HI+sBHrG40 a6rqDRtd6H1wAmLE04flku5KfSlBpE9SRkhEdxS5pRJDiYcc2W7L22PgflDiTIP/AwvDlcWma6kH njj5HtRvpYwSwUUn00Y4w5yUSkCZAaepq1+m+TJwD2UWFCf6Vab4/8qKj6e9fQwow+hjG/1jyFNM Mpj8RX5kKmLNq1gwJSLwsKlf3b1uGkoE3tVNdXPb3GQ52RXuQ0zvwRmSFx09gE17Zy0+igsvi1z8 9CGmBXRJzn21zTFxpd/anqTZo3NSUNweNZx75BR25VxWadawwD+DJKpHlnVpU+wEex3IiaMRuBBI pV4rYXaGSaX1Cqz+DjznZygUqz0FvCJKZ2fTCjbKuvCn7mm6UJZL/kWBZe4swcH1c3nNIg16przH 2d/ZlD/vC/z6F+5+AAAA//8DAFBLAwQUAAYACAAAACEAPVUwPOQAAAAPAQAADwAAAGRycy9kb3du cmV2LnhtbExPTUvDQBC9C/6HZQRvdtOExpJmU6QilB78SNXibZsdk2B2NmQ3bfz3jie9DDO8N+8j X0+2EyccfOtIwXwWgUCqnGmpVvC6f7hZgvBBk9GdI1TwjR7WxeVFrjPjzvSCpzLUgkXIZ1pBE0Kf SemrBq32M9cjMfbpBqsDn0MtzaDPLG47GUdRKq1uiR0a3eOmweqrHK2C6WOTvh2etrv9u0m3j2WJ u+fDqNT11XS/4nG3AhFwCn8f8NuB80PBwY5uJONFpyBZzhdM5SVJQDDhlk1BHBXEcbIAWeTyf4/i BwAA//8DAFBLAQItABQABgAIAAAAIQC2gziS/gAAAOEBAAATAAAAAAAAAAAAAAAAAAAAAABbQ29u dGVudF9UeXBlc10ueG1sUEsBAi0AFAAGAAgAAAAhADj9If/WAAAAlAEAAAsAAAAAAAAAAAAAAAAA LwEAAF9yZWxzLy5yZWxzUEsBAi0AFAAGAAgAAAAhAP0+OoK7AQAAzQMAAA4AAAAAAAAAAAAAAAAA LgIAAGRycy9lMm9Eb2MueG1sUEsBAi0AFAAGAAgAAAAhAD1VMDzkAAAADwEAAA8AAAAAAAAAAAAA AAAAFQQAAGRycy9kb3ducmV2LnhtbFBLBQYAAAAABAAEAPMAAAAmBQAAAAA= " strokecolor="#156082 [3204]" strokeweight="1pt">
                <v:stroke endarrow="block"/>
              </v:shape>
            </w:pict>
          </mc:Fallback>
        </mc:AlternateContent>
      </w:r>
      <w:r>
        <w:rPr>
          <w:noProof/>
        </w:rPr>
        <mc:AlternateContent>
          <mc:Choice Requires="wps">
            <w:drawing>
              <wp:anchor distT="0" distB="0" distL="114300" distR="114300" simplePos="0" relativeHeight="251661312" behindDoc="0" locked="0" layoutInCell="1" allowOverlap="1" wp14:anchorId="75C88664" wp14:editId="28D8910E">
                <wp:simplePos x="0" y="0"/>
                <wp:positionH relativeFrom="column">
                  <wp:posOffset>2204112</wp:posOffset>
                </wp:positionH>
                <wp:positionV relativeFrom="paragraph">
                  <wp:posOffset>525439</wp:posOffset>
                </wp:positionV>
                <wp:extent cx="2354239" cy="962167"/>
                <wp:effectExtent l="0" t="19050" r="27305" b="28575"/>
                <wp:wrapNone/>
                <wp:docPr id="2" name="Curved Connector 5"/>
                <wp:cNvGraphicFramePr/>
                <a:graphic>
                  <a:graphicData uri="http://schemas.microsoft.com/office/word/2010/wordprocessingShape">
                    <wps:wsp>
                      <wps:cNvCnPr/>
                      <wps:spPr>
                        <a:xfrm flipV="1">
                          <a:off x="0" y="0"/>
                          <a:ext cx="2354239" cy="962167"/>
                        </a:xfrm>
                        <a:prstGeom prst="curved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CB8D1E4"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5" o:spid="_x0000_s1026" type="#_x0000_t38" style="position:absolute;margin-left:173.55pt;margin-top:41.35pt;width:185.35pt;height:75.7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Ehe1sQEAAK8DAAAOAAAAZHJzL2Uyb0RvYy54bWysU02P0zAQvSPxHyzfadIUCls13UNXcEGw 4uvudcaNJdtj2d4k/feMnTaLACGBuFj+mPfmzZvx/nayhg0QokbX8vWq5gycxE67U8u/fnn74g1n MQnXCYMOWn6GyG8Pz5/tR7+DBns0HQRGJC7uRt/yPiW/q6ooe7AirtCDo0eFwYpEx3CquiBGYrem aup6W40YOh9QQox0ezc/8kPhVwpk+qhUhMRMy0lbKmso60Neq8Ne7E5B+F7LiwzxDyqs0I6SLlR3 Ign2GPQvVFbLgBFVWkm0FSqlJZQaqJp1/VM1n3vhodRC5kS/2BT/H638MBzdfSAbRh930d+HXMWk gmXKaP+NelrqIqVsKradF9tgSkzSZbN59bLZ3HAm6e1m26y3r7Ov1cyT+XyI6R2gZXnTcvkYBuiO 6Bz1B8OmZBDD+5hm2DWcOJ5UlV06G8iExn0CxXRH2Wd9ZWDgaAIbBLVaSAkurS8ySnSGKW3MAqxL 2j8CL/EZCmWY/ga8IEpmdGkBW+0w/C57mq6S1Rx/dWCuO1vwgN259KtYQ1NRjL5McB67H88F/vTP Dt8BAAD//wMAUEsDBBQABgAIAAAAIQCdK5C55gAAAA8BAAAPAAAAZHJzL2Rvd25yZXYueG1sTI/B asMwEETvhf6D2EIvpZHthCo4loNpKBRKA0nzAbK1sU0syUhK4ubruz21l4VlZ2bnFevJDOyCPvTO SkhnCTC0jdO9bSUcvt6el8BCVFarwVmU8I0B1uX9XaFy7a52h5d9bBmF2JArCV2MY855aDo0Kszc iJZuR+eNirT6lmuvrhRuBp4lyQs3qrf0oVMjvnbYnPZnI2GzTXaV8K5++njnt8/aYHW8baV8fJg2 KxrVCljEKf454JeB+kNJxWp3tjqwQcJ8IVKSSlhmAhgJRCoIqJaQzRcZ8LLg/znKHwAAAP//AwBQ SwECLQAUAAYACAAAACEAtoM4kv4AAADhAQAAEwAAAAAAAAAAAAAAAAAAAAAAW0NvbnRlbnRfVHlw ZXNdLnhtbFBLAQItABQABgAIAAAAIQA4/SH/1gAAAJQBAAALAAAAAAAAAAAAAAAAAC8BAABfcmVs cy8ucmVsc1BLAQItABQABgAIAAAAIQAoEhe1sQEAAK8DAAAOAAAAAAAAAAAAAAAAAC4CAABkcnMv ZTJvRG9jLnhtbFBLAQItABQABgAIAAAAIQCdK5C55gAAAA8BAAAPAAAAAAAAAAAAAAAAAAsEAABk cnMvZG93bnJldi54bWxQSwUGAAAAAAQABADzAAAAHgUAAAAA " adj="10800" strokecolor="#156082 [3204]" strokeweight="1pt">
                <v:stroke joinstyle="miter"/>
              </v:shape>
            </w:pict>
          </mc:Fallback>
        </mc:AlternateContent>
      </w:r>
      <w:r>
        <w:rPr>
          <w:noProof/>
        </w:rPr>
        <mc:AlternateContent>
          <mc:Choice Requires="wps">
            <w:drawing>
              <wp:inline distT="0" distB="0" distL="0" distR="0" wp14:anchorId="1741A120" wp14:editId="4BCF16B3">
                <wp:extent cx="5104263" cy="2122227"/>
                <wp:effectExtent l="0" t="0" r="0" b="0"/>
                <wp:docPr id="3" name="Rectangle 3"/>
                <wp:cNvGraphicFramePr/>
                <a:graphic>
                  <a:graphicData uri="http://schemas.microsoft.com/office/word/2010/wordprocessingShape">
                    <wps:wsp>
                      <wps:cNvSpPr/>
                      <wps:spPr>
                        <a:xfrm>
                          <a:off x="0" y="0"/>
                          <a:ext cx="5104263" cy="212222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87AD2A9" id="Rectangle 3" o:spid="_x0000_s1026" style="width:401.9pt;height:167.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y1QBagIAADcFAAAOAAAAZHJzL2Uyb0RvYy54bWysVN9P3DAMfp+0/yHK++iPHbCd6KETiGkS ghMw8RzShFZK48zJXe/2189Jez0GaA/T+pA6sf3Z/mLn7HzbGbZR6FuwFS+Ocs6UlVC39rniPx6u Pn3hzAdha2HAqorvlOfni48fzno3VyU0YGqFjECsn/eu4k0Ibp5lXjaqE/4InLKk1ICdCLTF56xG 0RN6Z7Iyz0+yHrB2CFJ5T6eXg5IvEr7WSoZbrb0KzFSccgtpxbQ+xTVbnIn5MwrXtHJMQ/xDFp1o LQWdoC5FEGyN7RuorpUIHnQ4ktBloHUrVaqBqinyV9XcN8KpVAuR491Ek/9/sPJmc+9WSDT0zs89 ibGKrcYu/ik/tk1k7Say1DYwSYfHRT4rTz5zJklXFiV9p5HO7ODu0IdvCjoWhYoj3UYiSWyufRhM 9yYxmoWr1ph0I8b+cUCY8SQ75JiksDMq2hl7pzRra8qqTAFS+6gLg2wj6OKFlMqGYlA1olbD8XFO 35jy5JEKSIARWVNCE/YIEFvzLfZQzmgfXVXqvsk5/1tig/PkkSKDDZNz11rA9wAMVTVGHuz3JA3U RJaeoN6tkCEMve+dvGrpOq6FDyuB1Ow0FjTA4ZYWbaCvOIwSZw3gr/fOoz31IGk562l4Ku5/rgUq zsx3S935tZjN4rSlzez4tKQNvtQ8vdTYdXcBdE0FPRVOJjHaB7MXNUL3SHO+jFFJJayk2BWXAfeb izAMNb0UUi2XyYwmzIlwbe+djOCR1dhuD9tHgW7syUDtfAP7QRPzV6052EZPC8t1AN2mvj3wOvJN 05kaZ3xJ4vi/3Cerw3u3+A0AAP//AwBQSwMEFAAGAAgAAAAhACoFBdbhAAAACgEAAA8AAABkcnMv ZG93bnJldi54bWxMj0FLw0AQhe+C/2EZwZvdmIikaTalKCp4sFjrobdtdppEs7Mhu2kTf72jF708 GB7vzfvy5WhbccTeN44UXM8iEEilMw1VCrZvD1cpCB80Gd06QgUTelgW52e5zow70SseN6ESXEI+ 0wrqELpMSl/WaLWfuQ6JvYPrrQ589pU0vT5xuW1lHEW30uqG+EOtO7yrsfzcDFbBbvf4tXqankMa hpeP+XiY1vH7pNTlxXi/YFktQAQcw18Cfhh4PxQ8bO8GMl60Cpgm/Cp7aZQwy15BktzEIItc/kco vgEAAP//AwBQSwECLQAUAAYACAAAACEAtoM4kv4AAADhAQAAEwAAAAAAAAAAAAAAAAAAAAAAW0Nv bnRlbnRfVHlwZXNdLnhtbFBLAQItABQABgAIAAAAIQA4/SH/1gAAAJQBAAALAAAAAAAAAAAAAAAA AC8BAABfcmVscy8ucmVsc1BLAQItABQABgAIAAAAIQAPy1QBagIAADcFAAAOAAAAAAAAAAAAAAAA AC4CAABkcnMvZTJvRG9jLnhtbFBLAQItABQABgAIAAAAIQAqBQXW4QAAAAoBAAAPAAAAAAAAAAAA AAAAAMQEAABkcnMvZG93bnJldi54bWxQSwUGAAAAAAQABADzAAAA0gUAAAAA " filled="f" stroked="f" strokeweight="1.5pt">
                <w10:anchorlock/>
              </v:rect>
            </w:pict>
          </mc:Fallback>
        </mc:AlternateContent>
      </w:r>
      <w:r>
        <w:rPr>
          <w:noProof/>
        </w:rPr>
        <mc:AlternateContent>
          <mc:Choice Requires="wps">
            <w:drawing>
              <wp:anchor distT="0" distB="0" distL="114300" distR="114300" simplePos="0" relativeHeight="251660288" behindDoc="0" locked="0" layoutInCell="1" allowOverlap="1" wp14:anchorId="62A6B534" wp14:editId="30828679">
                <wp:simplePos x="0" y="0"/>
                <wp:positionH relativeFrom="column">
                  <wp:posOffset>1978925</wp:posOffset>
                </wp:positionH>
                <wp:positionV relativeFrom="paragraph">
                  <wp:posOffset>382137</wp:posOffset>
                </wp:positionV>
                <wp:extent cx="1160060" cy="320723"/>
                <wp:effectExtent l="0" t="19050" r="40640" b="41275"/>
                <wp:wrapNone/>
                <wp:docPr id="4" name="Right Arrow 2"/>
                <wp:cNvGraphicFramePr/>
                <a:graphic>
                  <a:graphicData uri="http://schemas.microsoft.com/office/word/2010/wordprocessingShape">
                    <wps:wsp>
                      <wps:cNvSpPr/>
                      <wps:spPr>
                        <a:xfrm>
                          <a:off x="0" y="0"/>
                          <a:ext cx="1160060" cy="32072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CEAB5F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 o:spid="_x0000_s1026" type="#_x0000_t13" style="position:absolute;margin-left:155.8pt;margin-top:30.1pt;width:91.35pt;height:25.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SO4wYAIAABkFAAAOAAAAZHJzL2Uyb0RvYy54bWysVE1v2zAMvQ/YfxB0X22nH9uCOkXQosOA oi3WDj2rshQLkEWNUuJkv36U7DhFW+wwLAeFEslH6vlR5xfbzrKNwmDA1bw6KjlTTkJj3KrmPx+v P33hLEThGmHBqZrvVOAXi48fzns/VzNowTYKGYG4MO99zdsY/bwogmxVJ8IReOXIqQE7EWmLq6JB 0RN6Z4tZWZ4VPWDjEaQKgU6vBidfZHytlYx3WgcVma059Rbzinl9TmuxOBfzFQrfGjm2If6hi04Y R0UnqCsRBVujeQPVGYkQQMcjCV0BWhup8h3oNlX56jYPrfAq34XICX6iKfw/WHm7efD3SDT0PswD mekWW41d+qf+2DaTtZvIUtvIJB1W1RnxT5xK8h3Pys+z48Rmccj2GOI3BR1LRs3RrNq4RIQ+MyU2 NyEOCftAyj50ka24syo1Yt0PpZlpqO4sZ2eBqEuLbCPo0woplYvV4GpFo4bj05J+Y1dTRu4xAyZk baydsEeAJL632EOvY3xKVVlfU3L5t8aG5CkjVwYXp+TOOMD3ACzdaqw8xO9JGqhJLD1Ds7tHhjCo O3h5bYjxGxHivUCSM30kGtF4R4u20NccRouzFvD3e+cpnlRGXs56Go+ah19rgYoz+92R/r5WJydp nvLm5PTzjDb40vP80uPW3SXQZ6roMfAymyk+2r2pEbonmuRlqkou4STVrrmMuN9cxmFs6S2QarnM YTRDXsQb9+BlAk+sJi09bp8E+lF2kQR7C/tREvNXuhtiU6aD5TqCNlmUB15Hvmn+snDGtyIN+Mt9 jjq8aIs/AAAA//8DAFBLAwQUAAYACAAAACEARwWvJ+MAAAAPAQAADwAAAGRycy9kb3ducmV2Lnht bEyPQU/DMAyF70j8h8hI3FjSbiqjazrBEEicEGNwTlvTViRO1WRb++8xJ7hYsvy95/eK7eSsOOEY ek8akoUCgVT7pqdWw+H96WYNIkRDjbGeUMOMAbbl5UVh8saf6Q1P+9gKNqGQGw1djEMuZag7dCYs /IDEty8/OhN5HVvZjObM5s7KVKlMOtMTf+jMgLsO6+/90bFLup7Vh6XXl0Ol6v75Ybaf1U7r66vp ccPjfgMi4hT/FPDbgfNDycEqf6QmCKthmSQZoxoylYJgYHW3WoKomEzULciykP97lD8AAAD//wMA UEsBAi0AFAAGAAgAAAAhALaDOJL+AAAA4QEAABMAAAAAAAAAAAAAAAAAAAAAAFtDb250ZW50X1R5 cGVzXS54bWxQSwECLQAUAAYACAAAACEAOP0h/9YAAACUAQAACwAAAAAAAAAAAAAAAAAvAQAAX3Jl bHMvLnJlbHNQSwECLQAUAAYACAAAACEAs0juMGACAAAZBQAADgAAAAAAAAAAAAAAAAAuAgAAZHJz L2Uyb0RvYy54bWxQSwECLQAUAAYACAAAACEARwWvJ+MAAAAPAQAADwAAAAAAAAAAAAAAAAC6BAAA ZHJzL2Rvd25yZXYueG1sUEsFBgAAAAAEAAQA8wAAAMoFAAAAAA== " adj="18614" fillcolor="#156082 [3204]" strokecolor="#0a2f40 [1604]" strokeweight="1.5pt"/>
            </w:pict>
          </mc:Fallback>
        </mc:AlternateContent>
      </w:r>
      <w:r>
        <w:rPr>
          <w:noProof/>
        </w:rPr>
        <mc:AlternateContent>
          <mc:Choice Requires="wps">
            <w:drawing>
              <wp:anchor distT="0" distB="0" distL="114300" distR="114300" simplePos="0" relativeHeight="251659264" behindDoc="0" locked="0" layoutInCell="1" allowOverlap="1" wp14:anchorId="1A6DB018" wp14:editId="7D093DEA">
                <wp:simplePos x="0" y="0"/>
                <wp:positionH relativeFrom="column">
                  <wp:posOffset>40943</wp:posOffset>
                </wp:positionH>
                <wp:positionV relativeFrom="paragraph">
                  <wp:posOffset>95534</wp:posOffset>
                </wp:positionV>
                <wp:extent cx="1692323" cy="1030406"/>
                <wp:effectExtent l="0" t="0" r="22225" b="17780"/>
                <wp:wrapNone/>
                <wp:docPr id="5" name="Rectangle 1"/>
                <wp:cNvGraphicFramePr/>
                <a:graphic>
                  <a:graphicData uri="http://schemas.microsoft.com/office/word/2010/wordprocessingShape">
                    <wps:wsp>
                      <wps:cNvSpPr/>
                      <wps:spPr>
                        <a:xfrm>
                          <a:off x="0" y="0"/>
                          <a:ext cx="1692323" cy="103040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AF2B57" id="Rectangle 1" o:spid="_x0000_s1026" style="position:absolute;margin-left:3.2pt;margin-top:7.5pt;width:133.25pt;height:81.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kh3fXgIAABQFAAAOAAAAZHJzL2Uyb0RvYy54bWysVFFP2zAQfp+0/2D5fSQphY2qKapATJMQ VMDEs+vYJJLj885u0+7X7+ykKQK0h2l9cM++u+/OX77z/HLXGrZV6BuwJS9Ocs6UlVA19qXkP59u vnzjzAdhK2HAqpLvleeXi8+f5p2bqQnUYCqFjECsn3Wu5HUIbpZlXtaqFf4EnLLk1ICtCLTFl6xC 0RF6a7JJnp9nHWDlEKTynk6veydfJHytlQz3WnsVmCk59RbSimldxzVbzMXsBYWrGzm0If6hi1Y0 loqOUNciCLbB5h1U20gEDzqcSGgz0LqRKt2BblPkb27zWAun0l2IHO9Gmvz/g5V320e3QqKhc37m yYy32Gls4z/1x3aJrP1IltoFJumwOL+YnE5OOZPkK/LTfJqfRzqzY7pDH74raFk0So70NRJJYnvr Qx96CKG8YwPJCnujYg/GPijNmopKTlJ20oa6Msi2gr6qkFLZUPSuWlSqPz7L6Tf0M2ak7hJgRNaN MSP2ABB19x6773WIj6kqSWtMzv/WWJ88ZqTKYMOY3DYW8CMAQ7caKvfxB5J6aiJLa6j2K2QIvbC9 kzcNcX0rfFgJJCWT5mk6wz0t2kBXchgszmrA3x+dx3gSGHk562gySu5/bQQqzswPS9K7KKbTOEpp Mz37OqENvvasX3vspr0C+kwFvQNOJjPGB3MwNUL7TEO8jFXJJayk2iWXAQ+bq9BPLD0DUi2XKYzG x4lwax+djOCR1ailp92zQDcILpBW7+AwRWL2Rnd9bMy0sNwE0E0S5ZHXgW8avSSc4ZmIs/16n6KO j9niDwAAAP//AwBQSwMEFAAGAAgAAAAhAPQPK/LfAAAADQEAAA8AAABkcnMvZG93bnJldi54bWxM T01PwzAMvSPxHyIjcWMpBVbWNZ2mIiTErYMDR68JbVniVE22dv9+5gQXS37Pfh/FZnZWnMwYek8K 7hcJCEON1z21Cj4/Xu+eQYSIpNF6MgrOJsCmvL4qMNd+otqcdrEVLEIhRwVdjEMuZWg64zAs/GCI uW8/Ooy8jq3UI04s7qxMk2QpHfbEDh0OpupMc9gdnYIao/75mtLV9u3wXtWVDNEmjVK3N/PLmsd2 DSKaOf59wG8Hzg8lB9v7I+kgrILlIx8y/MS1mE6zdAViz0CWPYAsC/m/RXkBAAD//wMAUEsBAi0A FAAGAAgAAAAhALaDOJL+AAAA4QEAABMAAAAAAAAAAAAAAAAAAAAAAFtDb250ZW50X1R5cGVzXS54 bWxQSwECLQAUAAYACAAAACEAOP0h/9YAAACUAQAACwAAAAAAAAAAAAAAAAAvAQAAX3JlbHMvLnJl bHNQSwECLQAUAAYACAAAACEArZId314CAAAUBQAADgAAAAAAAAAAAAAAAAAuAgAAZHJzL2Uyb0Rv Yy54bWxQSwECLQAUAAYACAAAACEA9A8r8t8AAAANAQAADwAAAAAAAAAAAAAAAAC4BAAAZHJzL2Rv d25yZXYueG1sUEsFBgAAAAAEAAQA8wAAAMQFAAAAAA== " fillcolor="#156082 [3204]" strokecolor="#0a2f40 [1604]" strokeweight="1.5pt"/>
            </w:pict>
          </mc:Fallback>
        </mc:AlternateContent>
      </w:r>
    </w:p>
    <w:p w14:paraId="37F2C3E1" w14:textId="77777777" w:rsidR="008C3B25" w:rsidRPr="00F94915" w:rsidRDefault="007E6509" w:rsidP="00F94915">
      <w:r>
        <w:rPr>
          <w:noProof/>
        </w:rPr>
        <w:drawing>
          <wp:inline distT="0" distB="0" distL="0" distR="0" wp14:anchorId="669938DC" wp14:editId="1F273DB2">
            <wp:extent cx="5486400" cy="3200400"/>
            <wp:effectExtent l="0" t="0" r="0" b="0"/>
            <wp:docPr id="6" name="Chart 1"/>
            <wp:cNvGraphicFramePr/>
            <a:graphic>
              <a:graphicData uri="http://schemas.openxmlformats.org/drawingml/2006/chart">
                <c:chart r:id="rId7"/>
              </a:graphicData>
            </a:graphic>
          </wp:inline>
        </w:drawing>
      </w:r>
    </w:p>
    <w:p w14:paraId="7751710B" w14:textId="77777777" w:rsidR="008C3B25" w:rsidRDefault="007E6509" w:rsidP="00270EE7">
      <w:pPr>
        <w:pStyle w:val="ListParagraph"/>
        <w:numPr>
          <w:ilvl w:val="0"/>
          <w:numId w:val="1"/>
        </w:numPr>
      </w:pPr>
      <w:r>
        <w:t>Video provides a powerful way to help you prove your point.</w:t>
      </w:r>
    </w:p>
    <w:p w14:paraId="0A6A98D4" w14:textId="77777777" w:rsidR="008C3B25" w:rsidRDefault="007E6509" w:rsidP="00270EE7">
      <w:pPr>
        <w:pStyle w:val="ListParagraph"/>
        <w:numPr>
          <w:ilvl w:val="1"/>
          <w:numId w:val="1"/>
        </w:numPr>
      </w:pPr>
      <w:r>
        <w:t>When you click Online Video, you can paste in the embed code for the video you want to add.</w:t>
      </w:r>
    </w:p>
    <w:p w14:paraId="3675AACC" w14:textId="77777777" w:rsidR="008C3B25" w:rsidRDefault="007E6509" w:rsidP="00270EE7">
      <w:pPr>
        <w:pStyle w:val="ListParagraph"/>
        <w:numPr>
          <w:ilvl w:val="1"/>
          <w:numId w:val="1"/>
        </w:numPr>
      </w:pPr>
      <w:r>
        <w:t>You can also type a keyword to search online for the video that best fits your document.</w:t>
      </w:r>
    </w:p>
    <w:p w14:paraId="5B262D46" w14:textId="77777777" w:rsidR="008C3B25" w:rsidRDefault="007E6509" w:rsidP="00270EE7">
      <w:pPr>
        <w:pStyle w:val="ListParagraph"/>
        <w:numPr>
          <w:ilvl w:val="0"/>
          <w:numId w:val="1"/>
        </w:numPr>
      </w:pPr>
      <w:r>
        <w:t>To make your document look professionally produced, Word provides header, footer, cover page, and text box designs that complement each other.</w:t>
      </w:r>
    </w:p>
    <w:p w14:paraId="62A3B61C" w14:textId="77777777" w:rsidR="008C3B25" w:rsidRDefault="007E6509" w:rsidP="00270EE7">
      <w:pPr>
        <w:pStyle w:val="ListParagraph"/>
        <w:numPr>
          <w:ilvl w:val="1"/>
          <w:numId w:val="1"/>
        </w:numPr>
      </w:pPr>
      <w:r>
        <w:t>For example, you can add a matching cover page, header, and sidebar.</w:t>
      </w:r>
    </w:p>
    <w:p w14:paraId="3D8E4EA7" w14:textId="77777777" w:rsidR="008C3B25" w:rsidRDefault="007E6509" w:rsidP="00270EE7">
      <w:pPr>
        <w:pStyle w:val="ListParagraph"/>
        <w:numPr>
          <w:ilvl w:val="1"/>
          <w:numId w:val="1"/>
        </w:numPr>
      </w:pPr>
      <w:r>
        <w:t>Click Insert and then choose the elements you want from the different galleries.</w:t>
      </w:r>
    </w:p>
    <w:p w14:paraId="176C2786" w14:textId="77777777" w:rsidR="008C3B25" w:rsidRDefault="007E6509" w:rsidP="00270EE7">
      <w:pPr>
        <w:pStyle w:val="ListParagraph"/>
        <w:numPr>
          <w:ilvl w:val="1"/>
          <w:numId w:val="1"/>
        </w:numPr>
      </w:pPr>
      <w:r>
        <w:t>Themes and styles also help keep your document coordinated.</w:t>
      </w:r>
    </w:p>
    <w:p w14:paraId="2B3504C4" w14:textId="77777777" w:rsidR="008C3B25" w:rsidRDefault="007E6509" w:rsidP="00270EE7">
      <w:pPr>
        <w:pStyle w:val="ListParagraph"/>
        <w:numPr>
          <w:ilvl w:val="2"/>
          <w:numId w:val="1"/>
        </w:numPr>
      </w:pPr>
      <w:r>
        <w:t>When you click Design and choose a new Theme, the pictures, charts, and SmartArt graphics change to match your new theme.</w:t>
      </w:r>
    </w:p>
    <w:p w14:paraId="2C0498D0" w14:textId="77777777" w:rsidR="008C3B25" w:rsidRDefault="007E6509" w:rsidP="00270EE7">
      <w:pPr>
        <w:pStyle w:val="ListParagraph"/>
        <w:numPr>
          <w:ilvl w:val="0"/>
          <w:numId w:val="1"/>
        </w:numPr>
      </w:pPr>
      <w:r>
        <w:t>When you apply styles, your headings change to match the new theme.</w:t>
      </w:r>
    </w:p>
    <w:p w14:paraId="47673396" w14:textId="77777777" w:rsidR="008C3B25" w:rsidRDefault="007E6509" w:rsidP="00270EE7">
      <w:pPr>
        <w:pStyle w:val="ListParagraph"/>
        <w:numPr>
          <w:ilvl w:val="1"/>
          <w:numId w:val="1"/>
        </w:numPr>
      </w:pPr>
      <w:r>
        <w:t>Save time in Word with new buttons that show up where you need them.</w:t>
      </w:r>
    </w:p>
    <w:p w14:paraId="5D32DB08" w14:textId="77777777" w:rsidR="008C3B25" w:rsidRDefault="007E6509" w:rsidP="008B7E91">
      <w:pPr>
        <w:spacing w:after="480"/>
      </w:pPr>
      <w:r>
        <w:lastRenderedPageBreak/>
      </w:r>
      <w:r>
        <w:t>Video provides a powerful way to help you prove your point. When you click Online Video, you can paste in the embed code for the video you want to add. You can also type a keyword to search online for the video that best fits your document.</w:t>
      </w:r>
    </w:p>
    <w:p w14:paraId="03099E12" w14:textId="77777777" w:rsidR="008C3B25" w:rsidRDefault="007E6509">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301DC0D" w14:textId="77777777" w:rsidR="008C3B25" w:rsidRDefault="007E6509" w:rsidP="008B7E91">
      <w:pPr>
        <w:spacing w:before="800"/>
      </w:pPr>
      <w:r>
        <w:t>Themes and styles also help keep your document coordinated. When you click Design and choose a new Theme, the pictures, charts, and SmartArt graphics change to match your new theme. When you apply styles, your headings change to match the new theme.</w:t>
      </w:r>
    </w:p>
    <w:p w14:paraId="1963AB74" w14:textId="77777777" w:rsidR="008C3B25" w:rsidRDefault="007E6509" w:rsidP="00C92A32">
      <w:pPr>
        <w:pStyle w:val="Heading1"/>
      </w:pPr>
      <w:r>
        <w:t>Heading 1</w:t>
      </w:r>
    </w:p>
    <w:p w14:paraId="1FB54B9F" w14:textId="77777777" w:rsidR="008C3B25" w:rsidRPr="00C92A32" w:rsidRDefault="007E6509" w:rsidP="00C92A32">
      <w:pPr>
        <w:pStyle w:val="Heading2"/>
      </w:pPr>
      <w:r>
        <w:t>This is Heading 2</w:t>
      </w:r>
    </w:p>
    <w:p w14:paraId="0922DB5F" w14:textId="77777777" w:rsidR="008C3B25" w:rsidRDefault="007E6509">
      <w:r>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p>
    <w:p w14:paraId="19467F5D" w14:textId="77777777" w:rsidR="008C3B25" w:rsidRDefault="007E6509" w:rsidP="00C92A32">
      <w:pPr>
        <w:pStyle w:val="Heading1"/>
      </w:pPr>
      <w:r>
        <w:t>Second Heading 1</w:t>
      </w:r>
    </w:p>
    <w:p w14:paraId="4090E0F0" w14:textId="77777777" w:rsidR="008C3B25" w:rsidRDefault="007E6509">
      <w:r>
        <w:rPr>
          <w:noProof/>
        </w:rPr>
        <w:t>Lorem ipsum dolor sit amet, consectetuer adipiscing elit. Maecenas porttitor congue massa. Fusce posuere, magna sed pulvinar ultricies, purus lectus malesuada libero, sit amet commodo magna eros quis urna.</w:t>
      </w:r>
    </w:p>
    <w:p w14:paraId="11121BFA" w14:textId="77777777" w:rsidR="008C3B25" w:rsidRDefault="007E6509" w:rsidP="00C92A32">
      <w:pPr>
        <w:pStyle w:val="Heading2"/>
      </w:pPr>
      <w:r>
        <w:t>More Info</w:t>
      </w:r>
    </w:p>
    <w:p w14:paraId="7EC7EF8D" w14:textId="77777777" w:rsidR="008C3B25" w:rsidRDefault="007E6509">
      <w:r>
        <w:rPr>
          <w:noProof/>
        </w:rPr>
        <w:t>Lorem ipsum dolor sit amet, consectetuer adipiscing elit.</w:t>
      </w:r>
    </w:p>
    <w:p w14:paraId="573DFB18" w14:textId="77777777" w:rsidR="008C3B25" w:rsidRDefault="007E6509">
      <w:r>
        <w:t>When you click Online Video, you can paste in the embed code for the video you want to add. You can also type a keyword to search online for the video that best fits your document.</w:t>
      </w:r>
    </w:p>
    <w:p w14:paraId="7FD69FC2" w14:textId="77777777" w:rsidR="008C3B25" w:rsidRDefault="007E6509">
      <w:r>
        <w:t>Video provides a powerful way to help you prove your point. When you click Online Video, you can paste in the embed code for the video you want to add. You can also type a keyword to search online for the video that best fits your document.</w:t>
      </w:r>
    </w:p>
    <w:p w14:paraId="67BBBFB9" w14:textId="77777777" w:rsidR="008C3B25" w:rsidRDefault="007E6509">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8B70BED" w14:textId="77777777" w:rsidR="008C3B25" w:rsidRDefault="007E6509">
      <w:r>
        <w:rPr>
          <w:noProof/>
        </w:rPr>
        <w:lastRenderedPageBreak/>
      </w:r>
      <w:r>
        <w:rPr>
          <w:noProof/>
        </w:rPr>
        <w:drawing>
          <wp:inline distT="0" distB="0" distL="0" distR="0" wp14:anchorId="3F768D1D" wp14:editId="421054E5">
            <wp:extent cx="1903730" cy="1515822"/>
            <wp:effectExtent l="0" t="0" r="1270" b="8255"/>
            <wp:docPr id="7"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11" cstate="print">
                      <a:extLst>
                        <a:ext uri="{28A0092B-C50C-407E-A947-70E740481C1C}">
                          <a14:useLocalDpi val="0"/>
                        </a:ext>
                      </a:extLst>
                    </a:blip>
                    <a:stretch>
                      <a:fillRect/>
                    </a:stretch>
                  </pic:blipFill>
                  <pic:spPr bwMode="auto">
                    <a:xfrm>
                      <a:off x="0" y="0"/>
                      <a:ext cx="1903730" cy="1515822"/>
                    </a:xfrm>
                    <a:prstGeom prst="rect">
                      <a:avLst/>
                    </a:prstGeom>
                    <a:noFill/>
                    <a:ln>
                      <a:noFill/>
                    </a:ln>
                  </pic:spPr>
                </pic:pic>
              </a:graphicData>
            </a:graphic>
          </wp:inline>
        </w:drawing>
      </w:r>
    </w:p>
    <w:p w14:paraId="11515645" w14:textId="77777777" w:rsidR="008C3B25" w:rsidRDefault="007E6509">
      <w:r>
        <w:rPr>
          <w:rFonts w:ascii="MS Gothic" w:eastAsia="MS Gothic" w:hAnsi="MS Gothic" w:hint="eastAsia"/>
        </w:rPr>
        <w:t>☐</w:t>
      </w:r>
    </w:p>
    <w:p w14:paraId="7867605E" w14:textId="77777777" w:rsidR="008C3B25" w:rsidRDefault="007E6509">
      <w:r>
        <w:t>Two</w:t>
      </w:r>
    </w:p>
    <w:p w14:paraId="30E8E50B" w14:textId="77777777" w:rsidR="008C3B25" w:rsidRDefault="007E6509">
      <w:r>
        <w:t xml:space="preserve">Video provides a powerful way to help you prove your point. When you click Online Video, you can paste in the embed code for the video you want to add. You can also type a keyword to search online for the video that best fits your document. </w:t>
      </w:r>
      <w:r>
        <w:rPr>
          <w:rStyle w:val="EndnoteReference"/>
        </w:rPr>
        <w:endnoteReference w:id="1"/>
      </w:r>
      <w:r>
        <w:t>To make your document look professionally produced, Word provides header, footer, cover page, and text box designs that complement each other. For example, you can add a matching cover page, header, and sidebar.</w:t>
      </w:r>
    </w:p>
    <w:p w14:paraId="71A7AA3D" w14:textId="77777777" w:rsidR="008C3B25" w:rsidRDefault="008C3B25">
      <w:pPr>
        <w:sectPr w:rsidR="00CF7815">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pPr>
    </w:p>
    <w:p w14:paraId="483ADECB" w14:textId="77777777" w:rsidR="008C3B25" w:rsidRDefault="007E6509" w:rsidP="005E2746">
      <w:pPr>
        <w:pBdr>
          <w:top w:val="single" w:sz="4" w:space="1" w:color="auto"/>
          <w:left w:val="single" w:sz="4" w:space="4" w:color="auto"/>
          <w:bottom w:val="single" w:sz="4" w:space="1" w:color="auto"/>
          <w:right w:val="single" w:sz="4" w:space="4" w:color="auto"/>
        </w:pBdr>
      </w:pPr>
      <w:r>
        <w:lastRenderedPageBreak/>
      </w:r>
      <w:r>
        <w:t>Video provides a powerful way to help you prove your point. When you click Online Video, you can paste in the embed code for the video you want to add. You can also type a keyword to search online for the video that best fits your document.</w:t>
      </w:r>
    </w:p>
    <w:customXmlInsRangeStart w:id="86" w:author="Eric White" w:date="2026-06-29T11:22:00Z"/>
    <w:sdt>
      <w:sdtPr>
        <w:rPr>
          <w:b w:val="0"/>
          <w:bCs w:val="0"/>
          <w:noProof/>
          <w:color w:val="auto"/>
        </w:rPr>
        <w:alias w:val="MyTable"/>
        <w:tag w:val="MyTable"/>
        <w:id w:val="354002298"/>
      </w:sdtPr>
      <w:sdtEndPr>
        <w:rPr>
          <w:noProof w:val="0"/>
        </w:rPr>
      </w:sdtEndPr>
      <w:sdtContent>
        <w:customXmlInsRangeEnd w:id="86"/>
        <w:tbl>
          <w:tblPr>
            <w:tblStyle w:val="GridTable4-Accent5"/>
            <w:tblW w:w="0" w:type="dxa"/>
            <w:tblLook w:val="04A0" w:firstRow="1" w:lastRow="0" w:firstColumn="1" w:lastColumn="0" w:noHBand="0" w:noVBand="1"/>
          </w:tblPr>
          <w:tblGrid>
            <w:gridCol w:w="3116"/>
            <w:gridCol w:w="3117"/>
            <w:gridCol w:w="3117"/>
          </w:tblGrid>
          <w:tr w:rsidR="00C4274D" w14:paraId="665D73C2" w14:textId="77777777" w:rsidTr="00665111">
            <w:trPr>
              <w:cnfStyle w:val="100000000000" w:firstRow="1" w:lastRow="0" w:firstColumn="0" w:lastColumn="0" w:oddVBand="0" w:evenVBand="0" w:oddHBand="0" w:evenHBand="0" w:firstRowFirstColumn="0" w:firstRowLastColumn="0" w:lastRowFirstColumn="0" w:lastRowLastColumn="0"/>
              <w:ins w:id="87" w:author="Eric White"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customXmlInsRangeStart w:id="88" w:author="Eric White" w:date="2026-06-29T11:22:00Z"/>
              <w:sdt>
                <w:sdtPr>
                  <w:rPr>
                    <w:noProof/>
                  </w:rPr>
                  <w:alias w:val="Latin1"/>
                  <w:tag w:val="Latin1"/>
                  <w:id w:val="1646851742"/>
                </w:sdtPr>
                <w:sdtEndPr/>
                <w:sdtContent>
                  <w:customXmlInsRangeEnd w:id="88"/>
                  <w:p w14:paraId="1581FCAC" w14:textId="77777777" w:rsidR="008C3B25" w:rsidRDefault="007E6509">
                    <w:ins w:id="90" w:author="Eric White" w:date="2026-06-29T11:22:00Z" w16du:dateUtc="2026-06-29T15:22:00Z">
                      <w:r>
                        <w:rPr>
                          <w:noProof/>
                        </w:rPr>
                        <w:t>Lorem ipsum dolor sit amet</w:t>
                      </w:r>
                    </w:ins>
                  </w:p>
                  <w:customXmlInsRangeStart w:id="91" w:author="Eric White" w:date="2026-06-29T11:22:00Z"/>
                </w:sdtContent>
              </w:sdt>
              <w:customXmlInsRangeEnd w:id="91"/>
            </w:tc>
            <w:tc>
              <w:tcPr>
                <w:tcW w:w="3117" w:type="dxa"/>
              </w:tcPr>
              <w:customXmlInsRangeStart w:id="92" w:author="Eric White" w:date="2026-06-29T11:22:00Z"/>
              <w:sdt>
                <w:sdtPr>
                  <w:rPr>
                    <w:noProof/>
                  </w:rPr>
                  <w:alias w:val="Latin2"/>
                  <w:tag w:val="Latin2"/>
                  <w:id w:val="1730795754"/>
                </w:sdtPr>
                <w:sdtEndPr/>
                <w:sdtContent>
                  <w:customXmlInsRangeEnd w:id="92"/>
                  <w:p w14:paraId="36C70DAE" w14:textId="77777777" w:rsidR="008C3B25" w:rsidRPr="00C4274D" w:rsidRDefault="007E6509">
                    <w:pPr>
                      <w:cnfStyle w:val="100000000000" w:firstRow="1" w:lastRow="0" w:firstColumn="0" w:lastColumn="0" w:oddVBand="0" w:evenVBand="0" w:oddHBand="0" w:evenHBand="0" w:firstRowFirstColumn="0" w:firstRowLastColumn="0" w:lastRowFirstColumn="0" w:lastRowLastColumn="0"/>
                      <w:rPr>
                        <w:b w:val="0"/>
                      </w:rPr>
                    </w:pPr>
                    <w:ins w:id="94" w:author="Eric White" w:date="2026-06-29T11:22:00Z" w16du:dateUtc="2026-06-29T15:22:00Z">
                      <w:r>
                        <w:rPr>
                          <w:noProof/>
                        </w:rPr>
                        <w:t>Consectetuer adipiscing elit</w:t>
                      </w:r>
                    </w:ins>
                  </w:p>
                  <w:customXmlInsRangeStart w:id="95" w:author="Eric White" w:date="2026-06-29T11:22:00Z"/>
                </w:sdtContent>
              </w:sdt>
              <w:customXmlInsRangeEnd w:id="95"/>
            </w:tc>
            <w:tc>
              <w:tcPr>
                <w:tcW w:w="3117" w:type="dxa"/>
              </w:tcPr>
              <w:customXmlInsRangeStart w:id="96" w:author="Eric White" w:date="2026-06-29T11:22:00Z"/>
              <w:sdt>
                <w:sdtPr>
                  <w:rPr>
                    <w:noProof/>
                  </w:rPr>
                  <w:alias w:val="Latin3"/>
                  <w:tag w:val="Latin3"/>
                  <w:id w:val="-88469536"/>
                </w:sdtPr>
                <w:sdtEndPr/>
                <w:sdtContent>
                  <w:customXmlInsRangeEnd w:id="96"/>
                  <w:p w14:paraId="0D6492B9" w14:textId="77777777" w:rsidR="008C3B25" w:rsidRDefault="007E6509">
                    <w:pPr>
                      <w:cnfStyle w:val="100000000000" w:firstRow="1" w:lastRow="0" w:firstColumn="0" w:lastColumn="0" w:oddVBand="0" w:evenVBand="0" w:oddHBand="0" w:evenHBand="0" w:firstRowFirstColumn="0" w:firstRowLastColumn="0" w:lastRowFirstColumn="0" w:lastRowLastColumn="0"/>
                    </w:pPr>
                    <w:ins w:id="98" w:author="Eric White" w:date="2026-06-29T11:22:00Z" w16du:dateUtc="2026-06-29T15:22:00Z">
                      <w:r>
                        <w:rPr>
                          <w:noProof/>
                        </w:rPr>
                        <w:t>Maecenas porttitor congue massa.</w:t>
                      </w:r>
                    </w:ins>
                  </w:p>
                  <w:customXmlInsRangeStart w:id="99" w:author="Eric White" w:date="2026-06-29T11:22:00Z"/>
                </w:sdtContent>
              </w:sdt>
              <w:customXmlInsRangeEnd w:id="99"/>
            </w:tc>
          </w:tr>
          <w:customXmlInsRangeStart w:id="100" w:author="Eric White" w:date="2026-06-29T11:22:00Z"/>
          <w:sdt>
            <w:sdtPr>
              <w:rPr>
                <w:b w:val="0"/>
                <w:bCs w:val="0"/>
              </w:rPr>
              <w:alias w:val="Row1"/>
              <w:tag w:val="Row1"/>
              <w:id w:val="2087339449"/>
            </w:sdtPr>
            <w:sdtEndPr/>
            <w:sdtContent>
              <w:customXmlInsRangeEnd w:id="100"/>
              <w:tr w:rsidR="00C4274D" w14:paraId="6041CD2D" w14:textId="77777777" w:rsidTr="00665111">
                <w:trPr>
                  <w:cnfStyle w:val="000000100000" w:firstRow="0" w:lastRow="0" w:firstColumn="0" w:lastColumn="0" w:oddVBand="0" w:evenVBand="0" w:oddHBand="1" w:evenHBand="0" w:firstRowFirstColumn="0" w:firstRowLastColumn="0" w:lastRowFirstColumn="0" w:lastRowLastColumn="0"/>
                  <w:ins w:id="101" w:author="Eric White"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customXmlInsRangeStart w:id="102" w:author="Eric White" w:date="2026-06-29T11:22:00Z"/>
                  <w:sdt>
                    <w:sdtPr>
                      <w:alias w:val="Data11"/>
                      <w:tag w:val="Data11"/>
                      <w:id w:val="1641614218"/>
                      <w:text/>
                    </w:sdtPr>
                    <w:sdtEndPr/>
                    <w:sdtContent>
                      <w:customXmlInsRangeEnd w:id="102"/>
                      <w:p w14:paraId="2A2ECE4B" w14:textId="77777777" w:rsidR="008C3B25" w:rsidRDefault="008B2435">
                        <w:ins w:id="104" w:author="Eric White" w:date="2026-06-29T11:22:00Z" w16du:dateUtc="2026-06-29T15:22:00Z">
                          <w:r>
                            <w:t>100</w:t>
                          </w:r>
                        </w:ins>
                      </w:p>
                      <w:customXmlInsRangeStart w:id="105" w:author="Eric White" w:date="2026-06-29T11:22:00Z"/>
                    </w:sdtContent>
                  </w:sdt>
                  <w:customXmlInsRangeEnd w:id="105"/>
                </w:tc>
                <w:tc>
                  <w:tcPr>
                    <w:tcW w:w="3117" w:type="dxa"/>
                  </w:tcPr>
                  <w:customXmlInsRangeStart w:id="106" w:author="Eric White" w:date="2026-06-29T11:22:00Z"/>
                  <w:sdt>
                    <w:sdtPr>
                      <w:alias w:val="Data12"/>
                      <w:tag w:val="Data12"/>
                      <w:id w:val="184647321"/>
                      <w:text/>
                    </w:sdtPr>
                    <w:sdtEndPr/>
                    <w:sdtContent>
                      <w:customXmlInsRangeEnd w:id="106"/>
                      <w:p w14:paraId="60ACCD8A" w14:textId="77777777" w:rsidR="008C3B25" w:rsidRDefault="008B2435">
                        <w:pPr>
                          <w:cnfStyle w:val="000000100000" w:firstRow="0" w:lastRow="0" w:firstColumn="0" w:lastColumn="0" w:oddVBand="0" w:evenVBand="0" w:oddHBand="1" w:evenHBand="0" w:firstRowFirstColumn="0" w:firstRowLastColumn="0" w:lastRowFirstColumn="0" w:lastRowLastColumn="0"/>
                        </w:pPr>
                        <w:ins w:id="108" w:author="Eric White" w:date="2026-06-29T11:22:00Z" w16du:dateUtc="2026-06-29T15:22:00Z">
                          <w:r>
                            <w:t>200</w:t>
                          </w:r>
                        </w:ins>
                      </w:p>
                      <w:customXmlInsRangeStart w:id="109" w:author="Eric White" w:date="2026-06-29T11:22:00Z"/>
                    </w:sdtContent>
                  </w:sdt>
                  <w:customXmlInsRangeEnd w:id="109"/>
                </w:tc>
                <w:tc>
                  <w:tcPr>
                    <w:tcW w:w="3117" w:type="dxa"/>
                  </w:tcPr>
                  <w:customXmlInsRangeStart w:id="110" w:author="Eric White" w:date="2026-06-29T11:22:00Z"/>
                  <w:sdt>
                    <w:sdtPr>
                      <w:alias w:val="Data13"/>
                      <w:tag w:val="Data13"/>
                      <w:id w:val="131915776"/>
                      <w:text/>
                    </w:sdtPr>
                    <w:sdtEndPr/>
                    <w:sdtContent>
                      <w:customXmlInsRangeEnd w:id="110"/>
                      <w:p w14:paraId="60560D1C" w14:textId="77777777" w:rsidR="008C3B25" w:rsidRDefault="008B2435">
                        <w:pPr>
                          <w:cnfStyle w:val="000000100000" w:firstRow="0" w:lastRow="0" w:firstColumn="0" w:lastColumn="0" w:oddVBand="0" w:evenVBand="0" w:oddHBand="1" w:evenHBand="0" w:firstRowFirstColumn="0" w:firstRowLastColumn="0" w:lastRowFirstColumn="0" w:lastRowLastColumn="0"/>
                        </w:pPr>
                        <w:ins w:id="112" w:author="Eric White" w:date="2026-06-29T11:22:00Z" w16du:dateUtc="2026-06-29T15:22:00Z">
                          <w:r>
                            <w:t>300</w:t>
                          </w:r>
                        </w:ins>
                      </w:p>
                      <w:customXmlInsRangeStart w:id="113" w:author="Eric White" w:date="2026-06-29T11:22:00Z"/>
                    </w:sdtContent>
                  </w:sdt>
                  <w:customXmlInsRangeEnd w:id="113"/>
                </w:tc>
              </w:tr>
              <w:customXmlInsRangeStart w:id="114" w:author="Eric White" w:date="2026-06-29T11:22:00Z"/>
            </w:sdtContent>
          </w:sdt>
          <w:customXmlInsRangeEnd w:id="114"/>
          <w:customXmlInsRangeStart w:id="115" w:author="Eric White" w:date="2026-06-29T11:22:00Z"/>
          <w:sdt>
            <w:sdtPr>
              <w:rPr>
                <w:b w:val="0"/>
                <w:bCs w:val="0"/>
              </w:rPr>
              <w:alias w:val="Row2"/>
              <w:tag w:val="Row2"/>
              <w:id w:val="1563601403"/>
            </w:sdtPr>
            <w:sdtEndPr/>
            <w:sdtContent>
              <w:customXmlInsRangeEnd w:id="115"/>
              <w:tr w:rsidR="00C4274D" w14:paraId="68A60E71" w14:textId="77777777" w:rsidTr="00665111">
                <w:trPr>
                  <w:ins w:id="116" w:author="Eric White"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customXmlInsRangeStart w:id="117" w:author="Eric White" w:date="2026-06-29T11:22:00Z"/>
                  <w:sdt>
                    <w:sdtPr>
                      <w:alias w:val="Data21"/>
                      <w:tag w:val="Data21"/>
                      <w:id w:val="-1031330684"/>
                      <w:text/>
                    </w:sdtPr>
                    <w:sdtEndPr/>
                    <w:sdtContent>
                      <w:customXmlInsRangeEnd w:id="117"/>
                      <w:p w14:paraId="576927AA" w14:textId="77777777" w:rsidR="008C3B25" w:rsidRDefault="008B2435">
                        <w:ins w:id="119" w:author="Eric White" w:date="2026-06-29T11:22:00Z" w16du:dateUtc="2026-06-29T15:22:00Z">
                          <w:r>
                            <w:t>400</w:t>
                          </w:r>
                        </w:ins>
                      </w:p>
                      <w:customXmlInsRangeStart w:id="120" w:author="Eric White" w:date="2026-06-29T11:22:00Z"/>
                    </w:sdtContent>
                  </w:sdt>
                  <w:customXmlInsRangeEnd w:id="120"/>
                </w:tc>
                <w:tc>
                  <w:tcPr>
                    <w:tcW w:w="3117" w:type="dxa"/>
                  </w:tcPr>
                  <w:customXmlInsRangeStart w:id="121" w:author="Eric White" w:date="2026-06-29T11:22:00Z"/>
                  <w:sdt>
                    <w:sdtPr>
                      <w:alias w:val="Data22"/>
                      <w:tag w:val="Data22"/>
                      <w:id w:val="560603829"/>
                      <w:text/>
                    </w:sdtPr>
                    <w:sdtEndPr/>
                    <w:sdtContent>
                      <w:customXmlInsRangeEnd w:id="121"/>
                      <w:p w14:paraId="7823894F" w14:textId="77777777" w:rsidR="008C3B25" w:rsidRDefault="008B2435">
                        <w:pPr>
                          <w:cnfStyle w:val="000000000000" w:firstRow="0" w:lastRow="0" w:firstColumn="0" w:lastColumn="0" w:oddVBand="0" w:evenVBand="0" w:oddHBand="0" w:evenHBand="0" w:firstRowFirstColumn="0" w:firstRowLastColumn="0" w:lastRowFirstColumn="0" w:lastRowLastColumn="0"/>
                        </w:pPr>
                        <w:ins w:id="123" w:author="Eric White" w:date="2026-06-29T11:22:00Z" w16du:dateUtc="2026-06-29T15:22:00Z">
                          <w:r>
                            <w:t>500</w:t>
                          </w:r>
                        </w:ins>
                      </w:p>
                      <w:customXmlInsRangeStart w:id="124" w:author="Eric White" w:date="2026-06-29T11:22:00Z"/>
                    </w:sdtContent>
                  </w:sdt>
                  <w:customXmlInsRangeEnd w:id="124"/>
                </w:tc>
                <w:tc>
                  <w:tcPr>
                    <w:tcW w:w="3117" w:type="dxa"/>
                  </w:tcPr>
                  <w:customXmlInsRangeStart w:id="125" w:author="Eric White" w:date="2026-06-29T11:22:00Z"/>
                  <w:sdt>
                    <w:sdtPr>
                      <w:alias w:val="Data23"/>
                      <w:tag w:val="Data23"/>
                      <w:id w:val="-847252032"/>
                      <w:text/>
                    </w:sdtPr>
                    <w:sdtEndPr/>
                    <w:sdtContent>
                      <w:customXmlInsRangeEnd w:id="125"/>
                      <w:p w14:paraId="065792C4" w14:textId="77777777" w:rsidR="008C3B25" w:rsidRDefault="008B2435">
                        <w:pPr>
                          <w:cnfStyle w:val="000000000000" w:firstRow="0" w:lastRow="0" w:firstColumn="0" w:lastColumn="0" w:oddVBand="0" w:evenVBand="0" w:oddHBand="0" w:evenHBand="0" w:firstRowFirstColumn="0" w:firstRowLastColumn="0" w:lastRowFirstColumn="0" w:lastRowLastColumn="0"/>
                        </w:pPr>
                        <w:ins w:id="127" w:author="Eric White" w:date="2026-06-29T11:22:00Z" w16du:dateUtc="2026-06-29T15:22:00Z">
                          <w:r>
                            <w:t>600</w:t>
                          </w:r>
                        </w:ins>
                      </w:p>
                      <w:customXmlInsRangeStart w:id="128" w:author="Eric White" w:date="2026-06-29T11:22:00Z"/>
                    </w:sdtContent>
                  </w:sdt>
                  <w:customXmlInsRangeEnd w:id="128"/>
                </w:tc>
              </w:tr>
              <w:customXmlInsRangeStart w:id="129" w:author="Eric White" w:date="2026-06-29T11:22:00Z"/>
            </w:sdtContent>
          </w:sdt>
          <w:customXmlInsRangeEnd w:id="129"/>
        </w:tbl>
        <w:customXmlInsRangeStart w:id="130" w:author="Eric White" w:date="2026-06-29T11:22:00Z"/>
      </w:sdtContent>
    </w:sdt>
    <w:customXmlInsRangeEnd w:id="130"/>
    <w:p w14:paraId="4584E974" w14:textId="77777777" w:rsidR="008C3B25" w:rsidRDefault="008C3B25" w:rsidP="00C4274D"/>
    <w:p w14:paraId="16FCF045" w14:textId="77777777" w:rsidR="008C3B25" w:rsidRDefault="007E6509">
      <w:r>
        <w:t>Video provides a powerful way to help you prove your point. When you click Online Video, you can paste in the embed code for the video you want to add. You can also type a keyword to search online for the video that best fits your document.</w:t>
      </w:r>
    </w:p>
    <w:p w14:paraId="009A347A" w14:textId="77777777" w:rsidR="008C3B25" w:rsidRDefault="007E6509">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6DBE2A5" w14:textId="77777777" w:rsidR="008C3B25" w:rsidRDefault="007E6509">
      <w:r>
        <w:rPr>
          <w:noProof/>
        </w:rPr>
        <w:drawing>
          <wp:inline distT="0" distB="0" distL="0" distR="0" wp14:anchorId="0795BA59" wp14:editId="161AA40E">
            <wp:extent cx="1903730" cy="1515822"/>
            <wp:effectExtent l="0" t="0" r="1270" b="8255"/>
            <wp:docPr id="8"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11" cstate="print">
                      <a:extLst>
                        <a:ext uri="{28A0092B-C50C-407E-A947-70E740481C1C}">
                          <a14:useLocalDpi val="0"/>
                        </a:ext>
                      </a:extLst>
                    </a:blip>
                    <a:stretch>
                      <a:fillRect/>
                    </a:stretch>
                  </pic:blipFill>
                  <pic:spPr bwMode="auto">
                    <a:xfrm>
                      <a:off x="0" y="0"/>
                      <a:ext cx="1903730" cy="1515822"/>
                    </a:xfrm>
                    <a:prstGeom prst="rect">
                      <a:avLst/>
                    </a:prstGeom>
                    <a:noFill/>
                    <a:ln>
                      <a:noFill/>
                    </a:ln>
                  </pic:spPr>
                </pic:pic>
              </a:graphicData>
            </a:graphic>
          </wp:inline>
        </w:drawing>
      </w:r>
    </w:p>
    <w:p w14:paraId="2C92A1DF" w14:textId="77777777" w:rsidR="008C3B25" w:rsidRDefault="007E6509">
      <w:r>
        <w:rPr>
          <w:rFonts w:ascii="MS Gothic" w:eastAsia="MS Gothic" w:hAnsi="MS Gothic" w:hint="eastAsia"/>
        </w:rPr>
        <w:t>☐</w:t>
      </w:r>
    </w:p>
    <w:p w14:paraId="1058A35C" w14:textId="77777777" w:rsidR="008C3B25" w:rsidRDefault="007E6509">
      <w:r>
        <w:t>Two</w:t>
      </w:r>
    </w:p>
    <w:p w14:paraId="337FAE81" w14:textId="77777777" w:rsidR="008C3B25" w:rsidRDefault="007E6509">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w:t>
      </w:r>
      <w:r>
        <w:lastRenderedPageBreak/>
      </w:r>
      <w:r>
        <w:t>professionally produced, Word provides header, footer, cover page, and text box designs that complement each other. For example, you can add a matching cover page, header, and sidebar. Click Insert and then choose the elements you want from the different galleries.</w:t>
      </w:r>
    </w:p>
    <w:p w14:paraId="4456598A" w14:textId="77777777" w:rsidR="008C3B25" w:rsidRDefault="007E6509">
      <w:r>
        <w:rPr>
          <w:noProof/>
        </w:rPr>
        <mc:AlternateContent>
          <mc:Choice Requires="wps">
            <w:drawing>
              <wp:anchor distT="0" distB="0" distL="114300" distR="114300" simplePos="0" relativeHeight="251669504" behindDoc="0" locked="0" layoutInCell="1" allowOverlap="1" wp14:anchorId="171457A6" wp14:editId="02733561">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66000</wp14:pctPosVOffset>
                    </wp:positionV>
                  </mc:Choice>
                  <mc:Fallback>
                    <wp:positionV relativeFrom="page">
                      <wp:posOffset>5129530</wp:posOffset>
                    </wp:positionV>
                  </mc:Fallback>
                </mc:AlternateContent>
                <wp:extent cx="2797810" cy="268605"/>
                <wp:effectExtent l="0" t="0" r="0" b="0"/>
                <wp:wrapSquare wrapText="bothSides"/>
                <wp:docPr id="9" name="Text Box 465"/>
                <wp:cNvGraphicFramePr/>
                <a:graphic>
                  <a:graphicData uri="http://schemas.microsoft.com/office/word/2010/wordprocessingShape">
                    <wps:wsp>
                      <wps:cNvSpPr txBox="1"/>
                      <wps:spPr>
                        <a:xfrm>
                          <a:off x="0" y="0"/>
                          <a:ext cx="2797810" cy="268605"/>
                        </a:xfrm>
                        <a:prstGeom prst="rect">
                          <a:avLst/>
                        </a:prstGeom>
                        <a:noFill/>
                        <a:ln w="6350">
                          <a:noFill/>
                        </a:ln>
                        <a:effectLst/>
                      </wps:spPr>
                      <wps:txbx>
                        <w:txbxContent>
                          <w:p w14:paraId="568BADCB" w14:textId="59298C99" w:rsidR="008C3B25" w:rsidRDefault="008C3B25">
                            <w:pPr>
                              <w:pStyle w:val="NoSpacing"/>
                              <w:rPr>
                                <w:noProof/>
                                <w:color w:val="0E2841" w:themeColor="text2"/>
                              </w:rPr>
                            </w:pPr>
                            <w:customXmlInsRangeStart w:id="145" w:author="Eric White" w:date="2026-06-29T11:22:00Z"/>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InsRangeEnd w:id="145"/>
                                <w:r w:rsidR="008B2435">
                                  <w:rPr>
                                    <w:noProof/>
                                    <w:color w:val="0E2841" w:themeColor="text2"/>
                                  </w:rPr>
                                  <w:t>EigenPal DOCX Editor</w:t>
                                </w:r>
                                <w:customXmlInsRangeStart w:id="146" w:author="Eric White" w:date="2026-06-29T11:22:00Z"/>
                              </w:sdtContent>
                            </w:sdt>
                            <w:customXmlInsRangeEnd w:id="146"/>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171457A6" id="_x0000_t202" coordsize="21600,21600" o:spt="202" path="m,l,21600r21600,l21600,xe">
                <v:stroke joinstyle="miter"/>
                <v:path gradientshapeok="t" o:connecttype="rect"/>
              </v:shapetype>
              <v:shape id="Text Box 465" o:spid="_x0000_s1026" type="#_x0000_t202" style="position:absolute;margin-left:0;margin-top:0;width:220.3pt;height:21.15pt;z-index:25166950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y9RPHgIAADoEAAAOAAAAZHJzL2Uyb0RvYy54bWysU8lu2zAQvRfoPxC815JdbxEsB24CFwWM JIAT5ExTpCWA4rAkbcn9+g4peUHaU9ELNcM3muW94eK+rRU5Cusq0DkdDlJKhOZQVHqf07fX9Zc5 Jc4zXTAFWuT0JBy9X37+tGhMJkZQgiqEJZhEu6wxOS29N1mSOF6KmrkBGKERlGBr5tG1+6SwrMHs tUpGaTpNGrCFscCFc3j72IF0GfNLKbh/ltIJT1ROsTcfTxvPXTiT5YJle8tMWfG+DfYPXdSs0lj0 kuqReUYOtvojVV1xCw6kH3CoE5Cy4iLOgNMM0w/TbEtmRJwFyXHmQpP7f2n503FrXizx7TdoUcBA SGNc5vAyzNNKW4cvdkoQRwpPF9pE6wnHy9HsbjYfIsQRG03n03QS0iTXv411/ruAmgQjpxZliWyx 48b5LvQcEoppWFdKRWmUJk1Op18nafzhgmBypUOsiCL3aa6dB8u3u7YfZwfFCae00C2AM3xdYSsb 5vwLs6g4do9b7J/xkAqwJPQWJSXYX3+7D/EoBKKUNLhBOXU/D8wKStQPjRLdDcfjsHLRGU9mI3Ts LbK7RfShfgBc0iG+F8OjGeK9OpvSQv2Oy74KVRFimmPtnO7O5oPv9hofCxerVQzCJTPMb/TW8JA6 EBaIfm3fmTW9Gh51fILzrrHsgyhdbPjTmdXBozRRsUBwxyoqHRxc0Kh5/5jCC7j1Y9T1yS9/AwAA //8DAFBLAwQUAAYACAAAACEAsxZ1j+EAAAAJAQAADwAAAGRycy9kb3ducmV2LnhtbEyPQUvDQBCF 70L/wzKCl2I3iaWWNJtSFA8igq0VetxmxyQ1Oxuy2zT11zt6sZfHDI95875sOdhG9Nj52pGCeBKB QCqcqalUsH1/up2D8EGT0Y0jVHBGD8t8dJXp1LgTrbHfhFJwCPlUK6hCaFMpfVGh1X7iWiT2Pl1n deC1K6Xp9InDbSOTKJpJq2viD5Vu8aHC4mtztArGq7B9eX6Nx2+7fnf/cY6T+eE7UermenhcsKwW IAIO4f8Cfhm4P+RcbO+OZLxoFDBN+FP2ptNoBmLPQ3IHMs/kJUH+AwAA//8DAFBLAQItABQABgAI AAAAIQC2gziS/gAAAOEBAAATAAAAAAAAAAAAAAAAAAAAAABbQ29udGVudF9UeXBlc10ueG1sUEsB Ai0AFAAGAAgAAAAhADj9If/WAAAAlAEAAAsAAAAAAAAAAAAAAAAALwEAAF9yZWxzLy5yZWxzUEsB Ai0AFAAGAAgAAAAhABPL1E8eAgAAOgQAAA4AAAAAAAAAAAAAAAAALgIAAGRycy9lMm9Eb2MueG1s UEsBAi0AFAAGAAgAAAAhALMWdY/hAAAACQEAAA8AAAAAAAAAAAAAAAAAeAQAAGRycy9kb3ducmV2 LnhtbFBLBQYAAAAABAAEAPMAAACGBQAAAAA= " filled="f" stroked="f" strokeweight=".5pt">
                <v:textbox style="mso-fit-shape-to-text:t">
                  <w:txbxContent>
                    <w:p w14:paraId="568BADCB" w14:textId="59298C99" w:rsidR="008C3B25" w:rsidRDefault="008C3B25">
                      <w:pPr>
                        <w:pStyle w:val="NoSpacing"/>
                        <w:rPr>
                          <w:noProof/>
                          <w:color w:val="0E2841" w:themeColor="text2"/>
                        </w:rPr>
                      </w:pPr>
                      <w:customXmlInsRangeStart w:id="148" w:author="Eric White" w:date="2026-06-29T11:22:00Z"/>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InsRangeEnd w:id="148"/>
                          <w:r w:rsidR="008B2435">
                            <w:rPr>
                              <w:noProof/>
                              <w:color w:val="0E2841" w:themeColor="text2"/>
                            </w:rPr>
                            <w:t>EigenPal DOCX Editor</w:t>
                          </w:r>
                          <w:customXmlInsRangeStart w:id="149" w:author="Eric White" w:date="2026-06-29T11:22:00Z"/>
                        </w:sdtContent>
                      </w:sdt>
                      <w:customXmlInsRangeEnd w:id="149"/>
                    </w:p>
                  </w:txbxContent>
                </v:textbox>
                <w10:wrap type="square" anchorx="page" anchory="page"/>
              </v:shape>
            </w:pict>
          </mc:Fallback>
        </mc:AlternateContent>
      </w:r>
      <w:r>
        <w:rPr>
          <w:noProof/>
        </w:rPr>
        <mc:AlternateContent>
          <mc:Choice Requires="wps">
            <w:drawing>
              <wp:anchor distT="0" distB="0" distL="114300" distR="114300" simplePos="0" relativeHeight="251668480" behindDoc="1" locked="0" layoutInCell="1" allowOverlap="1" wp14:anchorId="18D374F3" wp14:editId="033A564A">
                <wp:simplePos x="0" y="0"/>
                <wp:positionH relativeFrom="page">
                  <wp:align>center</wp:align>
                </wp:positionH>
                <wp:positionV relativeFrom="page">
                  <wp:align>center</wp:align>
                </wp:positionV>
                <wp:extent cx="7383780" cy="9555480"/>
                <wp:effectExtent l="0" t="0" r="7620" b="7620"/>
                <wp:wrapNone/>
                <wp:docPr id="10" name="Rectangle 466"/>
                <wp:cNvGraphicFramePr>
                  <a:graphicFrameLocks/>
                </wp:cNvGraphicFramePr>
                <a:graphic>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F5FC56C" w14:textId="77777777" w:rsidR="008C3B25" w:rsidRDefault="008C3B25"/>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8D374F3" id="Rectangle 466" o:spid="_x0000_s1027" style="position:absolute;margin-left:0;margin-top:0;width:581.4pt;height:752.4pt;z-index:-25164800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MF3rwAIAAGEGAAAOAAAAZHJzL2Uyb0RvYy54bWysVVtv0zAUfkfiP1h+Z+l1LdHSqdo0hFS2 iQ3t2XWcJsLxMbbbpvz6HdtJVkYBgXiJjs/d3/H5cnHZ1JLshLEVqIwOzwaUCMUhr9Qmo18eb97N KbGOqZxJUCKjB2Hp5eLtm4u9TsUISpC5MASTKJvudUZL53SaJJaXomb2DLRQaCzA1Mzh0WyS3LA9 Zq9lMhoMzpM9mFwb4MJa1F5HI12E/EUhuLsrCisckRnF3lz4mvBd+2+yuGDpxjBdVrxtg/1DFzWr FBbtU10zx8jWVD+lqituwELhzjjUCRRFxUW4A95mOHh1m4eSaRHuguBY3cNk/19afrt70PfGt271 CvhXi4gke23T3uIPtvVpClN7X2ycNAHFQ4+iaBzhqJyN5+PZHMHmaHs/nU4nePBZWdqFa2PdBwE1 8UJGDY4poMd2K+uia+fSgprfVFIG2aJLFIgGRGIQIsODEVfSkB3DUTPOhXLDYJLb+hPkUY9PZtAO HdX4NKJ63qmxxz5T6Hhjj2sNvd9fFTzvMrP0uOCkU58siMpNvKaXDOsvL5XvRoEHI8LkNWFccUJh Vu4ghfeT6rMoSJXjTEZ/AsmWLBcRjOkvewsJfeYC6/e5EZTxqfTSjdqxt+4+UoSd7GN/i2W8YR8R CoNyfXBdKTCnKw+7ytG/wygi40FyzbpBaJCyvKfXrCE/3BtiIHKE1fymwte5YtbdM4OkgC8aic7d 4aeQsM8otBIlJZjvp/TeH3cVrZTskWQyar9tmRGUyI8K3+5oNhmPPC2F02Q68wfzg2l9bFLb+grw eQ+RVDUPog9wshMLA/UTMuLS10UTUxyrZ5Q70x2uXKQ/5FQulsvghlykmVupB819co+037/H5okZ 3S6pw/2+hY6SWPpqV6Ovj1Sw3DooqrDIL8i2M0Aei4sVOdcT5fE5eL38GRbPAAAA//8DAFBLAwQU AAYACAAAACEA1lujvN8AAAAMAQAADwAAAGRycy9kb3ducmV2LnhtbEyPzU7DMBCE70i8g7VIXBB1 WuhfGqeqirjTtNy3sUkC8TqKnTTh6dlygctoV6OdnS/ZDrYWvWl95UjBdBKBMJQ7XVGh4HR8fVyB 8AFJY+3IKBiNh216e5NgrN2FDqbPQiE4hHyMCsoQmlhKn5fGop+4xhB7H661GHhtC6lbvHC4reUs ihbSYkX8ocTG7EuTf2WdVbAbu6Lfzx++l0+fp3cM6/HtmFVK3d8NLxuW3QZEMEP4u4ArA/eHlIud XUfai1oB04RfvXrTxYxhzjzNo+cVyDSR/yHSHwAAAP//AwBQSwECLQAUAAYACAAAACEAtoM4kv4A AADhAQAAEwAAAAAAAAAAAAAAAAAAAAAAW0NvbnRlbnRfVHlwZXNdLnhtbFBLAQItABQABgAIAAAA IQA4/SH/1gAAAJQBAAALAAAAAAAAAAAAAAAAAC8BAABfcmVscy8ucmVsc1BLAQItABQABgAIAAAA IQDQMF3rwAIAAGEGAAAOAAAAAAAAAAAAAAAAAC4CAABkcnMvZTJvRG9jLnhtbFBLAQItABQABgAI AAAAIQDWW6O83wAAAAwBAAAPAAAAAAAAAAAAAAAAABoFAABkcnMvZG93bnJldi54bWxQSwUGAAAA AAQABADzAAAAJgYAAAAA " fillcolor="#c1e4f5 [660]" stroked="f" strokeweight="1.5pt">
                <v:fill color2="#45b0e1 [1940]" rotate="t" focus="100%" type="gradient">
                  <o:fill v:ext="view" type="gradientUnscaled"/>
                </v:fill>
                <v:textbox inset="21.6pt,,21.6pt">
                  <w:txbxContent>
                    <w:p w14:paraId="0F5FC56C" w14:textId="77777777" w:rsidR="008C3B25" w:rsidRDefault="008C3B25"/>
                  </w:txbxContent>
                </v:textbox>
                <w10:wrap anchorx="page" anchory="page"/>
              </v:rect>
            </w:pict>
          </mc:Fallback>
        </mc:AlternateContent>
      </w:r>
      <w:r>
        <w:rPr>
          <w:noProof/>
        </w:rPr>
        <mc:AlternateContent>
          <mc:Choice Requires="wps">
            <w:drawing>
              <wp:anchor distT="0" distB="0" distL="114300" distR="114300" simplePos="0" relativeHeight="251665408" behindDoc="0" locked="0" layoutInCell="1" allowOverlap="1" wp14:anchorId="700D0E5A" wp14:editId="3FEC78C0">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2875915" cy="3017520"/>
                <wp:effectExtent l="0" t="0" r="0" b="0"/>
                <wp:wrapNone/>
                <wp:docPr id="11" name="Rectangle 467"/>
                <wp:cNvGraphicFramePr/>
                <a:graphic>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CC6AAF" w14:textId="7D95B503" w:rsidR="008C3B25" w:rsidRDefault="008C3B25">
                            <w:pPr>
                              <w:spacing w:before="240"/>
                              <w:jc w:val="center"/>
                              <w:rPr>
                                <w:color w:val="FFFFFF" w:themeColor="background1"/>
                              </w:rPr>
                            </w:pPr>
                            <w:customXmlInsRangeStart w:id="153" w:author="Eric White" w:date="2026-06-29T11:22:00Z"/>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customXmlInsRangeEnd w:id="153"/>
                                <w:r w:rsidR="008B2435">
                                  <w:rPr>
                                    <w:color w:val="FFFFFF" w:themeColor="background1"/>
                                  </w:rPr>
                                  <w:t xml:space="preserve">     </w:t>
                                </w:r>
                                <w:customXmlInsRangeStart w:id="154" w:author="Eric White" w:date="2026-06-29T11:22:00Z"/>
                              </w:sdtContent>
                            </w:sdt>
                            <w:customXmlInsRangeEnd w:id="154"/>
                            <w:ins w:id="155" w:author="Eric White" w:date="2026-06-29T11:22:00Z" w16du:dateUtc="2026-06-29T15:22:00Z">
                              <w:r w:rsidR="007E6509">
                                <w:rPr>
                                  <w:color w:val="FFFFFF" w:themeColor="background1"/>
                                </w:rPr>
                                <w:t>.</w:t>
                              </w:r>
                            </w:ins>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700D0E5A" id="Rectangle 467" o:spid="_x0000_s1028" style="position:absolute;margin-left:0;margin-top:0;width:226.45pt;height:237.6pt;z-index:25166540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Z4kTiQIAAHMFAAAOAAAAZHJzL2Uyb0RvYy54bWysVEtv2zAMvg/YfxB0X22nSJsFdYogRYYB RVusHXpWZKkWIIuapMTOfv0o+ZG1K3YYloNDiR8/PkTy6rprNDkI5xWYkhZnOSXCcKiUeSnp96ft pwUlPjBTMQ1GlPQoPL1effxw1dqlmEENuhKOIInxy9aWtA7BLrPM81o0zJ+BFQaVElzDAh7dS1Y5 1iJ7o7NZnl9kLbjKOuDCe7y96ZV0lfilFDzcS+lFILqkGFtIX5e+u/jNVlds+eKYrRUfwmD/EEXD lEGnE9UNC4zsnfqDqlHcgQcZzjg0GUipuEg5YDZF/iabx5pZkXLB4ng7lcn/P1p+d3i0Dw7L0Fq/ 9CjGLDrpmviP8ZEuFes4FUt0gXC8nC0u55+LOSUcded5cTmfpXJmJ3PrfPgioCFRKKnD10hFYodb H9AlQkdI9OZBq2qrtE6H2AFiox05MHy70M3iW6HFK5Q2EWsgWvXqeJOdcklSOGoRcdp8E5KoKkaf AkltdnLCOBcmFL2qZpXofc9z/I3ex7BSLIkwMkv0P3EPBCOyJxm5+ygHfDQVqUsn4/xvgfXGk0Xy DCZMxo0y4N4j0JjV4LnHj0XqSxOrFLpdh7WJpUFkvNlBdXxwxEE/Nd7yrcKHvGU+PDCHY4IDhaMf 7vEjNbQlhUGipAb38737iMfuRS0lLY5dSf2PPXOCEv3VYF8Xi9liEQf11cm9Ou3S6fxifnmBSLNv NoAdUuCisTyJeOuCHkXpoHnGLbGOnlHFDEf/Jd2N4ib0CwG3DBfrdQLhdFoWbs2j5ZE6Vjq26lP3 zJwd+jngKNzBOKRs+aate2y0NLDeB5Aq9fypssMb4GSnZhq2UFwdv58T6rQrV78AAAD//wMAUEsD BBQABgAIAAAAIQBEW44f3wAAAAoBAAAPAAAAZHJzL2Rvd25yZXYueG1sTE9NS8NAEL0L/odlBG92 02CtTbMppeqhIFSroN422WkS3Z0N2W0b/fWOXvTymOHxvvLF4Kw4YB9aTwrGowQEUuVNS7WC56e7 i2sQIWoy2npCBZ8YYFGcnuQ6M/5Ij3jYxlqwCYVMK2hi7DIpQ9Wg02HkOyTmdr53OvLb19L0+sjm zso0Sa6k0y1xQqM7XDVYfWz3jnMfxq/r3dv7cv1SbuzqHs3X9Ham1PnZcDNnWM5BRBzinwJ+NnB/ KLhY6fdkgrAKeE38ReYuJ+kMRMnHdJKCLHL5f0LxDQAA//8DAFBLAQItABQABgAIAAAAIQC2gziS /gAAAOEBAAATAAAAAAAAAAAAAAAAAAAAAABbQ29udGVudF9UeXBlc10ueG1sUEsBAi0AFAAGAAgA AAAhADj9If/WAAAAlAEAAAsAAAAAAAAAAAAAAAAALwEAAF9yZWxzLy5yZWxzUEsBAi0AFAAGAAgA AAAhAIFniROJAgAAcwUAAA4AAAAAAAAAAAAAAAAALgIAAGRycy9lMm9Eb2MueG1sUEsBAi0AFAAG AAgAAAAhAERbjh/fAAAACgEAAA8AAAAAAAAAAAAAAAAA4wQAAGRycy9kb3ducmV2LnhtbFBLBQYA AAAABAAEAPMAAADvBQAAAAA= " fillcolor="#0e2841 [3215]" stroked="f" strokeweight="1.5pt">
                <v:textbox inset="14.4pt,14.4pt,14.4pt,28.8pt">
                  <w:txbxContent>
                    <w:p w14:paraId="7ECC6AAF" w14:textId="7D95B503" w:rsidR="008C3B25" w:rsidRDefault="008C3B25">
                      <w:pPr>
                        <w:spacing w:before="240"/>
                        <w:jc w:val="center"/>
                        <w:rPr>
                          <w:color w:val="FFFFFF" w:themeColor="background1"/>
                        </w:rPr>
                      </w:pPr>
                      <w:customXmlInsRangeStart w:id="157" w:author="Eric White" w:date="2026-06-29T11:22:00Z"/>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customXmlInsRangeEnd w:id="157"/>
                          <w:r w:rsidR="008B2435">
                            <w:rPr>
                              <w:color w:val="FFFFFF" w:themeColor="background1"/>
                            </w:rPr>
                            <w:t xml:space="preserve">     </w:t>
                          </w:r>
                          <w:customXmlInsRangeStart w:id="158" w:author="Eric White" w:date="2026-06-29T11:22:00Z"/>
                        </w:sdtContent>
                      </w:sdt>
                      <w:customXmlInsRangeEnd w:id="158"/>
                      <w:ins w:id="159" w:author="Eric White" w:date="2026-06-29T11:22:00Z" w16du:dateUtc="2026-06-29T15:22:00Z">
                        <w:r w:rsidR="007E6509">
                          <w:rPr>
                            <w:color w:val="FFFFFF" w:themeColor="background1"/>
                          </w:rPr>
                          <w:t>.</w:t>
                        </w:r>
                      </w:ins>
                    </w:p>
                  </w:txbxContent>
                </v:textbox>
                <w10:wrap anchorx="page" anchory="page"/>
              </v:rect>
            </w:pict>
          </mc:Fallback>
        </mc:AlternateContent>
      </w:r>
      <w:r>
        <w:rPr>
          <w:noProof/>
        </w:rPr>
        <mc:AlternateContent>
          <mc:Choice Requires="wps">
            <w:drawing>
              <wp:anchor distT="0" distB="0" distL="114300" distR="114300" simplePos="0" relativeHeight="251664384" behindDoc="0" locked="0" layoutInCell="1" allowOverlap="1" wp14:anchorId="6DE13770" wp14:editId="7418ADC8">
                <wp:simplePos x="0" y="0"/>
                <mc:AlternateContent>
                  <mc:Choice Requires="wp14">
                    <wp:positionH relativeFrom="page">
                      <wp14:pctPosHOffset>44000</wp14:pctPosHOffset>
                    </wp:positionH>
                  </mc:Choice>
                  <mc:Fallback>
                    <wp:positionH relativeFrom="page">
                      <wp:posOffset>4425315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3108960" cy="7040880"/>
                <wp:effectExtent l="0" t="0" r="0" b="0"/>
                <wp:wrapNone/>
                <wp:docPr id="12" name="Rectangle 468"/>
                <wp:cNvGraphicFramePr/>
                <a:graphic>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1913CAC6" id="Rectangle 468" o:spid="_x0000_s1026" style="position:absolute;margin-left:0;margin-top:0;width:244.8pt;height:554.4pt;z-index:25166438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R0ifkgIAALUFAAAOAAAAZHJzL2Uyb0RvYy54bWysVE1v2zAMvQ/YfxB0X21nSZsGdYqgRYcB XRu0HXpWZCk2IIuapMTJfv0o+SNpVmzAsBwUSSTfo55JXl3vakW2wroKdE6zs5QSoTkUlV7n9PvL 3acpJc4zXTAFWuR0Lxy9nn/8cNWYmRhBCaoQliCIdrPG5LT03sySxPFS1MydgREajRJszTwe7Top LGsQvVbJKE3PkwZsYSxw4Rze3rZGOo/4UgruH6V0whOVU8zNx9XGdRXWZH7FZmvLTFnxLg32D1nU rNJIOkDdMs/Ixla/QdUVt+BA+jMOdQJSVlzEN+BrsvTkNc8lMyK+BcVxZpDJ/T9Y/rB9NkuLMjTG zRxuwyt20tbhH/MjuyjWfhBL7DzhePk5S6eX56gpR9tFOk6n0yhncgg31vkvAmoSNjm1+DWiSGx7 7zxSomvvEtgcqKq4q5SKh1AB4kZZsmX47VbrLHwrjHjjpTRpsOwm04tJRH5jjEV0DDGKPmpTf4Oi hZ2k+OuBe8ZTGiRVGi8PCsWd3ysRMlX6SUhSFahJS3DCyzgX2mdtfiUrxN+oI2BAlqjFgN0B9Em2 ID12K03nH0JFrP0hOG3Z/xQ8RERm0H4IrisN9j0Aha/qmFv/XqRWmqDSCor90hILbec5w+8qLIZ7 5vySWWw1LCAcH/4RF6kAPyZ0O0pKsD/fuw/+2AFopaTB1s2p+7FhVlCivmrsjctsPA69Hg/jycUI D/bYsjq26E19A1hhGQ4qw+M2+HvVb6WF+hWnzCKwoolpjtw55d72hxvfjhScU1wsFtEN+9swf6+f DQ/gQdVQ7C+7V2ZN1xEem+kB+jZns5PGaH1DpIbFxoOsYtccdO30xtkQa7abY2H4HJ+j12Hazn8B AAD//wMAUEsDBBQABgAIAAAAIQC9m5ve4QAAAAsBAAAPAAAAZHJzL2Rvd25yZXYueG1sTI/NasMw EITvhb6D2EJvjZxQguNYDqV/0EvAacDkplgb28RauZKSOG/fbS/tZWCZ3dn58tVoe3FGHzpHCqaT BARS7UxHjYLt59tDCiJETUb3jlDBFQOsitubXGfGXajE8yY2gkMoZFpBG+OQSRnqFq0OEzcgsXdw 3urIo2+k8frC4baXsySZS6s74g+tHvC5xfq4OVkF1dX5Wfywu8VuXVXrUm7Lr/dXpe7vxpcly9MS RMQx/l3ADwP3h4KL7d2JTBC9AqaJv8reY7qYg9jz0jRJU5BFLv8zFN8AAAD//wMAUEsBAi0AFAAG AAgAAAAhALaDOJL+AAAA4QEAABMAAAAAAAAAAAAAAAAAAAAAAFtDb250ZW50X1R5cGVzXS54bWxQ SwECLQAUAAYACAAAACEAOP0h/9YAAACUAQAACwAAAAAAAAAAAAAAAAAvAQAAX3JlbHMvLnJlbHNQ SwECLQAUAAYACAAAACEAeEdIn5ICAAC1BQAADgAAAAAAAAAAAAAAAAAuAgAAZHJzL2Uyb0RvYy54 bWxQSwECLQAUAAYACAAAACEAvZub3uEAAAALAQAADwAAAAAAAAAAAAAAAADsBAAAZHJzL2Rvd25y ZXYueG1sUEsFBgAAAAAEAAQA8wAAAPoFAAAAAA== "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7456" behindDoc="0" locked="0" layoutInCell="1" allowOverlap="1" wp14:anchorId="71CFD9A6" wp14:editId="4DDDA938">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69000</wp14:pctPosVOffset>
                    </wp:positionV>
                  </mc:Choice>
                  <mc:Fallback>
                    <wp:positionV relativeFrom="page">
                      <wp:posOffset>5362575</wp:posOffset>
                    </wp:positionV>
                  </mc:Fallback>
                </mc:AlternateContent>
                <wp:extent cx="2875915" cy="118745"/>
                <wp:effectExtent l="0" t="0" r="0" b="0"/>
                <wp:wrapNone/>
                <wp:docPr id="13" name="Rectangle 469"/>
                <wp:cNvGraphicFramePr/>
                <a:graphic>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346A410F" id="Rectangle 469" o:spid="_x0000_s1026" style="position:absolute;margin-left:0;margin-top:0;width:226.45pt;height:9.35pt;z-index:25166745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l25lZwIAACsFAAAOAAAAZHJzL2Uyb0RvYy54bWysVFFv2yAQfp+0/4B4Xx1HydpGdaqoVadJ VVstnfpMMdSWMMcOEif79TvAcaq22sM0P2Dg7r47Pr7j4nLXGbZV6FuwFS9PJpwpK6Fu7UvFfz7e fDnjzAdha2HAqorvleeXy8+fLnq3UFNowNQKGYFYv+hdxZsQ3KIovGxUJ/wJOGXJqAE7EWiJL0WN oif0zhTTyeRr0QPWDkEq72n3Ohv5MuFrrWS419qrwEzFqbaQRkzjcxyL5YVYvKBwTSuHMsQ/VNGJ 1lLSEepaBME22L6D6lqJ4EGHEwldAVq3UqUz0GnKyZvTrBvhVDoLkePdSJP/f7Dybrt2D0g09M4v PE3jKXYau/in+tgukbUfyVK7wCRtTs9O5+flnDNJtrI8O53NI5vFMdqhD98UdCxOKo50GYkjsb31 IbseXGIyY+No4aY1JlvjTnGsK83C3qjs/UNp1taxkoSaJKOuDLKtoMsWUiobymxqRK3y9nxC31Dn GJGqNpYAI7Km/CP2ABDl+B47Vzn4x1CVFDcGT/5WWA4eI1JmsGEM7loL+BGAoVMNmbP/gaRMTWTp Ger9AzKErHfv5E1Ld3ArfHgQSAKnVqCmDfc0aAN9xWGYcdYA/v5oP/qT7sjKWU8NU3H/ayNQcWa+ W1LkeTmbxQ5Li9n8dEoLfG15fm2xm+4K6JpKeh6cTNPoH8xhqhG6J+rtVcxKJmEl5a64DHhYXIXc yPQ6SLVaJTfqKifCrV07GcEjq1Fjj7sngW4QYiAJ38GhucTijR6zb4y0sNoE0G0S65HXgW/qyCSc 4fWILf96nbyOb9zyDwAAAP//AwBQSwMEFAAGAAgAAAAhAI8fo9/fAAAACQEAAA8AAABkcnMvZG93 bnJldi54bWxMj0tPwzAQhO9I/AdrkbhRh4pHSeNUqDzEoZcWJDg6yTYOtddR1m3Dv2fhApeRVrM7 O1+xGINXBxy4i2TgcpKBQqpj01Fr4O316WIGipOlxvpIaOALGRbl6Ulh8yYeaY2HTWqVhBDn1oBL qc+15tphsDyJPZJ42zgEm2QcWt0M9ijhwetplt3oYDuSD872uHRY7zb7YGDt+WNVL+P77tmt8GX7 yV31yMacn40Pc5H7OaiEY/q7gB8G6Q+lFKvinhpW3oDQpF8V7+p6egeqkqXZLeiy0P8Jym8AAAD/ /wMAUEsBAi0AFAAGAAgAAAAhALaDOJL+AAAA4QEAABMAAAAAAAAAAAAAAAAAAAAAAFtDb250ZW50 X1R5cGVzXS54bWxQSwECLQAUAAYACAAAACEAOP0h/9YAAACUAQAACwAAAAAAAAAAAAAAAAAvAQAA X3JlbHMvLnJlbHNQSwECLQAUAAYACAAAACEAipduZWcCAAArBQAADgAAAAAAAAAAAAAAAAAuAgAA ZHJzL2Uyb0RvYy54bWxQSwECLQAUAAYACAAAACEAjx+j398AAAAJAQAADwAAAAAAAAAAAAAAAADB BAAAZHJzL2Rvd25yZXYueG1sUEsFBgAAAAAEAAQA8wAAAM0FAAAAAA== " fillcolor="#156082 [3204]" stroked="f" strokeweight="1.5pt">
                <w10:wrap anchorx="page" anchory="page"/>
              </v:rect>
            </w:pict>
          </mc:Fallback>
        </mc:AlternateContent>
      </w:r>
      <w:r>
        <w:rPr>
          <w:noProof/>
        </w:rPr>
        <mc:AlternateContent>
          <mc:Choice Requires="wps">
            <w:drawing>
              <wp:anchor distT="0" distB="0" distL="114300" distR="114300" simplePos="0" relativeHeight="251666432" behindDoc="0" locked="0" layoutInCell="1" allowOverlap="1" wp14:anchorId="4BB1A32F" wp14:editId="78CE13BE">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35000</wp14:pctPosVOffset>
                    </wp:positionV>
                  </mc:Choice>
                  <mc:Fallback>
                    <wp:positionV relativeFrom="page">
                      <wp:posOffset>2720340</wp:posOffset>
                    </wp:positionV>
                  </mc:Fallback>
                </mc:AlternateContent>
                <wp:extent cx="2797810" cy="2475230"/>
                <wp:effectExtent l="0" t="0" r="0" b="0"/>
                <wp:wrapSquare wrapText="bothSides"/>
                <wp:docPr id="14" name="Text Box 470"/>
                <wp:cNvGraphicFramePr/>
                <a:graphic>
                  <a:graphicData uri="http://schemas.microsoft.com/office/word/2010/wordprocessingShape">
                    <wps:wsp>
                      <wps:cNvSpPr txBox="1"/>
                      <wps:spPr>
                        <a:xfrm>
                          <a:off x="0" y="0"/>
                          <a:ext cx="2797810" cy="2475230"/>
                        </a:xfrm>
                        <a:prstGeom prst="rect">
                          <a:avLst/>
                        </a:prstGeom>
                        <a:noFill/>
                        <a:ln w="6350">
                          <a:noFill/>
                        </a:ln>
                        <a:effectLst/>
                      </wps:spPr>
                      <wps:txbx>
                        <w:txbxContent>
                          <w:customXmlInsRangeStart w:id="160" w:author="Eric White" w:date="2026-06-29T11:22:00Z"/>
                          <w:sdt>
                            <w:sdtPr>
                              <w:rPr>
                                <w:rFonts w:asciiTheme="majorHAnsi" w:eastAsiaTheme="majorEastAsia" w:hAnsiTheme="majorHAnsi" w:cstheme="majorBidi"/>
                                <w:noProof/>
                                <w:color w:val="156082"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InsRangeEnd w:id="160"/>
                              <w:p w14:paraId="58E3DB93" w14:textId="77777777" w:rsidR="008C3B25" w:rsidRDefault="00022A2E">
                                <w:pPr>
                                  <w:spacing w:line="240" w:lineRule="auto"/>
                                  <w:rPr>
                                    <w:rFonts w:asciiTheme="majorHAnsi" w:eastAsiaTheme="majorEastAsia" w:hAnsiTheme="majorHAnsi" w:cstheme="majorBidi"/>
                                    <w:noProof/>
                                    <w:color w:val="156082" w:themeColor="accent1"/>
                                    <w:sz w:val="72"/>
                                    <w:szCs w:val="144"/>
                                  </w:rPr>
                                </w:pPr>
                                <w:ins w:id="162" w:author="Eric White" w:date="2026-06-29T11:22:00Z" w16du:dateUtc="2026-06-29T15:22:00Z">
                                  <w:r>
                                    <w:rPr>
                                      <w:rFonts w:asciiTheme="majorHAnsi" w:eastAsiaTheme="majorEastAsia" w:hAnsiTheme="majorHAnsi" w:cstheme="majorBidi"/>
                                      <w:noProof/>
                                      <w:color w:val="156082" w:themeColor="accent1"/>
                                      <w:sz w:val="72"/>
                                      <w:szCs w:val="72"/>
                                    </w:rPr>
                                    <w:t xml:space="preserve">     </w:t>
                                  </w:r>
                                </w:ins>
                              </w:p>
                              <w:customXmlInsRangeStart w:id="163" w:author="Eric White" w:date="2026-06-29T11:22:00Z"/>
                            </w:sdtContent>
                          </w:sdt>
                          <w:customXmlInsRangeEnd w:id="163"/>
                          <w:customXmlInsRangeStart w:id="164" w:author="Eric White" w:date="2026-06-29T11:22:00Z"/>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InsRangeEnd w:id="164"/>
                              <w:p w14:paraId="386B7A36" w14:textId="77777777" w:rsidR="008C3B25" w:rsidRDefault="00022A2E">
                                <w:pPr>
                                  <w:rPr>
                                    <w:rFonts w:asciiTheme="majorHAnsi" w:eastAsiaTheme="majorEastAsia" w:hAnsiTheme="majorHAnsi" w:cstheme="majorBidi"/>
                                    <w:noProof/>
                                    <w:color w:val="0E2841" w:themeColor="text2"/>
                                    <w:sz w:val="32"/>
                                    <w:szCs w:val="40"/>
                                  </w:rPr>
                                </w:pPr>
                                <w:ins w:id="166" w:author="Eric White" w:date="2026-06-29T11:22:00Z" w16du:dateUtc="2026-06-29T15:22:00Z">
                                  <w:r>
                                    <w:rPr>
                                      <w:rFonts w:asciiTheme="majorHAnsi" w:eastAsiaTheme="majorEastAsia" w:hAnsiTheme="majorHAnsi" w:cstheme="majorBidi"/>
                                      <w:noProof/>
                                      <w:color w:val="0E2841" w:themeColor="text2"/>
                                      <w:sz w:val="32"/>
                                      <w:szCs w:val="32"/>
                                    </w:rPr>
                                    <w:t xml:space="preserve">     </w:t>
                                  </w:r>
                                </w:ins>
                              </w:p>
                              <w:customXmlInsRangeStart w:id="167" w:author="Eric White" w:date="2026-06-29T11:22:00Z"/>
                            </w:sdtContent>
                          </w:sdt>
                          <w:customXmlInsRangeEnd w:id="1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4BB1A32F" id="Text Box 470" o:spid="_x0000_s1029" type="#_x0000_t202" style="position:absolute;margin-left:0;margin-top:0;width:220.3pt;height:194.9pt;z-index:25166643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1qpVIwIAAEIEAAAOAAAAZHJzL2Uyb0RvYy54bWysU0tvGyEQvlfKf0Dc47XXdpysvI7cRK4q WUkkp8oZs+BdCRgK2Lvur++An0p7qnqBGWaYx/fNTB87rchOON+AKemg16dEGA5VYzYl/fG+uL2n xAdmKqbAiJLuhaePs5sv09YWIocaVCUcwSDGF60taR2CLbLM81po5ntghUGjBKdZQNVtssqxFqNr leX9/l3WgqusAy68x9fng5HOUnwpBQ+vUnoRiCop1hbS6dK5jmc2m7Ji45itG34sg/1DFZo1BpOe Qz2zwMjWNX+E0g134EGGHgedgZQNF6kH7GbQ/9TNqmZWpF4QHG/PMPn/F5a/7Fb2zZHQfYUOCYyA tNYXHh9jP510Ot5YKUE7Qrg/wya6QDg+5pOHyf0ATRxt+WgyzocJ2Ozy3TofvgnQJAoldchLgovt lj5gSnQ9ucRsBhaNUokbZUhb0rvhuJ8+nC34Q5noKxLLxzCX0qMUunVHmqqkw1Nba6j22K2DwyB4 yxcNVrRkPrwxh8xjFzjN4RUPqQAzw1GipAb362/v0R8JQSslLU5SSf3PLXOCEvXdIFUPg9Eojl5S RuNJjoq7tqyvLWarnwCHdYB7Y3kSo39QJ1E60B849POYFU3McMxd0nASn8JhvnFpuJjPkxMOm2Vh aVaWx9ARt4j3e/fBnD2SEpDPFzjNHCs+cXPwjT+9nW8DMpSIizgfUEUWo4KDmvg8LlXchGs9eV1W f/YbAAD//wMAUEsDBBQABgAIAAAAIQAGYe5b3QAAAAoBAAAPAAAAZHJzL2Rvd25yZXYueG1sTI/B TsMwEETvSPyDtUjcqANUUUjjVAgKx0qkwNmNt04gXgfbbcPfs/QCl5FWo5mdVy0nN4gDhth7UnA9 y0Agtd70ZBW8bp6uChAxaTJ68IQKvjHCsj4/q3Rp/JFe8NAkK7iEYqkVdCmNpZSx7dDpOPMjEns7 H5xOfAYrTdBHLneDvMmyXDrdE3/o9IgPHbafzd4peHPvX/lzsbZyYz+a3XoVV4GiUpcX0+OC5X4B IuGU/hLwy8D7oeZhW78nE8WggGnSSdmbz7McxFbBbXFXgKwr+R+h/gEAAP//AwBQSwECLQAUAAYA CAAAACEAtoM4kv4AAADhAQAAEwAAAAAAAAAAAAAAAAAAAAAAW0NvbnRlbnRfVHlwZXNdLnhtbFBL AQItABQABgAIAAAAIQA4/SH/1gAAAJQBAAALAAAAAAAAAAAAAAAAAC8BAABfcmVscy8ucmVsc1BL AQItABQABgAIAAAAIQCu1qpVIwIAAEIEAAAOAAAAAAAAAAAAAAAAAC4CAABkcnMvZTJvRG9jLnht bFBLAQItABQABgAIAAAAIQAGYe5b3QAAAAoBAAAPAAAAAAAAAAAAAAAAAH0EAABkcnMvZG93bnJl di54bWxQSwUGAAAAAAQABADzAAAAhwUAAAAA " filled="f" stroked="f" strokeweight=".5pt">
                <v:textbox style="mso-fit-shape-to-text:t">
                  <w:txbxContent>
                    <w:customXmlInsRangeStart w:id="168" w:author="Eric White" w:date="2026-06-29T11:22:00Z"/>
                    <w:sdt>
                      <w:sdtPr>
                        <w:rPr>
                          <w:rFonts w:asciiTheme="majorHAnsi" w:eastAsiaTheme="majorEastAsia" w:hAnsiTheme="majorHAnsi" w:cstheme="majorBidi"/>
                          <w:noProof/>
                          <w:color w:val="156082"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InsRangeEnd w:id="168"/>
                        <w:p w14:paraId="58E3DB93" w14:textId="77777777" w:rsidR="008C3B25" w:rsidRDefault="00022A2E">
                          <w:pPr>
                            <w:spacing w:line="240" w:lineRule="auto"/>
                            <w:rPr>
                              <w:rFonts w:asciiTheme="majorHAnsi" w:eastAsiaTheme="majorEastAsia" w:hAnsiTheme="majorHAnsi" w:cstheme="majorBidi"/>
                              <w:noProof/>
                              <w:color w:val="156082" w:themeColor="accent1"/>
                              <w:sz w:val="72"/>
                              <w:szCs w:val="144"/>
                            </w:rPr>
                          </w:pPr>
                          <w:ins w:id="170" w:author="Eric White" w:date="2026-06-29T11:22:00Z" w16du:dateUtc="2026-06-29T15:22:00Z">
                            <w:r>
                              <w:rPr>
                                <w:rFonts w:asciiTheme="majorHAnsi" w:eastAsiaTheme="majorEastAsia" w:hAnsiTheme="majorHAnsi" w:cstheme="majorBidi"/>
                                <w:noProof/>
                                <w:color w:val="156082" w:themeColor="accent1"/>
                                <w:sz w:val="72"/>
                                <w:szCs w:val="72"/>
                              </w:rPr>
                              <w:t xml:space="preserve">     </w:t>
                            </w:r>
                          </w:ins>
                        </w:p>
                        <w:customXmlInsRangeStart w:id="171" w:author="Eric White" w:date="2026-06-29T11:22:00Z"/>
                      </w:sdtContent>
                    </w:sdt>
                    <w:customXmlInsRangeEnd w:id="171"/>
                    <w:customXmlInsRangeStart w:id="172" w:author="Eric White" w:date="2026-06-29T11:22:00Z"/>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InsRangeEnd w:id="172"/>
                        <w:p w14:paraId="386B7A36" w14:textId="77777777" w:rsidR="008C3B25" w:rsidRDefault="00022A2E">
                          <w:pPr>
                            <w:rPr>
                              <w:rFonts w:asciiTheme="majorHAnsi" w:eastAsiaTheme="majorEastAsia" w:hAnsiTheme="majorHAnsi" w:cstheme="majorBidi"/>
                              <w:noProof/>
                              <w:color w:val="0E2841" w:themeColor="text2"/>
                              <w:sz w:val="32"/>
                              <w:szCs w:val="40"/>
                            </w:rPr>
                          </w:pPr>
                          <w:ins w:id="174" w:author="Eric White" w:date="2026-06-29T11:22:00Z" w16du:dateUtc="2026-06-29T15:22:00Z">
                            <w:r>
                              <w:rPr>
                                <w:rFonts w:asciiTheme="majorHAnsi" w:eastAsiaTheme="majorEastAsia" w:hAnsiTheme="majorHAnsi" w:cstheme="majorBidi"/>
                                <w:noProof/>
                                <w:color w:val="0E2841" w:themeColor="text2"/>
                                <w:sz w:val="32"/>
                                <w:szCs w:val="32"/>
                              </w:rPr>
                              <w:t xml:space="preserve">     </w:t>
                            </w:r>
                          </w:ins>
                        </w:p>
                        <w:customXmlInsRangeStart w:id="175" w:author="Eric White" w:date="2026-06-29T11:22:00Z"/>
                      </w:sdtContent>
                    </w:sdt>
                    <w:customXmlInsRangeEnd w:id="175"/>
                  </w:txbxContent>
                </v:textbox>
                <w10:wrap type="square" anchorx="page" anchory="page"/>
              </v:shape>
            </w:pict>
          </mc:Fallback>
        </mc:AlternateContent>
      </w:r>
    </w:p>
    <w:p w14:paraId="3FB5D255" w14:textId="77777777" w:rsidR="008C3B25" w:rsidRDefault="007E6509">
      <w:r>
        <w:br w:type="page"/>
      </w:r>
    </w:p>
    <w:p w14:paraId="3D52E07E" w14:textId="77777777" w:rsidR="008C3B25" w:rsidRDefault="007E6509" w:rsidP="002742F1">
      <w:pPr>
        <w:shd w:val="clear" w:color="auto" w:fill="E97132" w:themeFill="accent2"/>
      </w:pPr>
      <w:r>
        <w:lastRenderedPageBreak/>
      </w: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tbl>
      <w:tblPr>
        <w:tblStyle w:val="GridTable4-Accent5"/>
        <w:tblW w:w="0" w:type="dxa"/>
        <w:tblLook w:val="04A0" w:firstRow="1" w:lastRow="0" w:firstColumn="1" w:lastColumn="0" w:noHBand="0" w:noVBand="1"/>
      </w:tblPr>
      <w:tblGrid>
        <w:gridCol w:w="3116"/>
        <w:gridCol w:w="3117"/>
        <w:gridCol w:w="3117"/>
      </w:tblGrid>
      <w:tr w:rsidR="00C4274D" w14:paraId="288546D0" w14:textId="77777777" w:rsidTr="00665111">
        <w:trPr>
          <w:cnfStyle w:val="100000000000" w:firstRow="1" w:lastRow="0" w:firstColumn="0" w:lastColumn="0" w:oddVBand="0" w:evenVBand="0" w:oddHBand="0" w:evenHBand="0" w:firstRowFirstColumn="0" w:firstRowLastColumn="0" w:lastRowFirstColumn="0" w:lastRowLastColumn="0"/>
          <w:ins w:id="180" w:author="Eric White"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p w14:paraId="2F7B24E8" w14:textId="77777777" w:rsidR="008C3B25" w:rsidRDefault="007E6509">
            <w:r>
              <w:rPr>
                <w:noProof/>
              </w:rPr>
              <w:t>Lorem ipsum dolor sit amet</w:t>
            </w:r>
          </w:p>
        </w:tc>
        <w:tc>
          <w:tcPr>
            <w:tcW w:w="3117" w:type="dxa"/>
          </w:tcPr>
          <w:p w14:paraId="224397AC" w14:textId="77777777" w:rsidR="008C3B25" w:rsidRPr="00C4274D" w:rsidRDefault="007E6509">
            <w:pPr>
              <w:cnfStyle w:val="100000000000" w:firstRow="1" w:lastRow="0" w:firstColumn="0" w:lastColumn="0" w:oddVBand="0" w:evenVBand="0" w:oddHBand="0" w:evenHBand="0" w:firstRowFirstColumn="0" w:firstRowLastColumn="0" w:lastRowFirstColumn="0" w:lastRowLastColumn="0"/>
              <w:rPr>
                <w:b w:val="0"/>
              </w:rPr>
            </w:pPr>
            <w:r>
              <w:rPr>
                <w:noProof/>
              </w:rPr>
              <w:t>Consectetuer adipiscing elit</w:t>
            </w:r>
          </w:p>
        </w:tc>
        <w:tc>
          <w:tcPr>
            <w:tcW w:w="3117" w:type="dxa"/>
          </w:tcPr>
          <w:p w14:paraId="161E6E97" w14:textId="77777777" w:rsidR="008C3B25" w:rsidRDefault="007E6509">
            <w:pPr>
              <w:cnfStyle w:val="100000000000" w:firstRow="1" w:lastRow="0" w:firstColumn="0" w:lastColumn="0" w:oddVBand="0" w:evenVBand="0" w:oddHBand="0" w:evenHBand="0" w:firstRowFirstColumn="0" w:firstRowLastColumn="0" w:lastRowFirstColumn="0" w:lastRowLastColumn="0"/>
            </w:pPr>
            <w:r>
              <w:rPr>
                <w:noProof/>
              </w:rPr>
              <w:t>Maecenas porttitor congue massa.</w:t>
            </w:r>
          </w:p>
        </w:tc>
      </w:tr>
      <w:tr w:rsidR="00C4274D" w14:paraId="0BA6A6D4" w14:textId="77777777" w:rsidTr="00665111">
        <w:trPr>
          <w:cnfStyle w:val="000000100000" w:firstRow="0" w:lastRow="0" w:firstColumn="0" w:lastColumn="0" w:oddVBand="0" w:evenVBand="0" w:oddHBand="1" w:evenHBand="0" w:firstRowFirstColumn="0" w:firstRowLastColumn="0" w:lastRowFirstColumn="0" w:lastRowLastColumn="0"/>
          <w:ins w:id="187" w:author="Eric White"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p w14:paraId="1BFA56A2" w14:textId="77777777" w:rsidR="008C3B25" w:rsidRDefault="007E6509">
            <w:r>
              <w:t>100</w:t>
            </w:r>
          </w:p>
        </w:tc>
        <w:tc>
          <w:tcPr>
            <w:tcW w:w="3117" w:type="dxa"/>
          </w:tcPr>
          <w:p w14:paraId="6DDA39C0" w14:textId="77777777" w:rsidR="008C3B25" w:rsidRDefault="007E6509">
            <w:pPr>
              <w:cnfStyle w:val="000000100000" w:firstRow="0" w:lastRow="0" w:firstColumn="0" w:lastColumn="0" w:oddVBand="0" w:evenVBand="0" w:oddHBand="1" w:evenHBand="0" w:firstRowFirstColumn="0" w:firstRowLastColumn="0" w:lastRowFirstColumn="0" w:lastRowLastColumn="0"/>
            </w:pPr>
            <w:r>
              <w:t>200</w:t>
            </w:r>
          </w:p>
        </w:tc>
        <w:tc>
          <w:tcPr>
            <w:tcW w:w="3117" w:type="dxa"/>
          </w:tcPr>
          <w:p w14:paraId="67E65DBA" w14:textId="77777777" w:rsidR="008C3B25" w:rsidRDefault="007E6509">
            <w:pPr>
              <w:cnfStyle w:val="000000100000" w:firstRow="0" w:lastRow="0" w:firstColumn="0" w:lastColumn="0" w:oddVBand="0" w:evenVBand="0" w:oddHBand="1" w:evenHBand="0" w:firstRowFirstColumn="0" w:firstRowLastColumn="0" w:lastRowFirstColumn="0" w:lastRowLastColumn="0"/>
            </w:pPr>
            <w:r>
              <w:t>300</w:t>
            </w:r>
          </w:p>
        </w:tc>
      </w:tr>
      <w:tr w:rsidR="00C4274D" w14:paraId="10B5E2C1" w14:textId="77777777" w:rsidTr="00665111">
        <w:trPr>
          <w:ins w:id="194" w:author="Eric White"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p w14:paraId="135AC8F8" w14:textId="77777777" w:rsidR="008C3B25" w:rsidRDefault="007E6509">
            <w:r>
              <w:t>400</w:t>
            </w:r>
          </w:p>
        </w:tc>
        <w:tc>
          <w:tcPr>
            <w:tcW w:w="3117" w:type="dxa"/>
          </w:tcPr>
          <w:p w14:paraId="1CDC7D2E" w14:textId="77777777" w:rsidR="008C3B25" w:rsidRDefault="007E6509">
            <w:pPr>
              <w:cnfStyle w:val="000000000000" w:firstRow="0" w:lastRow="0" w:firstColumn="0" w:lastColumn="0" w:oddVBand="0" w:evenVBand="0" w:oddHBand="0" w:evenHBand="0" w:firstRowFirstColumn="0" w:firstRowLastColumn="0" w:lastRowFirstColumn="0" w:lastRowLastColumn="0"/>
            </w:pPr>
            <w:r>
              <w:t>500</w:t>
            </w:r>
          </w:p>
        </w:tc>
        <w:tc>
          <w:tcPr>
            <w:tcW w:w="3117" w:type="dxa"/>
          </w:tcPr>
          <w:p w14:paraId="51BB1232" w14:textId="77777777" w:rsidR="008C3B25" w:rsidRDefault="007E6509">
            <w:pPr>
              <w:cnfStyle w:val="000000000000" w:firstRow="0" w:lastRow="0" w:firstColumn="0" w:lastColumn="0" w:oddVBand="0" w:evenVBand="0" w:oddHBand="0" w:evenHBand="0" w:firstRowFirstColumn="0" w:firstRowLastColumn="0" w:lastRowFirstColumn="0" w:lastRowLastColumn="0"/>
            </w:pPr>
            <w:r>
              <w:t>600</w:t>
            </w:r>
          </w:p>
        </w:tc>
      </w:tr>
    </w:tbl>
    <w:p w14:paraId="2CC8D0BE" w14:textId="77777777" w:rsidR="008C3B25" w:rsidRDefault="008C3B25" w:rsidP="00C4274D"/>
    <w:p w14:paraId="2EFCDF91" w14:textId="77777777" w:rsidR="008C3B25" w:rsidRDefault="008C3B25">
      <m:oMathPara>
        <m:oMath>
          <m:sSup>
            <m:sSupPr>
              <m:ctrlPr>
                <w:ins w:id="203" w:author="Eric White" w:date="2026-06-29T11:22:00Z" w16du:dateUtc="2026-06-29T15:22:00Z">
                  <w:rPr>
                    <w:rFonts w:ascii="Cambria Math" w:hAnsi="Cambria Math"/>
                  </w:rPr>
                </w:ins>
              </m:ctrlPr>
            </m:sSupPr>
            <m:e>
              <m:d>
                <m:dPr>
                  <m:ctrlPr>
                    <w:ins w:id="204" w:author="Eric White" w:date="2026-06-29T11:22:00Z" w16du:dateUtc="2026-06-29T15:22:00Z">
                      <w:rPr>
                        <w:rFonts w:ascii="Cambria Math" w:hAnsi="Cambria Math"/>
                      </w:rPr>
                    </w:ins>
                  </m:ctrlPr>
                </m:dPr>
                <m:e>
                  <m:r>
                    <w:ins w:id="205" w:author="Eric White" w:date="2026-06-29T11:22:00Z" w16du:dateUtc="2026-06-29T15:22:00Z">
                      <w:rPr>
                        <w:rFonts w:ascii="Cambria Math" w:hAnsi="Cambria Math"/>
                      </w:rPr>
                      <m:t>x+a</m:t>
                    </w:ins>
                  </m:r>
                </m:e>
              </m:d>
            </m:e>
            <m:sup>
              <m:r>
                <w:ins w:id="206" w:author="Eric White" w:date="2026-06-29T11:22:00Z" w16du:dateUtc="2026-06-29T15:22:00Z">
                  <w:rPr>
                    <w:rFonts w:ascii="Cambria Math" w:hAnsi="Cambria Math"/>
                  </w:rPr>
                  <m:t>n</m:t>
                </w:ins>
              </m:r>
            </m:sup>
          </m:sSup>
          <m:r>
            <w:ins w:id="207" w:author="Eric White" w:date="2026-06-29T11:22:00Z" w16du:dateUtc="2026-06-29T15:22:00Z">
              <w:rPr>
                <w:rFonts w:ascii="Cambria Math" w:eastAsia="Cambria Math" w:hAnsi="Cambria Math" w:cs="Cambria Math"/>
              </w:rPr>
              <m:t>=</m:t>
            </w:ins>
          </m:r>
          <m:nary>
            <m:naryPr>
              <m:chr m:val="∑"/>
              <m:grow m:val="1"/>
              <m:ctrlPr>
                <w:ins w:id="208" w:author="Eric White" w:date="2026-06-29T11:22:00Z" w16du:dateUtc="2026-06-29T15:22:00Z">
                  <w:rPr>
                    <w:rFonts w:ascii="Cambria Math" w:hAnsi="Cambria Math"/>
                  </w:rPr>
                </w:ins>
              </m:ctrlPr>
            </m:naryPr>
            <m:sub>
              <m:r>
                <w:ins w:id="209" w:author="Eric White" w:date="2026-06-29T11:22:00Z" w16du:dateUtc="2026-06-29T15:22:00Z">
                  <w:rPr>
                    <w:rFonts w:ascii="Cambria Math" w:eastAsia="Cambria Math" w:hAnsi="Cambria Math" w:cs="Cambria Math"/>
                  </w:rPr>
                  <m:t>k=0</m:t>
                </w:ins>
              </m:r>
            </m:sub>
            <m:sup>
              <m:r>
                <w:ins w:id="210" w:author="Eric White" w:date="2026-06-29T11:22:00Z" w16du:dateUtc="2026-06-29T15:22:00Z">
                  <w:rPr>
                    <w:rFonts w:ascii="Cambria Math" w:eastAsia="Cambria Math" w:hAnsi="Cambria Math" w:cs="Cambria Math"/>
                  </w:rPr>
                  <m:t>n</m:t>
                </w:ins>
              </m:r>
            </m:sup>
            <m:e>
              <m:d>
                <m:dPr>
                  <m:ctrlPr>
                    <w:ins w:id="211" w:author="Eric White" w:date="2026-06-29T11:22:00Z" w16du:dateUtc="2026-06-29T15:22:00Z">
                      <w:rPr>
                        <w:rFonts w:ascii="Cambria Math" w:hAnsi="Cambria Math"/>
                      </w:rPr>
                    </w:ins>
                  </m:ctrlPr>
                </m:dPr>
                <m:e>
                  <m:f>
                    <m:fPr>
                      <m:type m:val="noBar"/>
                      <m:ctrlPr>
                        <w:ins w:id="212" w:author="Eric White" w:date="2026-06-29T11:22:00Z" w16du:dateUtc="2026-06-29T15:22:00Z">
                          <w:rPr>
                            <w:rFonts w:ascii="Cambria Math" w:hAnsi="Cambria Math"/>
                          </w:rPr>
                        </w:ins>
                      </m:ctrlPr>
                    </m:fPr>
                    <m:num>
                      <m:r>
                        <w:ins w:id="213" w:author="Eric White" w:date="2026-06-29T11:22:00Z" w16du:dateUtc="2026-06-29T15:22:00Z">
                          <w:rPr>
                            <w:rFonts w:ascii="Cambria Math" w:eastAsia="Cambria Math" w:hAnsi="Cambria Math" w:cs="Cambria Math"/>
                          </w:rPr>
                          <m:t>n</m:t>
                        </w:ins>
                      </m:r>
                    </m:num>
                    <m:den>
                      <m:r>
                        <w:ins w:id="214" w:author="Eric White" w:date="2026-06-29T11:22:00Z" w16du:dateUtc="2026-06-29T15:22:00Z">
                          <w:rPr>
                            <w:rFonts w:ascii="Cambria Math" w:eastAsia="Cambria Math" w:hAnsi="Cambria Math" w:cs="Cambria Math"/>
                          </w:rPr>
                          <m:t>k</m:t>
                        </w:ins>
                      </m:r>
                    </m:den>
                  </m:f>
                </m:e>
              </m:d>
              <m:sSup>
                <m:sSupPr>
                  <m:ctrlPr>
                    <w:ins w:id="215" w:author="Eric White" w:date="2026-06-29T11:22:00Z" w16du:dateUtc="2026-06-29T15:22:00Z">
                      <w:rPr>
                        <w:rFonts w:ascii="Cambria Math" w:hAnsi="Cambria Math"/>
                      </w:rPr>
                    </w:ins>
                  </m:ctrlPr>
                </m:sSupPr>
                <m:e>
                  <m:r>
                    <w:ins w:id="216" w:author="Eric White" w:date="2026-06-29T11:22:00Z" w16du:dateUtc="2026-06-29T15:22:00Z">
                      <w:rPr>
                        <w:rFonts w:ascii="Cambria Math" w:eastAsia="Cambria Math" w:hAnsi="Cambria Math" w:cs="Cambria Math"/>
                      </w:rPr>
                      <m:t>x</m:t>
                    </w:ins>
                  </m:r>
                </m:e>
                <m:sup>
                  <m:r>
                    <w:ins w:id="217" w:author="Eric White" w:date="2026-06-29T11:22:00Z" w16du:dateUtc="2026-06-29T15:22:00Z">
                      <w:rPr>
                        <w:rFonts w:ascii="Cambria Math" w:eastAsia="Cambria Math" w:hAnsi="Cambria Math" w:cs="Cambria Math"/>
                      </w:rPr>
                      <m:t>k</m:t>
                    </w:ins>
                  </m:r>
                </m:sup>
              </m:sSup>
              <m:sSup>
                <m:sSupPr>
                  <m:ctrlPr>
                    <w:ins w:id="218" w:author="Eric White" w:date="2026-06-29T11:22:00Z" w16du:dateUtc="2026-06-29T15:22:00Z">
                      <w:rPr>
                        <w:rFonts w:ascii="Cambria Math" w:hAnsi="Cambria Math"/>
                      </w:rPr>
                    </w:ins>
                  </m:ctrlPr>
                </m:sSupPr>
                <m:e>
                  <m:r>
                    <w:ins w:id="219" w:author="Eric White" w:date="2026-06-29T11:22:00Z" w16du:dateUtc="2026-06-29T15:22:00Z">
                      <w:rPr>
                        <w:rFonts w:ascii="Cambria Math" w:eastAsia="Cambria Math" w:hAnsi="Cambria Math" w:cs="Cambria Math"/>
                      </w:rPr>
                      <m:t>a</m:t>
                    </w:ins>
                  </m:r>
                </m:e>
                <m:sup>
                  <m:r>
                    <w:ins w:id="220" w:author="Eric White" w:date="2026-06-29T11:22:00Z" w16du:dateUtc="2026-06-29T15:22:00Z">
                      <w:rPr>
                        <w:rFonts w:ascii="Cambria Math" w:eastAsia="Cambria Math" w:hAnsi="Cambria Math" w:cs="Cambria Math"/>
                      </w:rPr>
                      <m:t>n-k</m:t>
                    </w:ins>
                  </m:r>
                </m:sup>
              </m:sSup>
            </m:e>
          </m:nary>
        </m:oMath>
      </m:oMathPara>
    </w:p>
    <w:p w14:paraId="36198FA6" w14:textId="77777777" w:rsidR="008C3B25" w:rsidRDefault="007E6509" w:rsidP="001B1CD7">
      <w:r>
        <w:t>β</w:t>
      </w:r>
    </w:p>
    <w:p w14:paraId="0DA8A235" w14:textId="77777777" w:rsidR="008C3B25" w:rsidRPr="001B1CD7" w:rsidRDefault="007E6509" w:rsidP="001B1CD7">
      <w:r>
        <w:t>¥≤≥</w:t>
      </w:r>
    </w:p>
    <w:p w14:paraId="196388FF" w14:textId="77710039" w:rsidR="008C3B25" w:rsidRDefault="007E6509">
      <w:r>
        <w:fldChar w:fldCharType="begin"/>
      </w:r>
      <w:r>
        <w:instrText xml:space="preserve"> DATE \@ "dddd, MMMM d, yyyy" </w:instrText>
      </w:r>
      <w:r>
        <w:fldChar w:fldCharType="separate"/>
      </w:r>
      <w:r>
        <w:rPr>
          <w:noProof/>
        </w:rPr>
        <w:t>Monday, June 29, 2026</w:t>
      </w:r>
      <w:r>
        <w:fldChar w:fldCharType="end"/>
      </w:r>
    </w:p>
    <w:p w14:paraId="1A8B6BE4" w14:textId="77777777" w:rsidR="008C3B25" w:rsidRDefault="008C3B25"/>
    <w:p w14:paraId="71B6C7B7" w14:textId="77777777" w:rsidR="008C3B25" w:rsidRDefault="007E6509">
      <w:r>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p>
    <w:p w14:paraId="0C18B909" w14:textId="77777777" w:rsidR="008C3B25" w:rsidRDefault="007E6509">
      <w:r>
        <w:t>Following hyperlink is to a bookmark on this same page.</w:t>
      </w:r>
    </w:p>
    <w:p w14:paraId="2B7F43FF" w14:textId="77777777" w:rsidR="008C3B25" w:rsidRDefault="007E6509">
      <w:r>
        <w:fldChar w:fldCharType="begin"/>
      </w:r>
      <w:r>
        <w:instrText>HYPERLINK \l "ABookmark"</w:instrText>
      </w:r>
      <w:r>
        <w:fldChar w:fldCharType="separate"/>
      </w:r>
      <w:r>
        <w:rPr>
          <w:rStyle w:val="Hyperlink"/>
        </w:rPr>
        <w:t>Video provides a powerful</w:t>
      </w:r>
      <w:r>
        <w:fldChar w:fldCharType="end"/>
      </w:r>
      <w:r>
        <w:t xml:space="preserve"> way to help you prove your point.</w:t>
      </w:r>
    </w:p>
    <w:p w14:paraId="4C604A2E" w14:textId="77777777" w:rsidR="008C3B25" w:rsidRDefault="007E6509">
      <w:r>
        <w:t>When you click Online Video, you can paste in the embed code for the video you want to add.</w:t>
      </w:r>
    </w:p>
    <w:p w14:paraId="250A978F" w14:textId="77777777" w:rsidR="008C3B25" w:rsidRDefault="007E6509">
      <w:r>
        <w:t>When you click Design and choose a new Theme, the pictures, charts, and SmartArt graphics change to match your new theme.</w:t>
      </w:r>
    </w:p>
    <w:p w14:paraId="2265226A" w14:textId="77777777" w:rsidR="008C3B25" w:rsidRDefault="007E6509">
      <w:bookmarkStart w:id="240" w:name="ABookmark"/>
      <w:r>
        <w:rPr>
          <w:highlight w:val="yellow"/>
        </w:rPr>
        <w:t>This is the bookmark here.</w:t>
      </w:r>
      <w:bookmarkEnd w:id="240"/>
      <w:r>
        <w:t xml:space="preserve"> Your headings change to match the new theme.</w:t>
      </w:r>
    </w:p>
    <w:p w14:paraId="1CE611B4" w14:textId="77777777" w:rsidR="008C3B25" w:rsidRDefault="007E6509">
      <w:r>
        <w:lastRenderedPageBreak/>
      </w:r>
      <w:r>
        <w:t>Save time in Word with new buttons that show up where you need them.</w:t>
      </w:r>
    </w:p>
    <w:p w14:paraId="4141EE06" w14:textId="77777777" w:rsidR="008C3B25" w:rsidRDefault="007E6509" w:rsidP="00751EB4">
      <w:pPr>
        <w:pStyle w:val="ListParagraph"/>
        <w:numPr>
          <w:ilvl w:val="0"/>
          <w:numId w:val="2"/>
        </w:numPr>
        <w:rPr>
          <w:noProof/>
        </w:rPr>
      </w:pPr>
      <w:r>
        <w:rPr>
          <w:noProof/>
        </w:rPr>
        <w:t>Lorem ipsum dolor sit amet, consectetuer adipiscing elit.</w:t>
      </w:r>
    </w:p>
    <w:p w14:paraId="19552889" w14:textId="77777777" w:rsidR="008C3B25" w:rsidRDefault="007E6509" w:rsidP="00751EB4">
      <w:pPr>
        <w:pStyle w:val="ListParagraph"/>
        <w:numPr>
          <w:ilvl w:val="0"/>
          <w:numId w:val="2"/>
        </w:numPr>
        <w:rPr>
          <w:noProof/>
        </w:rPr>
      </w:pPr>
      <w:r>
        <w:rPr>
          <w:noProof/>
        </w:rPr>
        <w:t>Maecenas porttitor congue massa.</w:t>
      </w:r>
    </w:p>
    <w:p w14:paraId="7300C6C4" w14:textId="77777777" w:rsidR="008C3B25" w:rsidRDefault="007E6509" w:rsidP="00751EB4">
      <w:pPr>
        <w:pStyle w:val="ListParagraph"/>
        <w:numPr>
          <w:ilvl w:val="0"/>
          <w:numId w:val="2"/>
        </w:numPr>
        <w:rPr>
          <w:noProof/>
        </w:rPr>
      </w:pPr>
      <w:r>
        <w:rPr>
          <w:noProof/>
        </w:rPr>
        <w:t>Fusce posuere, magna sed pulvinar ultricies, purus lectus malesuada libero, sit amet commodo magna eros quis urna.</w:t>
      </w:r>
    </w:p>
    <w:p w14:paraId="7FD6337A" w14:textId="77777777" w:rsidR="008C3B25" w:rsidRDefault="007E6509" w:rsidP="00751EB4">
      <w:pPr>
        <w:pStyle w:val="ListParagraph"/>
        <w:numPr>
          <w:ilvl w:val="0"/>
          <w:numId w:val="2"/>
        </w:numPr>
        <w:rPr>
          <w:noProof/>
        </w:rPr>
      </w:pPr>
      <w:r>
        <w:rPr>
          <w:noProof/>
        </w:rPr>
        <w:t>Nunc viverra imperdiet enim.</w:t>
      </w:r>
    </w:p>
    <w:p w14:paraId="5781CD46" w14:textId="77777777" w:rsidR="008C3B25" w:rsidRDefault="007E6509" w:rsidP="00751EB4">
      <w:pPr>
        <w:pStyle w:val="ListParagraph"/>
        <w:numPr>
          <w:ilvl w:val="0"/>
          <w:numId w:val="2"/>
        </w:numPr>
      </w:pPr>
      <w:r>
        <w:rPr>
          <w:noProof/>
        </w:rPr>
        <w:t>Fusce est.</w:t>
      </w:r>
    </w:p>
    <w:p w14:paraId="29ACDD4F" w14:textId="77777777" w:rsidR="008C3B25" w:rsidRDefault="007E6509">
      <w:r>
        <w:rPr>
          <w:noProof/>
        </w:rPr>
        <mc:AlternateContent>
          <mc:Choice Requires="wps">
            <w:drawing>
              <wp:anchor distT="45720" distB="45720" distL="114300" distR="114300" simplePos="0" relativeHeight="251671552" behindDoc="0" locked="0" layoutInCell="1" allowOverlap="1" wp14:anchorId="14D85FC7" wp14:editId="4BDF2398">
                <wp:simplePos x="0" y="0"/>
                <wp:positionH relativeFrom="column">
                  <wp:align>center</wp:align>
                </wp:positionH>
                <wp:positionV relativeFrom="paragraph">
                  <wp:posOffset>182880</wp:posOffset>
                </wp:positionV>
                <wp:extent cx="2360930" cy="1404620"/>
                <wp:effectExtent l="0" t="0" r="22860" b="11430"/>
                <wp:wrapSquare wrapText="bothSides"/>
                <wp:docPr id="15" name="Text Box 2"/>
                <wp:cNvGraphicFramePr>
                  <a:graphicFrameLocks/>
                </wp:cNvGraphicFramePr>
                <a:graphic>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656EF4F" w14:textId="77777777" w:rsidR="008C3B25" w:rsidRDefault="007E6509">
                            <w:ins w:id="257" w:author="Eric White" w:date="2026-06-29T11:22:00Z" w16du:dateUtc="2026-06-29T15:22:00Z">
                              <w:r>
                                <w:t>Here is a text box.</w:t>
                              </w:r>
                            </w:ins>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4D85FC7" id="Text Box 2" o:spid="_x0000_s1030" type="#_x0000_t202" style="position:absolute;margin-left:0;margin-top:14.4pt;width:185.9pt;height:110.6pt;z-index:251671552;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vi6PFgIAACcEAAAOAAAAZHJzL2Uyb0RvYy54bWysk99v2yAQx98n7X9AvC92UidrrJCqS5dp UvdD6vYHYIxjNMwxILGzv74HTtOo216m8YA4Dr7cfe5Y3QydJgfpvALD6HSSUyKNgFqZHaPfv23f XFPiAzc112Ako0fp6c369atVb0s5gxZ0LR1BEePL3jLahmDLLPOilR33E7DSoLMB1/GApttlteM9 qnc6m+X5IuvB1daBkN7j7t3opOuk3zRShC9N42UgmlGMLaTZpbmKc7Ze8XLnuG2VOIXB/yGKjiuD j56l7njgZO/Ub1KdEg48NGEioMugaZSQKQfMZpq/yOah5VamXBCOt2dM/v/Jis+HB/vVkTC8gwEL mJLw9h7ED08MbFpudvLWOehbyWt8eBqRZb315elqRO1LH0Wq/hPUWGS+D5CEhsZ1kQrmSVAdC3A8 Q5dDIAI3Z1eLfHmFLoG+aZEXi1kqS8bLp+vW+fBBQkfiglGHVU3y/HDvQwyHl09H4msetKq3Sutk uF210Y4cOHbANo2UwYtj2pCe0eV8Nh8J/FUiT+NPEp0K2MpadYxenw/xMnJ7b+rUaIErPa4xZG1O ICO7kWIYqoGomtEiPhC5VlAfkayDsXPxp+GiBfeLkh67llH/c8+dpER/NFid5bQoYpsno5i/RZTE XXqqSw83AqUYDZSMy01IXyNxs7dYxa1KfJ8jOYWM3Ziwn35ObPdLO516/t/rRwAAAP//AwBQSwME FAAGAAgAAAAhAMdYcRbfAAAADAEAAA8AAABkcnMvZG93bnJldi54bWxMj0FPwzAMhe9I/IfISNxY sgJj6ppOU4HrpG1IXL0mazsapzRpV/495jQulu0nP78vW0+uFaPtQ+NJw3ymQFgqvWmo0vBxeH9Y gggRyWDryWr4sQHW+e1NhqnxF9rZcR8rwSYUUtRQx9ilUoaytg7DzHeWWDv53mHksa+k6fHC5q6V iVIL6bAh/lBjZ4vall/7wWkYDsVm3BXJ+XPcmqft4g0dtt9a399NrysumxWIaKd4vYA/Bs4POQc7 +oFMEK0GpokakiVDsPr4MufmyItnpUDmmfwPkf8CAAD//wMAUEsBAi0AFAAGAAgAAAAhALaDOJL+ AAAA4QEAABMAAAAAAAAAAAAAAAAAAAAAAFtDb250ZW50X1R5cGVzXS54bWxQSwECLQAUAAYACAAA ACEAOP0h/9YAAACUAQAACwAAAAAAAAAAAAAAAAAvAQAAX3JlbHMvLnJlbHNQSwECLQAUAAYACAAA ACEAKr4ujxYCAAAnBAAADgAAAAAAAAAAAAAAAAAuAgAAZHJzL2Uyb0RvYy54bWxQSwECLQAUAAYA CAAAACEAx1hxFt8AAAAMAQAADwAAAAAAAAAAAAAAAABwBAAAZHJzL2Rvd25yZXYueG1sUEsFBgAA AAAEAAQA8wAAAHwFAAAAAA== ">
                <v:textbox style="mso-fit-shape-to-text:t">
                  <w:txbxContent>
                    <w:p w14:paraId="3656EF4F" w14:textId="77777777" w:rsidR="008C3B25" w:rsidRDefault="007E6509">
                      <w:ins w:id="259" w:author="Eric White" w:date="2026-06-29T11:22:00Z" w16du:dateUtc="2026-06-29T15:22:00Z">
                        <w:r>
                          <w:t>Here is a text box.</w:t>
                        </w:r>
                      </w:ins>
                    </w:p>
                  </w:txbxContent>
                </v:textbox>
                <w10:wrap type="square"/>
              </v:shape>
            </w:pict>
          </mc:Fallback>
        </mc:AlternateContent>
      </w:r>
    </w:p>
    <w:bookmarkStart w:id="260" w:name="_MON_1476039688"/>
    <w:bookmarkEnd w:id="260"/>
    <w:p w14:paraId="67B2E23C" w14:textId="77777777" w:rsidR="0018060C" w:rsidRPr="00EB684A" w:rsidRDefault="008C3B25" w:rsidP="00EB684A">
      <w:r>
        <w:rPr>
          <w:noProof/>
        </w:rPr>
        <w:object w:dxaOrig="7241" w:dyaOrig="2928" w14:anchorId="34E0B1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62.05pt;height:146.1pt;mso-width-percent:0;mso-height-percent:0;mso-width-percent:0;mso-height-percent:0" o:ole="">
            <v:imagedata r:id="rId18" o:title=""/>
          </v:shape>
          <o:OLEObject Type="Embed" ProgID="Excel.Sheet.12" ShapeID="_x0000_i1025" DrawAspect="Content" ObjectID="_1844237298" r:id="rId19"/>
        </w:object>
      </w:r>
    </w:p>
    <w:p w14:paraId="549DFD06" w14:textId="77777777" w:rsidR="008C3B25" w:rsidRDefault="007E6509" w:rsidP="00ED7F78">
      <w:pPr>
        <w:pStyle w:val="Heading1"/>
      </w:pPr>
      <w:r>
        <w:lastRenderedPageBreak/>
      </w:r>
      <w:r>
        <w:t>Heading1</w:t>
      </w:r>
    </w:p>
    <w:p w14:paraId="4C00B83B" w14:textId="77777777" w:rsidR="008C3B25" w:rsidRDefault="007E6509">
      <w:r>
        <w:t>Video provides a powerful way to help you prove your point. When you click Online Video, you can paste in the embed code for the video you want to add. You can also type a keyword to search online for the video that best fits your document.</w:t>
      </w:r>
    </w:p>
    <w:p w14:paraId="52A87C3C" w14:textId="77777777" w:rsidR="008C3B25" w:rsidRDefault="007E6509">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4B2EA9B" w14:textId="77777777" w:rsidR="008C3B25" w:rsidRDefault="007E6509" w:rsidP="00ED7F78">
      <w:pPr>
        <w:pStyle w:val="Heading2"/>
      </w:pPr>
      <w:r>
        <w:t>Heading 2</w:t>
      </w:r>
    </w:p>
    <w:p w14:paraId="7EDF09DB" w14:textId="77777777" w:rsidR="008C3B25" w:rsidRDefault="007E6509">
      <w:r>
        <w:t>Themes and styles also help keep your document coordinated. When you click Design and choose a new Theme, the pictures, charts, and SmartArt graphics change to match your new theme. When you apply styles, your headings change to match the new theme.</w:t>
      </w:r>
    </w:p>
    <w:p w14:paraId="4D8A16AF" w14:textId="77777777" w:rsidR="008C3B25" w:rsidRDefault="007E6509">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59528CA" w14:textId="77777777" w:rsidR="0018060C" w:rsidRDefault="007E6509">
      <w:r>
        <w:t>Reading is easier, too, in the new Reading view. You can collapse parts of the document and focus on the text you want. If you need to stop reading before you reach the end, Word remembers where you left off - even on another device.</w:t>
      </w:r>
    </w:p>
    <w:p w14:paraId="064AB8D5" w14:textId="77777777" w:rsidR="008C3B25" w:rsidRDefault="008C3B25"/>
    <w:p w14:paraId="7BA188FC" w14:textId="77777777" w:rsidR="008C3B25" w:rsidRDefault="007E6509">
      <w:pPr>
        <w:pStyle w:val="TOCHeading"/>
      </w:pPr>
      <w:r>
        <w:t>Contents</w:t>
      </w:r>
    </w:p>
    <w:p w14:paraId="7F1121EE" w14:textId="77777777" w:rsidR="008C3B25" w:rsidRDefault="007E6509">
      <w:pPr>
        <w:pStyle w:val="TOC1"/>
        <w:tabs>
          <w:tab w:val="right" w:leader="dot" w:pos="9350"/>
        </w:tabs>
        <w:rPr>
          <w:noProof/>
        </w:rPr>
      </w:pPr>
      <w:r>
        <w:fldChar w:fldCharType="begin"/>
      </w:r>
      <w:r>
        <w:instrText xml:space="preserve"> TOC \o "1-3" \h \z \u </w:instrText>
      </w:r>
      <w:r>
        <w:fldChar w:fldCharType="separate"/>
      </w:r>
      <w:r>
        <w:fldChar w:fldCharType="begin"/>
      </w:r>
      <w:r>
        <w:instrText>HYPERLINK \l "_Toc402299822"</w:instrText>
      </w:r>
      <w:r>
        <w:fldChar w:fldCharType="separate"/>
      </w:r>
      <w:r>
        <w:rPr>
          <w:rStyle w:val="Hyperlink"/>
          <w:noProof/>
        </w:rPr>
        <w:t>Heading 1</w:t>
      </w:r>
      <w:r>
        <w:rPr>
          <w:noProof/>
          <w:webHidden/>
        </w:rPr>
        <w:tab/>
      </w:r>
      <w:r>
        <w:rPr>
          <w:noProof/>
          <w:webHidden/>
        </w:rPr>
        <w:fldChar w:fldCharType="begin"/>
      </w:r>
      <w:r>
        <w:rPr>
          <w:noProof/>
          <w:webHidden/>
        </w:rPr>
        <w:instrText xml:space="preserve"> PAGEREF _Toc402299822 \h </w:instrText>
      </w:r>
      <w:r>
        <w:rPr>
          <w:noProof/>
          <w:webHidden/>
        </w:rPr>
        <w:fldChar w:fldCharType="separate"/>
      </w:r>
      <w:r>
        <w:rPr>
          <w:noProof/>
          <w:webHidden/>
        </w:rPr>
        <w:t>1</w:t>
      </w:r>
      <w:r>
        <w:rPr>
          <w:noProof/>
          <w:webHidden/>
        </w:rPr>
        <w:fldChar w:fldCharType="end"/>
      </w:r>
      <w:r>
        <w:fldChar w:fldCharType="end"/>
      </w:r>
    </w:p>
    <w:p w14:paraId="4F4FA75D" w14:textId="77777777" w:rsidR="008C3B25" w:rsidRDefault="007E6509">
      <w:pPr>
        <w:pStyle w:val="TOC2"/>
        <w:tabs>
          <w:tab w:val="right" w:leader="dot" w:pos="9350"/>
        </w:tabs>
        <w:rPr>
          <w:noProof/>
        </w:rPr>
      </w:pPr>
      <w:r>
        <w:fldChar w:fldCharType="begin"/>
      </w:r>
      <w:r>
        <w:instrText>HYPERLINK \l "_Toc402299823"</w:instrText>
      </w:r>
      <w:r>
        <w:fldChar w:fldCharType="separate"/>
      </w:r>
      <w:r>
        <w:rPr>
          <w:rStyle w:val="Hyperlink"/>
          <w:noProof/>
        </w:rPr>
        <w:t>Heading 2</w:t>
      </w:r>
      <w:r>
        <w:rPr>
          <w:noProof/>
          <w:webHidden/>
        </w:rPr>
        <w:tab/>
      </w:r>
      <w:r>
        <w:rPr>
          <w:noProof/>
          <w:webHidden/>
        </w:rPr>
        <w:fldChar w:fldCharType="begin"/>
      </w:r>
      <w:r>
        <w:rPr>
          <w:noProof/>
          <w:webHidden/>
        </w:rPr>
        <w:instrText xml:space="preserve"> PAGEREF _Toc402299823 \h </w:instrText>
      </w:r>
      <w:r>
        <w:rPr>
          <w:noProof/>
          <w:webHidden/>
        </w:rPr>
        <w:fldChar w:fldCharType="separate"/>
      </w:r>
      <w:r>
        <w:rPr>
          <w:noProof/>
          <w:webHidden/>
        </w:rPr>
        <w:t>1</w:t>
      </w:r>
      <w:r>
        <w:rPr>
          <w:noProof/>
          <w:webHidden/>
        </w:rPr>
        <w:fldChar w:fldCharType="end"/>
      </w:r>
      <w:r>
        <w:fldChar w:fldCharType="end"/>
      </w:r>
    </w:p>
    <w:p w14:paraId="3DD47706" w14:textId="77777777" w:rsidR="008C3B25" w:rsidRDefault="007E6509">
      <w:pPr>
        <w:pStyle w:val="TOC1"/>
        <w:tabs>
          <w:tab w:val="right" w:leader="dot" w:pos="9350"/>
        </w:tabs>
        <w:rPr>
          <w:noProof/>
        </w:rPr>
      </w:pPr>
      <w:r>
        <w:fldChar w:fldCharType="begin"/>
      </w:r>
      <w:r>
        <w:instrText>HYPERLINK \l "_Toc402299824"</w:instrText>
      </w:r>
      <w:r>
        <w:fldChar w:fldCharType="separate"/>
      </w:r>
      <w:r>
        <w:rPr>
          <w:rStyle w:val="Hyperlink"/>
          <w:noProof/>
        </w:rPr>
        <w:t>Heading 1 again</w:t>
      </w:r>
      <w:r>
        <w:rPr>
          <w:noProof/>
          <w:webHidden/>
        </w:rPr>
        <w:tab/>
      </w:r>
      <w:r>
        <w:rPr>
          <w:noProof/>
          <w:webHidden/>
        </w:rPr>
        <w:fldChar w:fldCharType="begin"/>
      </w:r>
      <w:r>
        <w:rPr>
          <w:noProof/>
          <w:webHidden/>
        </w:rPr>
        <w:instrText xml:space="preserve"> PAGEREF _Toc402299824 \h </w:instrText>
      </w:r>
      <w:r>
        <w:rPr>
          <w:noProof/>
          <w:webHidden/>
        </w:rPr>
        <w:fldChar w:fldCharType="separate"/>
      </w:r>
      <w:r>
        <w:rPr>
          <w:noProof/>
          <w:webHidden/>
        </w:rPr>
        <w:t>1</w:t>
      </w:r>
      <w:r>
        <w:rPr>
          <w:noProof/>
          <w:webHidden/>
        </w:rPr>
        <w:fldChar w:fldCharType="end"/>
      </w:r>
      <w:r>
        <w:fldChar w:fldCharType="end"/>
      </w:r>
    </w:p>
    <w:p w14:paraId="1AE6EBA9" w14:textId="77777777" w:rsidR="008C3B25" w:rsidRDefault="007E6509">
      <w:pPr>
        <w:pStyle w:val="TOC2"/>
        <w:tabs>
          <w:tab w:val="right" w:leader="dot" w:pos="9350"/>
        </w:tabs>
        <w:rPr>
          <w:noProof/>
        </w:rPr>
      </w:pPr>
      <w:r>
        <w:fldChar w:fldCharType="begin"/>
      </w:r>
      <w:r>
        <w:instrText>HYPERLINK \l "_Toc402299825"</w:instrText>
      </w:r>
      <w:r>
        <w:fldChar w:fldCharType="separate"/>
      </w:r>
      <w:r>
        <w:rPr>
          <w:rStyle w:val="Hyperlink"/>
          <w:noProof/>
        </w:rPr>
        <w:t>Heading 2 again</w:t>
      </w:r>
      <w:r>
        <w:rPr>
          <w:noProof/>
          <w:webHidden/>
        </w:rPr>
        <w:tab/>
      </w:r>
      <w:r>
        <w:rPr>
          <w:noProof/>
          <w:webHidden/>
        </w:rPr>
        <w:fldChar w:fldCharType="begin"/>
      </w:r>
      <w:r>
        <w:rPr>
          <w:noProof/>
          <w:webHidden/>
        </w:rPr>
        <w:instrText xml:space="preserve"> PAGEREF _Toc402299825 \h </w:instrText>
      </w:r>
      <w:r>
        <w:rPr>
          <w:noProof/>
          <w:webHidden/>
        </w:rPr>
        <w:fldChar w:fldCharType="separate"/>
      </w:r>
      <w:r>
        <w:rPr>
          <w:noProof/>
          <w:webHidden/>
        </w:rPr>
        <w:t>1</w:t>
      </w:r>
      <w:r>
        <w:rPr>
          <w:noProof/>
          <w:webHidden/>
        </w:rPr>
        <w:fldChar w:fldCharType="end"/>
      </w:r>
      <w:r>
        <w:fldChar w:fldCharType="end"/>
      </w:r>
    </w:p>
    <w:p w14:paraId="27EB7B00" w14:textId="77777777" w:rsidR="008C3B25" w:rsidRDefault="007E6509">
      <w:r>
        <w:rPr>
          <w:b/>
          <w:bCs/>
          <w:noProof/>
        </w:rPr>
        <w:fldChar w:fldCharType="end"/>
      </w:r>
    </w:p>
    <w:p w14:paraId="0FDA8938" w14:textId="77777777" w:rsidR="008C3B25" w:rsidRDefault="008C3B25"/>
    <w:p w14:paraId="4DCED121" w14:textId="77777777" w:rsidR="008C3B25" w:rsidRDefault="008C3B25"/>
    <w:p w14:paraId="1239CA24" w14:textId="77777777" w:rsidR="008C3B25" w:rsidRDefault="008C3B25"/>
    <w:p w14:paraId="4E0C70D0" w14:textId="77777777" w:rsidR="008C3B25" w:rsidRDefault="007E6509" w:rsidP="005E4538">
      <w:pPr>
        <w:pStyle w:val="Heading1"/>
      </w:pPr>
      <w:bookmarkStart w:id="294" w:name="_Toc402299822"/>
      <w:r>
        <w:t>Heading 1</w:t>
      </w:r>
      <w:bookmarkEnd w:id="294"/>
    </w:p>
    <w:p w14:paraId="4E50BC12" w14:textId="77777777" w:rsidR="008C3B25" w:rsidRDefault="007E6509" w:rsidP="005E4538">
      <w:pPr>
        <w:pStyle w:val="Heading2"/>
      </w:pPr>
      <w:bookmarkStart w:id="297" w:name="_Toc402299823"/>
      <w:r>
        <w:t>Heading 2</w:t>
      </w:r>
      <w:bookmarkEnd w:id="297"/>
    </w:p>
    <w:p w14:paraId="0A4BD695" w14:textId="77777777" w:rsidR="008C3B25" w:rsidRDefault="007E6509" w:rsidP="005E4538">
      <w:pPr>
        <w:pStyle w:val="Heading1"/>
      </w:pPr>
      <w:bookmarkStart w:id="300" w:name="_Toc402299824"/>
      <w:r>
        <w:t>Heading 1 again</w:t>
      </w:r>
      <w:bookmarkEnd w:id="300"/>
    </w:p>
    <w:p w14:paraId="1A73D604" w14:textId="77777777" w:rsidR="008C3B25" w:rsidRDefault="007E6509" w:rsidP="005E4538">
      <w:pPr>
        <w:pStyle w:val="Heading2"/>
      </w:pPr>
      <w:bookmarkStart w:id="303" w:name="_Toc402299825"/>
      <w:r>
        <w:t>Heading 2 again</w:t>
      </w:r>
      <w:bookmarkEnd w:id="303"/>
    </w:p>
    <w:p w14:paraId="68E620A8" w14:textId="77777777" w:rsidR="008C3B25" w:rsidRDefault="008C3B25"/>
    <w:p w14:paraId="5F7FB8A0" w14:textId="77777777" w:rsidR="0018060C" w:rsidRDefault="007E6509">
      <w:r>
        <w:rPr>
          <w:noProof/>
        </w:rPr>
        <w:lastRenderedPageBreak/>
      </w:r>
      <w:r>
        <w:rPr>
          <w:noProof/>
        </w:rPr>
        <w:drawing>
          <wp:inline distT="0" distB="0" distL="0" distR="0" wp14:anchorId="2BDEF569" wp14:editId="2379780A">
            <wp:extent cx="5943600" cy="4618990"/>
            <wp:effectExtent l="0" t="0" r="0" b="0"/>
            <wp:docPr id="16" name="Picture 1"/>
            <wp:cNvGraphicFramePr>
              <a:graphicFrameLocks noChangeAspect="1"/>
            </wp:cNvGraphicFramePr>
            <a:graphic>
              <a:graphicData uri="http://schemas.openxmlformats.org/drawingml/2006/picture">
                <pic:pic>
                  <pic:nvPicPr>
                    <pic:cNvPr id="1" name="C8C7E21.tmp"/>
                    <pic:cNvPicPr/>
                  </pic:nvPicPr>
                  <pic:blipFill>
                    <a:blip r:embed="rId20">
                      <a:extLst>
                        <a:ext uri="{28A0092B-C50C-407E-A947-70E740481C1C}">
                          <a14:useLocalDpi val="0"/>
                        </a:ext>
                      </a:extLst>
                    </a:blip>
                    <a:stretch>
                      <a:fillRect/>
                    </a:stretch>
                  </pic:blipFill>
                  <pic:spPr>
                    <a:xfrm>
                      <a:off x="0" y="0"/>
                      <a:ext cx="5943600" cy="4618990"/>
                    </a:xfrm>
                    <a:prstGeom prst="rect">
                      <a:avLst/>
                    </a:prstGeom>
                  </pic:spPr>
                </pic:pic>
              </a:graphicData>
            </a:graphic>
          </wp:inline>
        </w:drawing>
      </w:r>
    </w:p>
    <w:p w14:paraId="41DACC09" w14:textId="77777777" w:rsidR="0018060C" w:rsidRDefault="007E6509">
      <w:r>
        <w:t>This is a section that is in landscape mode.</w:t>
      </w:r>
    </w:p>
    <w:p w14:paraId="01D23D0E" w14:textId="77777777" w:rsidR="008C3B25" w:rsidRDefault="008C3B25">
      <w:pPr>
        <w:sectPr w:rsidR="00757004" w:rsidSect="00757004">
          <w:headerReference w:type="even" r:id="rId21"/>
          <w:headerReference w:type="default" r:id="rId22"/>
          <w:footerReference w:type="even" r:id="rId23"/>
          <w:footerReference w:type="default" r:id="rId24"/>
          <w:headerReference w:type="first" r:id="rId25"/>
          <w:footerReference w:type="first" r:id="rId26"/>
          <w:pgSz w:w="15840" w:h="12240" w:orient="landscape"/>
          <w:pgMar w:top="1440" w:right="1440" w:bottom="1440" w:left="1440" w:header="720" w:footer="720" w:gutter="0"/>
          <w:cols w:space="720"/>
          <w:docGrid w:linePitch="360"/>
        </w:sectPr>
      </w:pPr>
    </w:p>
    <w:p w14:paraId="797CF602" w14:textId="77777777" w:rsidR="008C3B25" w:rsidRDefault="007E6509">
      <w:pPr>
        <w:sectPr w:rsidR="00757004" w:rsidSect="00757004">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0" w:header="720" w:footer="720" w:gutter="0"/>
          <w:cols w:space="720"/>
          <w:docGrid w:linePitch="360"/>
        </w:sectPr>
      </w:pPr>
      <w:r>
        <w:lastRenderedPageBreak/>
      </w:r>
      <w:r>
        <w:t>This is in the following section.</w:t>
      </w:r>
    </w:p>
    <w:p w14:paraId="49F6A636" w14:textId="77777777" w:rsidR="008C3B25" w:rsidRDefault="007E6509" w:rsidP="006770F0">
      <w:pPr>
        <w:jc w:val="right"/>
      </w:pPr>
      <w:r>
        <w:lastRenderedPageBreak/>
      </w: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6533D5C" w14:textId="77777777" w:rsidR="008C3B25" w:rsidRDefault="007E6509">
      <w:r>
        <w:t xml:space="preserve">Video provides a </w:t>
      </w:r>
      <w:r>
        <w:rPr>
          <w:rStyle w:val="FootnoteReference"/>
        </w:rPr>
        <w:footnoteReference w:id="1"/>
      </w:r>
      <w:r>
        <w:t>powerful way to help you prove your point.</w:t>
      </w:r>
    </w:p>
    <w:p w14:paraId="1265C0CD" w14:textId="77777777" w:rsidR="008C3B25" w:rsidRPr="00375D24" w:rsidRDefault="007E6509">
      <w:pPr>
        <w:rPr>
          <w:rFonts w:ascii="Wide Latin" w:hAnsi="Wide Latin"/>
        </w:rPr>
      </w:pPr>
      <w:r>
        <w:rPr>
          <w:rFonts w:ascii="Wide Latin" w:hAnsi="Wide Latin"/>
        </w:rPr>
        <w:t>Video provides a powerful way to help you prove your point.</w:t>
      </w:r>
    </w:p>
    <w:p w14:paraId="64A22BCC" w14:textId="77777777" w:rsidR="008C3B25" w:rsidRPr="00375D24" w:rsidRDefault="007E6509">
      <w:pPr>
        <w:rPr>
          <w:rFonts w:ascii="Times New Roman" w:hAnsi="Times New Roman"/>
          <w:sz w:val="40"/>
        </w:rPr>
      </w:pPr>
      <w:r>
        <w:rPr>
          <w:rFonts w:ascii="Times New Roman" w:hAnsi="Times New Roman"/>
          <w:sz w:val="40"/>
        </w:rPr>
        <w:t>When you click Online Video, you can paste in the embed code for the video you want to add.</w:t>
      </w:r>
    </w:p>
    <w:p w14:paraId="3C771B35" w14:textId="77777777" w:rsidR="008C3B25" w:rsidRPr="00375D24" w:rsidRDefault="007E6509">
      <w:pPr>
        <w:rPr>
          <w:rFonts w:ascii="Consolas" w:hAnsi="Consolas" w:cs="Consolas"/>
          <w:sz w:val="12"/>
        </w:rPr>
      </w:pPr>
      <w:r>
        <w:rPr>
          <w:rFonts w:ascii="Consolas" w:hAnsi="Consolas" w:cs="Consolas"/>
          <w:sz w:val="12"/>
        </w:rPr>
        <w:t>You can also type a keyword to search online for the video that best fits your document.</w:t>
      </w:r>
    </w:p>
    <w:p w14:paraId="405BA1E3" w14:textId="77777777" w:rsidR="008C3B25" w:rsidRPr="00FD5E0B" w:rsidRDefault="007E6509">
      <w:pP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Video provides a powerful way to help you prove your point.</w:t>
      </w:r>
    </w:p>
    <w:p w14:paraId="165E4EF2" w14:textId="77777777" w:rsidR="008C3B25" w:rsidRPr="00FD5E0B" w:rsidRDefault="007E6509">
      <w:pP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When you click Online Video, you can paste in the embed code for the video you want to add.</w:t>
      </w:r>
    </w:p>
    <w:p w14:paraId="3B074659" w14:textId="77777777" w:rsidR="008C3B25" w:rsidRPr="00FD5E0B" w:rsidRDefault="007E6509">
      <w:pPr>
        <w:rPr>
          <w:b/>
          <w:color w:val="F6C5AC" w:themeColor="accent2" w:themeTint="66"/>
          <w14:textOutline w14:w="11112" w14:cap="flat" w14:cmpd="sng" w14:algn="ctr">
            <w14:solidFill>
              <w14:schemeClr w14:val="accent2"/>
            </w14:solidFill>
            <w14:prstDash w14:val="solid"/>
            <w14:round/>
          </w14:textOutline>
        </w:rPr>
      </w:pPr>
      <w:r>
        <w:rPr>
          <w:b/>
          <w:color w:val="F6C5AC" w:themeColor="accent2" w:themeTint="66"/>
          <w14:textOutline w14:w="11112" w14:cap="flat" w14:cmpd="sng" w14:algn="ctr">
            <w14:solidFill>
              <w14:schemeClr w14:val="accent2"/>
            </w14:solidFill>
            <w14:prstDash w14:val="solid"/>
            <w14:round/>
          </w14:textOutline>
        </w:rPr>
        <w:t>You can also type a keyword to search online for the video that best fits your document.</w:t>
      </w:r>
    </w:p>
    <w:p w14:paraId="21229329" w14:textId="77777777" w:rsidR="008C3B25" w:rsidRDefault="007E6509">
      <w:r>
        <w:t>Following is a hyperlink.</w:t>
      </w:r>
    </w:p>
    <w:p w14:paraId="467442AB" w14:textId="77777777" w:rsidR="008C3B25" w:rsidRDefault="007E6509">
      <w:r>
        <w:fldChar w:fldCharType="begin"/>
      </w:r>
      <w:r>
        <w:instrText>HYPERLINK "http://www.ericwhite.com"</w:instrText>
      </w:r>
      <w:r>
        <w:fldChar w:fldCharType="separate"/>
      </w:r>
      <w:r>
        <w:rPr>
          <w:rStyle w:val="Hyperlink"/>
        </w:rPr>
        <w:t>EricWhite.com</w:t>
      </w:r>
      <w:r>
        <w:fldChar w:fldCharType="end"/>
      </w:r>
    </w:p>
    <w:p w14:paraId="752E6B7E" w14:textId="77777777" w:rsidR="008C3B25" w:rsidRDefault="007E6509" w:rsidP="001B6543">
      <w:pPr>
        <w:pStyle w:val="ListParagraph"/>
        <w:numPr>
          <w:ilvl w:val="0"/>
          <w:numId w:val="3"/>
        </w:numPr>
      </w:pPr>
      <w:r>
        <w:t>Video provides a powerful way to help you prove your point.</w:t>
      </w:r>
    </w:p>
    <w:p w14:paraId="10DEA4A8" w14:textId="77777777" w:rsidR="008C3B25" w:rsidRDefault="007E6509" w:rsidP="001B6543">
      <w:pPr>
        <w:pStyle w:val="ListParagraph"/>
        <w:numPr>
          <w:ilvl w:val="1"/>
          <w:numId w:val="3"/>
        </w:numPr>
      </w:pPr>
      <w:r>
        <w:t>When you click Online Video, you can paste in the embed code for the video you want to add.</w:t>
      </w:r>
    </w:p>
    <w:p w14:paraId="485F7974" w14:textId="77777777" w:rsidR="008C3B25" w:rsidRDefault="007E6509" w:rsidP="001B6543">
      <w:pPr>
        <w:pStyle w:val="ListParagraph"/>
        <w:numPr>
          <w:ilvl w:val="1"/>
          <w:numId w:val="3"/>
        </w:numPr>
      </w:pPr>
      <w:r>
        <w:t>You can also type a keyword to search online for the video that best fits your document.</w:t>
      </w:r>
    </w:p>
    <w:p w14:paraId="11C3285E" w14:textId="77777777" w:rsidR="008C3B25" w:rsidRDefault="007E6509" w:rsidP="001B6543">
      <w:pPr>
        <w:pStyle w:val="ListParagraph"/>
        <w:numPr>
          <w:ilvl w:val="0"/>
          <w:numId w:val="3"/>
        </w:numPr>
      </w:pPr>
      <w:r>
        <w:t>To make your document look professionally produced, Word provides header, footer, cover page, and text box designs that complement each other.</w:t>
      </w:r>
    </w:p>
    <w:p w14:paraId="06F04DBB" w14:textId="77777777" w:rsidR="008C3B25" w:rsidRDefault="007E6509" w:rsidP="001B6543">
      <w:pPr>
        <w:pStyle w:val="ListParagraph"/>
        <w:numPr>
          <w:ilvl w:val="1"/>
          <w:numId w:val="3"/>
        </w:numPr>
      </w:pPr>
      <w:r>
        <w:t>For example, you can add a matching cover page, header, and sidebar.</w:t>
      </w:r>
    </w:p>
    <w:p w14:paraId="4BE2BF85" w14:textId="77777777" w:rsidR="008C3B25" w:rsidRDefault="007E6509" w:rsidP="007E6A89">
      <w:pPr>
        <w:pStyle w:val="ListParagraph"/>
        <w:numPr>
          <w:ilvl w:val="0"/>
          <w:numId w:val="4"/>
        </w:numPr>
      </w:pPr>
      <w:r>
        <w:t>Video provides a powerful way to help you prove your point.</w:t>
      </w:r>
    </w:p>
    <w:p w14:paraId="54DA412F" w14:textId="77777777" w:rsidR="008C3B25" w:rsidRDefault="007E6509" w:rsidP="007E6A89">
      <w:pPr>
        <w:pStyle w:val="ListParagraph"/>
        <w:numPr>
          <w:ilvl w:val="1"/>
          <w:numId w:val="4"/>
        </w:numPr>
      </w:pPr>
      <w:r>
        <w:t>When you click Online Video, you can paste in the embed code for the video you want to add.</w:t>
      </w:r>
    </w:p>
    <w:p w14:paraId="5403892E" w14:textId="77777777" w:rsidR="008C3B25" w:rsidRDefault="007E6509" w:rsidP="007E6A89">
      <w:pPr>
        <w:pStyle w:val="ListParagraph"/>
        <w:numPr>
          <w:ilvl w:val="1"/>
          <w:numId w:val="4"/>
        </w:numPr>
      </w:pPr>
      <w:r>
        <w:t>You can also type a keyword to search online for the video that best fits your document.</w:t>
      </w:r>
    </w:p>
    <w:p w14:paraId="26B29323" w14:textId="77777777" w:rsidR="008C3B25" w:rsidRDefault="007E6509" w:rsidP="007E6A89">
      <w:pPr>
        <w:pStyle w:val="ListParagraph"/>
        <w:numPr>
          <w:ilvl w:val="1"/>
          <w:numId w:val="4"/>
        </w:numPr>
      </w:pPr>
      <w:r>
        <w:lastRenderedPageBreak/>
      </w:r>
      <w:r>
        <w:t>To make your document look professionally produced, Word provides header, footer, cover page, and text box designs that complement each other.</w:t>
      </w:r>
    </w:p>
    <w:p w14:paraId="2BC36EFF" w14:textId="77777777" w:rsidR="008C3B25" w:rsidRDefault="007E6509" w:rsidP="007E6A89">
      <w:pPr>
        <w:pStyle w:val="ListParagraph"/>
        <w:numPr>
          <w:ilvl w:val="0"/>
          <w:numId w:val="4"/>
        </w:numPr>
      </w:pPr>
      <w:r>
        <w:t>For example, you can add a matching cover page, header, and sidebar.</w:t>
      </w:r>
    </w:p>
    <w:p w14:paraId="0385F8D8" w14:textId="77777777" w:rsidR="008C3B25" w:rsidRDefault="007E6509" w:rsidP="007E6A89">
      <w:pPr>
        <w:pStyle w:val="ListParagraph"/>
        <w:numPr>
          <w:ilvl w:val="1"/>
          <w:numId w:val="4"/>
        </w:numPr>
      </w:pPr>
      <w:r>
        <w:t>Click Insert and then choose the elements you want from the different galleries.</w:t>
      </w:r>
    </w:p>
    <w:p w14:paraId="45A81F88" w14:textId="77777777" w:rsidR="008C3B25" w:rsidRDefault="007E6509" w:rsidP="007E6A89">
      <w:pPr>
        <w:pStyle w:val="ListParagraph"/>
        <w:numPr>
          <w:ilvl w:val="1"/>
          <w:numId w:val="4"/>
        </w:numPr>
      </w:pPr>
      <w:r>
        <w:t>Themes and styles also help keep your document coordinated.</w:t>
      </w:r>
    </w:p>
    <w:p w14:paraId="5DCE6C90" w14:textId="77777777" w:rsidR="008C3B25" w:rsidRDefault="007E6509" w:rsidP="007E6A89">
      <w:pPr>
        <w:pStyle w:val="ListParagraph"/>
        <w:numPr>
          <w:ilvl w:val="0"/>
          <w:numId w:val="4"/>
        </w:numPr>
      </w:pPr>
      <w:r>
        <w:t>When you click Design and choose a new Theme, the pictures, charts, and SmartArt graphics change to match your new theme.</w:t>
      </w:r>
    </w:p>
    <w:p w14:paraId="5327A714" w14:textId="77777777" w:rsidR="008C3B25" w:rsidRDefault="007E6509" w:rsidP="007E6A89">
      <w:pPr>
        <w:pStyle w:val="ListParagraph"/>
        <w:numPr>
          <w:ilvl w:val="1"/>
          <w:numId w:val="4"/>
        </w:numPr>
      </w:pPr>
      <w:r>
        <w:t>When you apply styles, your headings change to match the new theme.</w:t>
      </w:r>
    </w:p>
    <w:p w14:paraId="33419125" w14:textId="77777777" w:rsidR="00AD20E4" w:rsidRDefault="007E6509" w:rsidP="007E6A89">
      <w:pPr>
        <w:pStyle w:val="ListParagraph"/>
        <w:numPr>
          <w:ilvl w:val="1"/>
          <w:numId w:val="4"/>
        </w:numPr>
      </w:pPr>
      <w:r>
        <w:t>Save time in Word with new buttons that show up where you need them.</w:t>
      </w:r>
    </w:p>
    <w:p w14:paraId="7569FAFA" w14:textId="77777777" w:rsidR="008C3B25" w:rsidRDefault="008C3B25"/>
    <w:p w14:paraId="7DCE2E0C" w14:textId="77777777" w:rsidR="008C3B25" w:rsidRDefault="007E6509">
      <w:r>
        <w:rPr>
          <w:b/>
          <w:i/>
          <w:highlight w:val="yellow"/>
          <w:u w:val="single"/>
        </w:rPr>
        <w:t>Video provides a powerful way to help you prove your point.</w:t>
      </w:r>
      <w:r>
        <w:t xml:space="preserve"> When you click Online Video, you can paste. You can also type a keyword to search online for the video that best fits your document.</w:t>
      </w:r>
    </w:p>
    <w:tbl>
      <w:tblPr>
        <w:tblStyle w:val="GridTable4-Accent5"/>
        <w:tblW w:w="0" w:type="dxa"/>
        <w:tblLook w:val="04A0" w:firstRow="1" w:lastRow="0" w:firstColumn="1" w:lastColumn="0" w:noHBand="0" w:noVBand="1"/>
      </w:tblPr>
      <w:tblGrid>
        <w:gridCol w:w="3116"/>
        <w:gridCol w:w="3117"/>
        <w:gridCol w:w="3117"/>
      </w:tblGrid>
      <w:tr w:rsidR="00C4274D" w14:paraId="28433401" w14:textId="77777777" w:rsidTr="00665111">
        <w:trPr>
          <w:cnfStyle w:val="100000000000" w:firstRow="1" w:lastRow="0" w:firstColumn="0" w:lastColumn="0" w:oddVBand="0" w:evenVBand="0" w:oddHBand="0" w:evenHBand="0" w:firstRowFirstColumn="0" w:firstRowLastColumn="0" w:lastRowFirstColumn="0" w:lastRowLastColumn="0"/>
          <w:ins w:id="369" w:author="Eric White"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p w14:paraId="69C96B7B" w14:textId="77777777" w:rsidR="008C3B25" w:rsidRDefault="007E6509">
            <w:r>
              <w:rPr>
                <w:noProof/>
              </w:rPr>
              <w:t>Lorem ipsum dolor sit amet</w:t>
            </w:r>
          </w:p>
        </w:tc>
        <w:tc>
          <w:tcPr>
            <w:tcW w:w="3117" w:type="dxa"/>
          </w:tcPr>
          <w:p w14:paraId="6F2D47E4" w14:textId="77777777" w:rsidR="008C3B25" w:rsidRPr="00C4274D" w:rsidRDefault="007E6509">
            <w:pPr>
              <w:cnfStyle w:val="100000000000" w:firstRow="1" w:lastRow="0" w:firstColumn="0" w:lastColumn="0" w:oddVBand="0" w:evenVBand="0" w:oddHBand="0" w:evenHBand="0" w:firstRowFirstColumn="0" w:firstRowLastColumn="0" w:lastRowFirstColumn="0" w:lastRowLastColumn="0"/>
              <w:rPr>
                <w:b w:val="0"/>
              </w:rPr>
            </w:pPr>
            <w:r>
              <w:rPr>
                <w:noProof/>
              </w:rPr>
              <w:t>Consectetuer adipiscing elit</w:t>
            </w:r>
          </w:p>
        </w:tc>
        <w:tc>
          <w:tcPr>
            <w:tcW w:w="3117" w:type="dxa"/>
          </w:tcPr>
          <w:p w14:paraId="372BD97C" w14:textId="77777777" w:rsidR="008C3B25" w:rsidRDefault="007E6509">
            <w:pPr>
              <w:cnfStyle w:val="100000000000" w:firstRow="1" w:lastRow="0" w:firstColumn="0" w:lastColumn="0" w:oddVBand="0" w:evenVBand="0" w:oddHBand="0" w:evenHBand="0" w:firstRowFirstColumn="0" w:firstRowLastColumn="0" w:lastRowFirstColumn="0" w:lastRowLastColumn="0"/>
            </w:pPr>
            <w:r>
              <w:rPr>
                <w:noProof/>
              </w:rPr>
              <w:t>Maecenas porttitor congue massa.</w:t>
            </w:r>
          </w:p>
        </w:tc>
      </w:tr>
      <w:tr w:rsidR="00C4274D" w:rsidDel="00D350BA" w14:paraId="483CB5CB" w14:textId="77777777" w:rsidTr="00665111">
        <w:trPr>
          <w:cnfStyle w:val="000000100000" w:firstRow="0" w:lastRow="0" w:firstColumn="0" w:lastColumn="0" w:oddVBand="0" w:evenVBand="0" w:oddHBand="1" w:evenHBand="0" w:firstRowFirstColumn="0" w:firstRowLastColumn="0" w:lastRowFirstColumn="0" w:lastRowLastColumn="0"/>
          <w:del w:id="376" w:author="Eric White" w:date="2014-10-28T20:44:00Z"/>
        </w:trPr>
        <w:tc>
          <w:tcPr>
            <w:cnfStyle w:val="001000000000" w:firstRow="0" w:lastRow="0" w:firstColumn="1" w:lastColumn="0" w:oddVBand="0" w:evenVBand="0" w:oddHBand="0" w:evenHBand="0" w:firstRowFirstColumn="0" w:firstRowLastColumn="0" w:lastRowFirstColumn="0" w:lastRowLastColumn="0"/>
            <w:tcW w:w="3116" w:type="dxa"/>
          </w:tcPr>
          <w:p w14:paraId="352EC88E" w14:textId="77777777" w:rsidR="008C3B25" w:rsidDel="00D350BA" w:rsidRDefault="007E6509"/>
        </w:tc>
        <w:tc>
          <w:tcPr>
            <w:tcW w:w="3117" w:type="dxa"/>
          </w:tcPr>
          <w:p w14:paraId="5ED0C048" w14:textId="77777777" w:rsidR="008C3B25" w:rsidDel="00D350BA" w:rsidRDefault="007E6509">
            <w:pPr>
              <w:cnfStyle w:val="000000100000" w:firstRow="0" w:lastRow="0" w:firstColumn="0" w:lastColumn="0" w:oddVBand="0" w:evenVBand="0" w:oddHBand="1" w:evenHBand="0" w:firstRowFirstColumn="0" w:firstRowLastColumn="0" w:lastRowFirstColumn="0" w:lastRowLastColumn="0"/>
            </w:pPr>
          </w:p>
        </w:tc>
        <w:tc>
          <w:tcPr>
            <w:tcW w:w="3117" w:type="dxa"/>
          </w:tcPr>
          <w:p w14:paraId="096D7C0D" w14:textId="77777777" w:rsidR="008C3B25" w:rsidDel="00D350BA" w:rsidRDefault="007E6509">
            <w:pPr>
              <w:cnfStyle w:val="000000100000" w:firstRow="0" w:lastRow="0" w:firstColumn="0" w:lastColumn="0" w:oddVBand="0" w:evenVBand="0" w:oddHBand="1" w:evenHBand="0" w:firstRowFirstColumn="0" w:firstRowLastColumn="0" w:lastRowFirstColumn="0" w:lastRowLastColumn="0"/>
            </w:pPr>
          </w:p>
        </w:tc>
      </w:tr>
      <w:tr w:rsidR="00C4274D" w14:paraId="6B9CB10B" w14:textId="77777777" w:rsidTr="00665111">
        <w:trPr>
          <w:ins w:id="383" w:author="Eric White"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p w14:paraId="5C1719FD" w14:textId="77777777" w:rsidR="008C3B25" w:rsidRDefault="007E6509">
            <w:r>
              <w:t>400</w:t>
            </w:r>
          </w:p>
        </w:tc>
        <w:tc>
          <w:tcPr>
            <w:tcW w:w="3117" w:type="dxa"/>
          </w:tcPr>
          <w:p w14:paraId="7D4CF8AA" w14:textId="77777777" w:rsidR="008C3B25" w:rsidRDefault="007E6509">
            <w:pPr>
              <w:cnfStyle w:val="000000000000" w:firstRow="0" w:lastRow="0" w:firstColumn="0" w:lastColumn="0" w:oddVBand="0" w:evenVBand="0" w:oddHBand="0" w:evenHBand="0" w:firstRowFirstColumn="0" w:firstRowLastColumn="0" w:lastRowFirstColumn="0" w:lastRowLastColumn="0"/>
            </w:pPr>
            <w:r>
              <w:t>500</w:t>
            </w:r>
          </w:p>
        </w:tc>
        <w:tc>
          <w:tcPr>
            <w:tcW w:w="3117" w:type="dxa"/>
          </w:tcPr>
          <w:p w14:paraId="0CEC9855" w14:textId="77777777" w:rsidR="008C3B25" w:rsidRDefault="007E6509">
            <w:pPr>
              <w:cnfStyle w:val="000000000000" w:firstRow="0" w:lastRow="0" w:firstColumn="0" w:lastColumn="0" w:oddVBand="0" w:evenVBand="0" w:oddHBand="0" w:evenHBand="0" w:firstRowFirstColumn="0" w:firstRowLastColumn="0" w:lastRowFirstColumn="0" w:lastRowLastColumn="0"/>
            </w:pPr>
            <w:r>
              <w:t>600</w:t>
            </w:r>
          </w:p>
        </w:tc>
      </w:tr>
    </w:tbl>
    <w:p w14:paraId="7540EDBA" w14:textId="77777777" w:rsidR="008C3B25" w:rsidRDefault="008C3B25" w:rsidP="00C4274D"/>
    <w:p w14:paraId="56ECE6CA" w14:textId="77777777" w:rsidR="008C3B25" w:rsidRDefault="007E6509" w:rsidP="006F1BE6">
      <w:pPr>
        <w:jc w:val="both"/>
      </w:pP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95EB4B7" w14:textId="77777777" w:rsidR="008C3B25" w:rsidRDefault="007E6509" w:rsidP="00CD35D8">
      <w:pPr>
        <w:ind w:left="720" w:hanging="720"/>
      </w:pPr>
      <w:r>
        <w:t>Video provides a powerful way to help you prove your point. When you click Online Video, you can paste in the embed code for the video you want to add. You can also type a keyword to search online for the video that best fits your document.</w:t>
      </w:r>
    </w:p>
    <w:p w14:paraId="2147A873" w14:textId="77777777" w:rsidR="008C3B25" w:rsidRDefault="007E6509" w:rsidP="00CD35D8">
      <w:pPr>
        <w:ind w:firstLine="720"/>
      </w:pPr>
      <w:r>
        <w:t>To make your document look professionally produced, Word provides header, footer, cover page, and text box designs that complement each other.</w:t>
      </w:r>
    </w:p>
    <w:p w14:paraId="551600B1" w14:textId="77777777" w:rsidR="008C3B25" w:rsidRDefault="007E6509" w:rsidP="00CD35D8">
      <w:pPr>
        <w:ind w:left="1440"/>
      </w:pPr>
      <w:r>
        <w:t>For example, you can add a matching cover page, header, and sidebar.</w:t>
      </w:r>
    </w:p>
    <w:p w14:paraId="482579FD" w14:textId="77777777" w:rsidR="008C3B25" w:rsidRDefault="007E6509" w:rsidP="00CD35D8">
      <w:pPr>
        <w:ind w:left="2880"/>
      </w:pPr>
      <w:r>
        <w:t>Click Insert and then choose the elements you want from the different galleries.</w:t>
      </w:r>
    </w:p>
    <w:p w14:paraId="2FB85A50" w14:textId="77777777" w:rsidR="000453C3" w:rsidRDefault="007E6509">
      <w:r>
        <w:rPr>
          <w:noProof/>
        </w:rPr>
        <w:lastRenderedPageBreak/>
      </w:r>
      <w:r>
        <w:rPr>
          <w:noProof/>
        </w:rPr>
        <w:drawing>
          <wp:inline distT="0" distB="0" distL="0" distR="0" wp14:anchorId="05FEE8A2" wp14:editId="1F2F4FE4">
            <wp:extent cx="5486400" cy="3200400"/>
            <wp:effectExtent l="0" t="0" r="19050" b="0"/>
            <wp:docPr id="17" name="Diagram 1"/>
            <wp:cNvGraphicFramePr/>
            <a:graphic>
              <a:graphicData uri="http://schemas.openxmlformats.org/drawingml/2006/diagram">
                <dgm:relIds r:dm="rId33" r:lo="rId34" r:qs="rId35" r:cs="rId36"/>
              </a:graphicData>
            </a:graphic>
          </wp:inline>
        </w:drawing>
      </w:r>
    </w:p>
    <w:p w14:paraId="4E6D8E72" w14:textId="77777777" w:rsidR="000453C3" w:rsidRDefault="008C3B25"/>
    <w:p w14:paraId="5BFE8E05" w14:textId="77777777" w:rsidR="000453C3" w:rsidRDefault="008C3B25"/>
    <w:sectPr w:rsidR="000453C3">
      <w:pgSz w:w="12240" w:h="15840"/>
      <w:pgMar w:top="1440" w:right="1440" w:bottom="1440" w:left="1440" w:header="720" w:footer="720" w:gutter="0"/>
      <w:cols w:space="720"/>
      <w:docGrid w:linePitch="360"/>
      <w:sectPrChange w:id="407" w:author="Eric White" w:date="2026-06-29T11:22:00Z" w16du:dateUtc="2026-06-29T15:22:00Z">
        <w:sectPr w:rsidR="000453C3">
          <w:pgMar w:top="1440" w:right="1440" w:bottom="1440" w:left="1440" w:header="720" w:footer="720" w:gutter="0"/>
          <w:docGrid w:linePitch="0"/>
        </w:sectPr>
      </w:sectPrChange>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E5C830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E5C8309" w16cid:durableId="4E5C83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54B695" w14:textId="77777777" w:rsidR="008C3B25" w:rsidRDefault="008C3B25">
      <w:pPr>
        <w:spacing w:after="0" w:line="240" w:lineRule="auto"/>
      </w:pPr>
      <w:r>
        <w:separator/>
      </w:r>
    </w:p>
  </w:endnote>
  <w:endnote w:type="continuationSeparator" w:id="0">
    <w:p w14:paraId="1651A8B1" w14:textId="77777777" w:rsidR="008C3B25" w:rsidRDefault="008C3B25">
      <w:pPr>
        <w:spacing w:after="0" w:line="240" w:lineRule="auto"/>
      </w:pPr>
      <w:r>
        <w:continuationSeparator/>
      </w:r>
    </w:p>
  </w:endnote>
  <w:endnote w:id="1">
    <w:p w14:paraId="68990B77" w14:textId="77777777" w:rsidR="008C3B25" w:rsidRDefault="007E6509">
      <w:pPr>
        <w:pStyle w:val="EndnoteText"/>
      </w:pPr>
      <w:ins w:id="80" w:author="Eric White" w:date="2026-06-29T11:22:00Z" w16du:dateUtc="2026-06-29T15:22:00Z">
        <w:r>
          <w:rPr>
            <w:rStyle w:val="EndnoteReference"/>
          </w:rPr>
          <w:endnoteRef/>
        </w:r>
        <w:r>
          <w:t xml:space="preserve"> This is an endnote.</w:t>
        </w:r>
      </w:ins>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Wide Latin">
    <w:panose1 w:val="020A0A07050505020404"/>
    <w:charset w:val="4D"/>
    <w:family w:val="roman"/>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B1AD57" w14:textId="77777777" w:rsidR="008C3B25" w:rsidRDefault="008C3B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D8A38" w14:textId="77777777" w:rsidR="008C3B25" w:rsidRDefault="008C3B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FBB8FC" w14:textId="77777777" w:rsidR="008C3B25" w:rsidRDefault="008C3B2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8DC628" w14:textId="77777777" w:rsidR="00AD20E4" w:rsidRDefault="00AD20E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842E03" w14:textId="77777777" w:rsidR="00AD20E4" w:rsidRDefault="00AD20E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9AC8E" w14:textId="77777777" w:rsidR="00AD20E4" w:rsidRDefault="00AD20E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7427F" w14:textId="77777777" w:rsidR="00AD20E4" w:rsidRDefault="00AD20E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D25C26" w14:textId="77777777" w:rsidR="00AD20E4" w:rsidRDefault="00AD20E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53CAE6" w14:textId="77777777" w:rsidR="00AD20E4" w:rsidRDefault="00AD20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A9AB19" w14:textId="77777777" w:rsidR="008C3B25" w:rsidRDefault="008C3B25">
      <w:pPr>
        <w:spacing w:after="0" w:line="240" w:lineRule="auto"/>
      </w:pPr>
      <w:r>
        <w:separator/>
      </w:r>
    </w:p>
  </w:footnote>
  <w:footnote w:type="continuationSeparator" w:id="0">
    <w:p w14:paraId="714BB95C" w14:textId="77777777" w:rsidR="008C3B25" w:rsidRDefault="008C3B25">
      <w:pPr>
        <w:spacing w:after="0" w:line="240" w:lineRule="auto"/>
      </w:pPr>
      <w:r>
        <w:continuationSeparator/>
      </w:r>
    </w:p>
  </w:footnote>
  <w:footnote w:id="1">
    <w:p w14:paraId="2984BC4D" w14:textId="77777777" w:rsidR="008C3B25" w:rsidRDefault="007E6509">
      <w:pPr>
        <w:pStyle w:val="FootnoteText"/>
      </w:pPr>
      <w:ins w:id="317" w:author="Eric White" w:date="2026-06-29T11:22:00Z" w16du:dateUtc="2026-06-29T15:22:00Z">
        <w:r>
          <w:rPr>
            <w:rStyle w:val="FootnoteReference"/>
          </w:rPr>
          <w:footnoteRef/>
        </w:r>
        <w:r>
          <w:t xml:space="preserve"> This is a footnote.</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3AC056" w14:textId="77777777" w:rsidR="008C3B25" w:rsidRDefault="008C3B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93556026"/>
      <w:docPartObj>
        <w:docPartGallery w:val="Watermarks"/>
        <w:docPartUnique/>
      </w:docPartObj>
    </w:sdtPr>
    <w:sdtEndPr/>
    <w:sdtContent>
      <w:p w14:paraId="62B150C8" w14:textId="77777777" w:rsidR="008C3B25" w:rsidRDefault="008C3B25">
        <w:pPr>
          <w:pStyle w:val="Header"/>
        </w:pPr>
        <w:ins w:id="82" w:author="Eric White" w:date="2026-06-29T11:22:00Z" w16du:dateUtc="2026-06-29T15:22:00Z">
          <w:r>
            <w:rPr>
              <w:noProof/>
            </w:rPr>
            <w:pict w14:anchorId="6A3153A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alt="" style="position:absolute;margin-left:0;margin-top:0;width:527.85pt;height:131.95pt;rotation:315;z-index:-25165516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w:r>
        </w:ins>
        <w:del w:id="83" w:author="Eric White" w:date="2026-06-29T11:22:00Z" w16du:dateUtc="2026-06-29T15:22:00Z">
          <w:r>
            <w:rPr>
              <w:noProof/>
            </w:rPr>
            <w:pict w14:anchorId="5D41985B">
              <v:shapetype id="_x0000_t202" coordsize="21600,21600" o:spt="202" path="m,l,21600r21600,l21600,xe">
                <v:stroke joinstyle="miter"/>
                <v:path gradientshapeok="t" o:connecttype="rect"/>
              </v:shapetype>
              <v:shape id="PowerPlusWaterMarkObject357476642" o:spid="_x0000_s1025" type="#_x0000_t202" style="position:absolute;margin-left:0;margin-top:0;width:527.85pt;height:131.95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jzM8HgIAACUEAAAOAAAAZHJzL2Uyb0RvYy54bWysU8tu2zAQvBfoPxC815JT2EkEy4GbtOkh bY3GRc40HxZTkcuStCXn67ukZbuPW1EdCGqXGs7MjmY3vWnJTvqgwdZ0PCopkZaD0HZT02+rD2+u KAmRWcFasLKmexnozfz1q1nnKnkBDbRCeoIgNlSdq2kTo6uKIvBGGhZG4KTFpgJvWMRXvymEZx2i m7a4KMtp0YEXzgOXIWD17tCk84yvlOTxi1JBRtLWFLnFvPq8rtNazGes2njmGs0HGuwfWBimLV56 grpjkZGt139BGc09BFBxxMEUoJTmMmtANePyDzWPDXMya0FzgjvZFP4fLP+8e3RLT2L/DnocYBYR 3APw74FYuPc4kzHF3VdA7/LutmF2IxfBobnHpgz6Baeb+++FjkvQNiLNXFiI522IHzEErTzWBhDv oWskE7+Xs+7V3h0RV7KPCTXh4cCKzoVqIJ4GHaqQJKy7TyDwE7aNkGX0yhviM++r6zI9uYymE5SK adifEoAXEI7F6WX5dno9oYRjbzy9nFxOJ/lKViW0NGHnQ7yXYEja1NSjCxmW7R5CTOzORwaqid2B Z+zXPdFi0JGYr0HskXuHCaxp+LFlXqLbW3MLGFh0T3kwTxjxhc/qjwRW/RPzbqAQkf2yPSYw88hR FMQykwwRzwhkWgz2jrVkkp04MB0OD5wPqOlbCwt0Ueks6MxzEIRZzDqH/yaF/df3fOr8d89/AgAA //8DAFBLAwQUAAYACAAAACEA+h1Y4OEAAAALAQAADwAAAGRycy9kb3ducmV2LnhtbEyPQU/CQBCF 7yT8h82QeCGwFVPQ0i0RDCe5iBw8Dt2hbezOlu4Wqr/exYteXjJ5eW/el656U4sLta6yrOB+GoEg zq2uuFBweN9OHkE4j6yxtkwKvsjBKhsOUky0vfIbXfa+EKGEXYIKSu+bREqXl2TQTW1DHLyTbQ36 cLaF1C1eQ7mp5SyK5tJgxeFDiQ1tSso/951RUJw+zt15vNu8bg99Tna3/o6rtVJ3o/5lGeR5CcJT 7/8ScGMI+yELw462Y+1ErSDQ+F+9eVEcL0AcFczmD08gs1T+Z8h+AAAA//8DAFBLAQItABQABgAI AAAAIQC2gziS/gAAAOEBAAATAAAAAAAAAAAAAAAAAAAAAABbQ29udGVudF9UeXBlc10ueG1sUEsB Ai0AFAAGAAgAAAAhADj9If/WAAAAlAEAAAsAAAAAAAAAAAAAAAAALwEAAF9yZWxzLy5yZWxzUEsB Ai0AFAAGAAgAAAAhAGSPMzweAgAAJQQAAA4AAAAAAAAAAAAAAAAALgIAAGRycy9lMm9Eb2MueG1s UEsBAi0AFAAGAAgAAAAhAPodWODhAAAACwEAAA8AAAAAAAAAAAAAAAAAeAQAAGRycy9kb3ducmV2 LnhtbFBLBQYAAAAABAAEAPMAAACGBQAAAAA= " o:allowincell="f" filled="f" stroked="f">
                <v:stroke joinstyle="round"/>
                <o:lock v:ext="edit" rotation="t" aspectratio="t" verticies="t" adjusthandles="t" grouping="t" shapetype="t"/>
                <v:textbox>
                  <w:txbxContent/>
                </v:textbox>
                <w10:wrap anchorx="margin" anchory="margin"/>
              </v:shape>
            </w:pict>
          </w:r>
        </w:del>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31F9E7" w14:textId="77777777" w:rsidR="008C3B25" w:rsidRDefault="008C3B2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4F4475" w14:textId="77777777" w:rsidR="00AD20E4" w:rsidRDefault="00AD20E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9B6E91" w14:textId="77777777" w:rsidR="00AD20E4" w:rsidRDefault="00AD20E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B72BD7" w14:textId="77777777" w:rsidR="00AD20E4" w:rsidRDefault="00AD20E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D6E9BF" w14:textId="77777777" w:rsidR="00AD20E4" w:rsidRDefault="00AD20E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BBEC8" w14:textId="77777777" w:rsidR="00AD20E4" w:rsidRDefault="00AD20E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C5902E" w14:textId="77777777" w:rsidR="00AD20E4" w:rsidRDefault="00AD20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F83665"/>
    <w:multiLevelType w:val="hybridMultilevel"/>
    <w:tmpl w:val="20DAB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997E98"/>
    <w:multiLevelType w:val="hybridMultilevel"/>
    <w:tmpl w:val="CB1A5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4A3270"/>
    <w:multiLevelType w:val="hybridMultilevel"/>
    <w:tmpl w:val="696CAAB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273AF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121145373">
    <w:abstractNumId w:val="3"/>
  </w:num>
  <w:num w:numId="2" w16cid:durableId="247739395">
    <w:abstractNumId w:val="0"/>
  </w:num>
  <w:num w:numId="3" w16cid:durableId="1757169966">
    <w:abstractNumId w:val="1"/>
  </w:num>
  <w:num w:numId="4" w16cid:durableId="13087604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453C3"/>
    <w:rsid w:val="00022A2E"/>
    <w:rsid w:val="000453C3"/>
    <w:rsid w:val="0018060C"/>
    <w:rsid w:val="002173BF"/>
    <w:rsid w:val="002B662C"/>
    <w:rsid w:val="007E03A3"/>
    <w:rsid w:val="007E6509"/>
    <w:rsid w:val="007F6CB4"/>
    <w:rsid w:val="00894F66"/>
    <w:rsid w:val="008B2435"/>
    <w:rsid w:val="008C3B25"/>
    <w:rsid w:val="00AD20E4"/>
    <w:rsid w:val="00AD7FBA"/>
    <w:rsid w:val="00D12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7B68E4"/>
  <w15:docId w15:val="{33156C48-9DB9-7C44-8078-909FCD337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Times New Roman"/>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A32"/>
    <w:pPr>
      <w:keepNext/>
      <w:keepLines/>
      <w:spacing w:before="240" w:after="0" w:line="259" w:lineRule="auto"/>
      <w:outlineLvl w:val="0"/>
      <w:pPrChange w:id="0" w:author="Eric White" w:date="2026-06-29T11:22:00Z">
        <w:pPr>
          <w:keepNext/>
          <w:keepLines/>
          <w:spacing w:before="240" w:line="259" w:lineRule="auto"/>
          <w:outlineLvl w:val="0"/>
        </w:pPr>
      </w:pPrChange>
    </w:pPr>
    <w:rPr>
      <w:rFonts w:asciiTheme="majorHAnsi" w:eastAsiaTheme="majorEastAsia" w:hAnsiTheme="majorHAnsi" w:cstheme="majorBidi"/>
      <w:color w:val="0F4761" w:themeColor="accent1" w:themeShade="BF"/>
      <w:sz w:val="32"/>
      <w:szCs w:val="32"/>
      <w:rPrChange w:id="0" w:author="Eric White" w:date="2026-06-29T11:22:00Z">
        <w:rPr>
          <w:rFonts w:asciiTheme="majorHAnsi" w:eastAsiaTheme="majorEastAsia" w:hAnsiTheme="majorHAnsi" w:cstheme="majorBidi"/>
          <w:color w:val="0F4761" w:themeColor="accent1" w:themeShade="BF"/>
          <w:sz w:val="32"/>
          <w:szCs w:val="32"/>
          <w:lang w:val="en-US" w:eastAsia="en-US" w:bidi="ar-SA"/>
        </w:rPr>
      </w:rPrChange>
    </w:rPr>
  </w:style>
  <w:style w:type="paragraph" w:styleId="Heading2">
    <w:name w:val="heading 2"/>
    <w:basedOn w:val="Normal"/>
    <w:next w:val="Normal"/>
    <w:link w:val="Heading2Char"/>
    <w:uiPriority w:val="9"/>
    <w:unhideWhenUsed/>
    <w:qFormat/>
    <w:rsid w:val="00C92A32"/>
    <w:pPr>
      <w:keepNext/>
      <w:keepLines/>
      <w:spacing w:before="40" w:after="0" w:line="259" w:lineRule="auto"/>
      <w:outlineLvl w:val="1"/>
      <w:pPrChange w:id="1" w:author="Eric White" w:date="2026-06-29T11:22:00Z">
        <w:pPr>
          <w:keepNext/>
          <w:keepLines/>
          <w:spacing w:before="40" w:line="259" w:lineRule="auto"/>
          <w:outlineLvl w:val="1"/>
        </w:pPr>
      </w:pPrChange>
    </w:pPr>
    <w:rPr>
      <w:rFonts w:asciiTheme="majorHAnsi" w:eastAsiaTheme="majorEastAsia" w:hAnsiTheme="majorHAnsi" w:cstheme="majorBidi"/>
      <w:color w:val="0F4761" w:themeColor="accent1" w:themeShade="BF"/>
      <w:sz w:val="26"/>
      <w:szCs w:val="26"/>
      <w:rPrChange w:id="1" w:author="Eric White" w:date="2026-06-29T11:22:00Z">
        <w:rPr>
          <w:rFonts w:asciiTheme="majorHAnsi" w:eastAsiaTheme="majorEastAsia" w:hAnsiTheme="majorHAnsi" w:cstheme="majorBidi"/>
          <w:color w:val="0F4761" w:themeColor="accent1" w:themeShade="BF"/>
          <w:sz w:val="26"/>
          <w:szCs w:val="26"/>
          <w:lang w:val="en-US" w:eastAsia="en-US" w:bidi="ar-SA"/>
        </w:rPr>
      </w:rPrChange>
    </w:rPr>
  </w:style>
  <w:style w:type="paragraph" w:styleId="Heading3">
    <w:name w:val="heading 3"/>
    <w:basedOn w:val="Normal"/>
    <w:next w:val="Normal"/>
    <w:link w:val="Heading3Char"/>
    <w:uiPriority w:val="9"/>
    <w:semiHidden/>
    <w:unhideWhenUsed/>
    <w:qFormat/>
    <w:rsid w:val="00ED7F78"/>
    <w:pPr>
      <w:pBdr>
        <w:top w:val="single" w:sz="6" w:space="2" w:color="156082" w:themeColor="accent1"/>
      </w:pBdr>
      <w:spacing w:before="300" w:after="0" w:line="259" w:lineRule="auto"/>
      <w:outlineLvl w:val="2"/>
      <w:pPrChange w:id="2" w:author="Eric White" w:date="2026-06-29T11:22:00Z">
        <w:pPr>
          <w:pBdr>
            <w:top w:val="single" w:sz="6" w:space="2" w:color="156082" w:themeColor="accent1"/>
          </w:pBdr>
          <w:spacing w:before="300" w:line="259" w:lineRule="auto"/>
          <w:outlineLvl w:val="2"/>
        </w:pPr>
      </w:pPrChange>
    </w:pPr>
    <w:rPr>
      <w:rFonts w:asciiTheme="minorHAnsi" w:eastAsiaTheme="minorHAnsi" w:hAnsiTheme="minorHAnsi" w:cstheme="minorBidi"/>
      <w:caps/>
      <w:color w:val="0A2F40" w:themeColor="accent1" w:themeShade="7F"/>
      <w:spacing w:val="15"/>
      <w:szCs w:val="22"/>
      <w:rPrChange w:id="2" w:author="Eric White" w:date="2026-06-29T11:22:00Z">
        <w:rPr>
          <w:rFonts w:asciiTheme="minorHAnsi" w:eastAsiaTheme="minorHAnsi" w:hAnsiTheme="minorHAnsi" w:cstheme="minorBidi"/>
          <w:caps/>
          <w:color w:val="0A2F40" w:themeColor="accent1" w:themeShade="7F"/>
          <w:spacing w:val="15"/>
          <w:sz w:val="22"/>
          <w:szCs w:val="22"/>
          <w:lang w:val="en-US" w:eastAsia="en-US" w:bidi="ar-SA"/>
        </w:rPr>
      </w:rPrChange>
    </w:rPr>
  </w:style>
  <w:style w:type="paragraph" w:styleId="Heading4">
    <w:name w:val="heading 4"/>
    <w:basedOn w:val="Normal"/>
    <w:next w:val="Normal"/>
    <w:link w:val="Heading4Char"/>
    <w:uiPriority w:val="9"/>
    <w:semiHidden/>
    <w:unhideWhenUsed/>
    <w:qFormat/>
    <w:rsid w:val="00ED7F78"/>
    <w:pPr>
      <w:pBdr>
        <w:top w:val="dotted" w:sz="6" w:space="2" w:color="156082" w:themeColor="accent1"/>
      </w:pBdr>
      <w:spacing w:before="200" w:after="0" w:line="259" w:lineRule="auto"/>
      <w:outlineLvl w:val="3"/>
      <w:pPrChange w:id="3" w:author="Eric White" w:date="2026-06-29T11:22:00Z">
        <w:pPr>
          <w:pBdr>
            <w:top w:val="dotted" w:sz="6" w:space="2" w:color="156082" w:themeColor="accent1"/>
          </w:pBdr>
          <w:spacing w:before="200" w:line="259" w:lineRule="auto"/>
          <w:outlineLvl w:val="3"/>
        </w:pPr>
      </w:pPrChange>
    </w:pPr>
    <w:rPr>
      <w:rFonts w:asciiTheme="minorHAnsi" w:eastAsiaTheme="minorHAnsi" w:hAnsiTheme="minorHAnsi" w:cstheme="minorBidi"/>
      <w:caps/>
      <w:color w:val="0F4761" w:themeColor="accent1" w:themeShade="BF"/>
      <w:spacing w:val="10"/>
      <w:szCs w:val="22"/>
      <w:rPrChange w:id="3" w:author="Eric White" w:date="2026-06-29T11:22:00Z">
        <w:rPr>
          <w:rFonts w:asciiTheme="minorHAnsi" w:eastAsiaTheme="minorHAnsi" w:hAnsiTheme="minorHAnsi" w:cstheme="minorBidi"/>
          <w:caps/>
          <w:color w:val="0F4761" w:themeColor="accent1" w:themeShade="BF"/>
          <w:spacing w:val="10"/>
          <w:sz w:val="22"/>
          <w:szCs w:val="22"/>
          <w:lang w:val="en-US" w:eastAsia="en-US" w:bidi="ar-SA"/>
        </w:rPr>
      </w:rPrChange>
    </w:rPr>
  </w:style>
  <w:style w:type="paragraph" w:styleId="Heading5">
    <w:name w:val="heading 5"/>
    <w:basedOn w:val="Normal"/>
    <w:next w:val="Normal"/>
    <w:link w:val="Heading5Char"/>
    <w:uiPriority w:val="9"/>
    <w:semiHidden/>
    <w:unhideWhenUsed/>
    <w:qFormat/>
    <w:rsid w:val="00ED7F78"/>
    <w:pPr>
      <w:pBdr>
        <w:bottom w:val="single" w:sz="6" w:space="1" w:color="156082" w:themeColor="accent1"/>
      </w:pBdr>
      <w:spacing w:before="200" w:after="0" w:line="259" w:lineRule="auto"/>
      <w:outlineLvl w:val="4"/>
      <w:pPrChange w:id="4" w:author="Eric White" w:date="2026-06-29T11:22:00Z">
        <w:pPr>
          <w:pBdr>
            <w:bottom w:val="single" w:sz="6" w:space="1" w:color="156082" w:themeColor="accent1"/>
          </w:pBdr>
          <w:spacing w:before="200" w:line="259" w:lineRule="auto"/>
          <w:outlineLvl w:val="4"/>
        </w:pPr>
      </w:pPrChange>
    </w:pPr>
    <w:rPr>
      <w:rFonts w:asciiTheme="minorHAnsi" w:eastAsiaTheme="minorHAnsi" w:hAnsiTheme="minorHAnsi" w:cstheme="minorBidi"/>
      <w:caps/>
      <w:color w:val="0F4761" w:themeColor="accent1" w:themeShade="BF"/>
      <w:spacing w:val="10"/>
      <w:szCs w:val="22"/>
      <w:rPrChange w:id="4" w:author="Eric White" w:date="2026-06-29T11:22:00Z">
        <w:rPr>
          <w:rFonts w:asciiTheme="minorHAnsi" w:eastAsiaTheme="minorHAnsi" w:hAnsiTheme="minorHAnsi" w:cstheme="minorBidi"/>
          <w:caps/>
          <w:color w:val="0F4761" w:themeColor="accent1" w:themeShade="BF"/>
          <w:spacing w:val="10"/>
          <w:sz w:val="22"/>
          <w:szCs w:val="22"/>
          <w:lang w:val="en-US" w:eastAsia="en-US" w:bidi="ar-SA"/>
        </w:rPr>
      </w:rPrChange>
    </w:rPr>
  </w:style>
  <w:style w:type="paragraph" w:styleId="Heading6">
    <w:name w:val="heading 6"/>
    <w:basedOn w:val="Normal"/>
    <w:next w:val="Normal"/>
    <w:link w:val="Heading6Char"/>
    <w:uiPriority w:val="9"/>
    <w:semiHidden/>
    <w:unhideWhenUsed/>
    <w:qFormat/>
    <w:rsid w:val="00ED7F78"/>
    <w:pPr>
      <w:pBdr>
        <w:bottom w:val="dotted" w:sz="6" w:space="1" w:color="156082" w:themeColor="accent1"/>
      </w:pBdr>
      <w:spacing w:before="200" w:after="0" w:line="259" w:lineRule="auto"/>
      <w:outlineLvl w:val="5"/>
      <w:pPrChange w:id="5" w:author="Eric White" w:date="2026-06-29T11:22:00Z">
        <w:pPr>
          <w:pBdr>
            <w:bottom w:val="dotted" w:sz="6" w:space="1" w:color="156082" w:themeColor="accent1"/>
          </w:pBdr>
          <w:spacing w:before="200" w:line="259" w:lineRule="auto"/>
          <w:outlineLvl w:val="5"/>
        </w:pPr>
      </w:pPrChange>
    </w:pPr>
    <w:rPr>
      <w:rFonts w:asciiTheme="minorHAnsi" w:eastAsiaTheme="minorHAnsi" w:hAnsiTheme="minorHAnsi" w:cstheme="minorBidi"/>
      <w:caps/>
      <w:color w:val="0F4761" w:themeColor="accent1" w:themeShade="BF"/>
      <w:spacing w:val="10"/>
      <w:szCs w:val="22"/>
      <w:rPrChange w:id="5" w:author="Eric White" w:date="2026-06-29T11:22:00Z">
        <w:rPr>
          <w:rFonts w:asciiTheme="minorHAnsi" w:eastAsiaTheme="minorHAnsi" w:hAnsiTheme="minorHAnsi" w:cstheme="minorBidi"/>
          <w:caps/>
          <w:color w:val="0F4761" w:themeColor="accent1" w:themeShade="BF"/>
          <w:spacing w:val="10"/>
          <w:sz w:val="22"/>
          <w:szCs w:val="22"/>
          <w:lang w:val="en-US" w:eastAsia="en-US" w:bidi="ar-SA"/>
        </w:rPr>
      </w:rPrChange>
    </w:rPr>
  </w:style>
  <w:style w:type="paragraph" w:styleId="Heading7">
    <w:name w:val="heading 7"/>
    <w:basedOn w:val="Normal"/>
    <w:next w:val="Normal"/>
    <w:link w:val="Heading7Char"/>
    <w:uiPriority w:val="9"/>
    <w:semiHidden/>
    <w:unhideWhenUsed/>
    <w:qFormat/>
    <w:rsid w:val="00ED7F78"/>
    <w:pPr>
      <w:spacing w:before="200" w:after="0" w:line="259" w:lineRule="auto"/>
      <w:outlineLvl w:val="6"/>
      <w:pPrChange w:id="6" w:author="Eric White" w:date="2026-06-29T11:22:00Z">
        <w:pPr>
          <w:spacing w:before="200" w:line="259" w:lineRule="auto"/>
          <w:outlineLvl w:val="6"/>
        </w:pPr>
      </w:pPrChange>
    </w:pPr>
    <w:rPr>
      <w:rFonts w:asciiTheme="minorHAnsi" w:eastAsiaTheme="minorHAnsi" w:hAnsiTheme="minorHAnsi" w:cstheme="minorBidi"/>
      <w:caps/>
      <w:color w:val="0F4761" w:themeColor="accent1" w:themeShade="BF"/>
      <w:spacing w:val="10"/>
      <w:szCs w:val="22"/>
      <w:rPrChange w:id="6" w:author="Eric White" w:date="2026-06-29T11:22:00Z">
        <w:rPr>
          <w:rFonts w:asciiTheme="minorHAnsi" w:eastAsiaTheme="minorHAnsi" w:hAnsiTheme="minorHAnsi" w:cstheme="minorBidi"/>
          <w:caps/>
          <w:color w:val="0F4761" w:themeColor="accent1" w:themeShade="BF"/>
          <w:spacing w:val="10"/>
          <w:sz w:val="22"/>
          <w:szCs w:val="22"/>
          <w:lang w:val="en-US" w:eastAsia="en-US" w:bidi="ar-SA"/>
        </w:rPr>
      </w:rPrChange>
    </w:rPr>
  </w:style>
  <w:style w:type="paragraph" w:styleId="Heading8">
    <w:name w:val="heading 8"/>
    <w:basedOn w:val="Normal"/>
    <w:next w:val="Normal"/>
    <w:link w:val="Heading8Char"/>
    <w:uiPriority w:val="9"/>
    <w:semiHidden/>
    <w:unhideWhenUsed/>
    <w:qFormat/>
    <w:rsid w:val="00ED7F78"/>
    <w:pPr>
      <w:spacing w:before="200" w:after="0" w:line="259" w:lineRule="auto"/>
      <w:outlineLvl w:val="7"/>
      <w:pPrChange w:id="7" w:author="Eric White" w:date="2026-06-29T11:22:00Z">
        <w:pPr>
          <w:spacing w:before="200" w:line="259" w:lineRule="auto"/>
          <w:outlineLvl w:val="7"/>
        </w:pPr>
      </w:pPrChange>
    </w:pPr>
    <w:rPr>
      <w:rFonts w:asciiTheme="minorHAnsi" w:eastAsiaTheme="minorHAnsi" w:hAnsiTheme="minorHAnsi" w:cstheme="minorBidi"/>
      <w:caps/>
      <w:spacing w:val="10"/>
      <w:sz w:val="18"/>
      <w:szCs w:val="18"/>
      <w:rPrChange w:id="7" w:author="Eric White" w:date="2026-06-29T11:22:00Z">
        <w:rPr>
          <w:rFonts w:asciiTheme="minorHAnsi" w:eastAsiaTheme="minorHAnsi" w:hAnsiTheme="minorHAnsi" w:cstheme="minorBidi"/>
          <w:caps/>
          <w:spacing w:val="10"/>
          <w:sz w:val="18"/>
          <w:szCs w:val="18"/>
          <w:lang w:val="en-US" w:eastAsia="en-US" w:bidi="ar-SA"/>
        </w:rPr>
      </w:rPrChange>
    </w:rPr>
  </w:style>
  <w:style w:type="paragraph" w:styleId="Heading9">
    <w:name w:val="heading 9"/>
    <w:basedOn w:val="Normal"/>
    <w:next w:val="Normal"/>
    <w:link w:val="Heading9Char"/>
    <w:uiPriority w:val="9"/>
    <w:semiHidden/>
    <w:unhideWhenUsed/>
    <w:qFormat/>
    <w:rsid w:val="00ED7F78"/>
    <w:pPr>
      <w:spacing w:before="200" w:after="0" w:line="259" w:lineRule="auto"/>
      <w:outlineLvl w:val="8"/>
      <w:pPrChange w:id="8" w:author="Eric White" w:date="2026-06-29T11:22:00Z">
        <w:pPr>
          <w:spacing w:before="200" w:line="259" w:lineRule="auto"/>
          <w:outlineLvl w:val="8"/>
        </w:pPr>
      </w:pPrChange>
    </w:pPr>
    <w:rPr>
      <w:rFonts w:asciiTheme="minorHAnsi" w:eastAsiaTheme="minorHAnsi" w:hAnsiTheme="minorHAnsi" w:cstheme="minorBidi"/>
      <w:i/>
      <w:iCs/>
      <w:caps/>
      <w:spacing w:val="10"/>
      <w:sz w:val="18"/>
      <w:szCs w:val="18"/>
      <w:rPrChange w:id="8" w:author="Eric White" w:date="2026-06-29T11:22:00Z">
        <w:rPr>
          <w:rFonts w:asciiTheme="minorHAnsi" w:eastAsiaTheme="minorHAnsi" w:hAnsiTheme="minorHAnsi" w:cstheme="minorBidi"/>
          <w:i/>
          <w:iCs/>
          <w:caps/>
          <w:spacing w:val="10"/>
          <w:sz w:val="18"/>
          <w:szCs w:val="18"/>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435"/>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8B2435"/>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8B2435"/>
    <w:rPr>
      <w:rFonts w:asciiTheme="minorHAnsi" w:eastAsiaTheme="minorHAnsi" w:hAnsiTheme="minorHAnsi" w:cstheme="minorBidi"/>
      <w:caps/>
      <w:color w:val="0A2F40" w:themeColor="accent1" w:themeShade="7F"/>
      <w:spacing w:val="15"/>
      <w:szCs w:val="22"/>
    </w:rPr>
  </w:style>
  <w:style w:type="character" w:customStyle="1" w:styleId="Heading4Char">
    <w:name w:val="Heading 4 Char"/>
    <w:basedOn w:val="DefaultParagraphFont"/>
    <w:link w:val="Heading4"/>
    <w:uiPriority w:val="9"/>
    <w:semiHidden/>
    <w:rsid w:val="008B2435"/>
    <w:rPr>
      <w:rFonts w:asciiTheme="minorHAnsi" w:eastAsiaTheme="minorHAnsi" w:hAnsiTheme="minorHAnsi" w:cstheme="minorBidi"/>
      <w:caps/>
      <w:color w:val="0F4761" w:themeColor="accent1" w:themeShade="BF"/>
      <w:spacing w:val="10"/>
      <w:szCs w:val="22"/>
    </w:rPr>
  </w:style>
  <w:style w:type="character" w:customStyle="1" w:styleId="Heading5Char">
    <w:name w:val="Heading 5 Char"/>
    <w:basedOn w:val="DefaultParagraphFont"/>
    <w:link w:val="Heading5"/>
    <w:uiPriority w:val="9"/>
    <w:semiHidden/>
    <w:rsid w:val="008B2435"/>
    <w:rPr>
      <w:rFonts w:asciiTheme="minorHAnsi" w:eastAsiaTheme="minorHAnsi" w:hAnsiTheme="minorHAnsi" w:cstheme="minorBidi"/>
      <w:caps/>
      <w:color w:val="0F4761" w:themeColor="accent1" w:themeShade="BF"/>
      <w:spacing w:val="10"/>
      <w:szCs w:val="22"/>
    </w:rPr>
  </w:style>
  <w:style w:type="character" w:customStyle="1" w:styleId="Heading6Char">
    <w:name w:val="Heading 6 Char"/>
    <w:basedOn w:val="DefaultParagraphFont"/>
    <w:link w:val="Heading6"/>
    <w:uiPriority w:val="9"/>
    <w:semiHidden/>
    <w:rsid w:val="008B2435"/>
    <w:rPr>
      <w:rFonts w:asciiTheme="minorHAnsi" w:eastAsiaTheme="minorHAnsi" w:hAnsiTheme="minorHAnsi" w:cstheme="minorBidi"/>
      <w:caps/>
      <w:color w:val="0F4761" w:themeColor="accent1" w:themeShade="BF"/>
      <w:spacing w:val="10"/>
      <w:szCs w:val="22"/>
    </w:rPr>
  </w:style>
  <w:style w:type="character" w:customStyle="1" w:styleId="Heading7Char">
    <w:name w:val="Heading 7 Char"/>
    <w:basedOn w:val="DefaultParagraphFont"/>
    <w:link w:val="Heading7"/>
    <w:uiPriority w:val="9"/>
    <w:semiHidden/>
    <w:rsid w:val="008B2435"/>
    <w:rPr>
      <w:rFonts w:asciiTheme="minorHAnsi" w:eastAsiaTheme="minorHAnsi" w:hAnsiTheme="minorHAnsi" w:cstheme="minorBidi"/>
      <w:caps/>
      <w:color w:val="0F4761" w:themeColor="accent1" w:themeShade="BF"/>
      <w:spacing w:val="10"/>
      <w:szCs w:val="22"/>
    </w:rPr>
  </w:style>
  <w:style w:type="character" w:customStyle="1" w:styleId="Heading8Char">
    <w:name w:val="Heading 8 Char"/>
    <w:basedOn w:val="DefaultParagraphFont"/>
    <w:link w:val="Heading8"/>
    <w:uiPriority w:val="9"/>
    <w:semiHidden/>
    <w:rsid w:val="008B2435"/>
    <w:rPr>
      <w:rFonts w:asciiTheme="minorHAnsi" w:eastAsiaTheme="minorHAnsi" w:hAnsiTheme="minorHAnsi" w:cstheme="minorBidi"/>
      <w:caps/>
      <w:spacing w:val="10"/>
      <w:sz w:val="18"/>
      <w:szCs w:val="18"/>
    </w:rPr>
  </w:style>
  <w:style w:type="character" w:customStyle="1" w:styleId="Heading9Char">
    <w:name w:val="Heading 9 Char"/>
    <w:basedOn w:val="DefaultParagraphFont"/>
    <w:link w:val="Heading9"/>
    <w:uiPriority w:val="9"/>
    <w:semiHidden/>
    <w:rsid w:val="008B2435"/>
    <w:rPr>
      <w:rFonts w:asciiTheme="minorHAnsi" w:eastAsiaTheme="minorHAnsi" w:hAnsiTheme="minorHAnsi" w:cstheme="minorBidi"/>
      <w:i/>
      <w:iCs/>
      <w:caps/>
      <w:spacing w:val="10"/>
      <w:sz w:val="18"/>
      <w:szCs w:val="18"/>
    </w:rPr>
  </w:style>
  <w:style w:type="paragraph" w:styleId="ListParagraph">
    <w:name w:val="List Paragraph"/>
    <w:basedOn w:val="Normal"/>
    <w:uiPriority w:val="34"/>
    <w:qFormat/>
    <w:rsid w:val="00270EE7"/>
    <w:pPr>
      <w:spacing w:after="160" w:line="259" w:lineRule="auto"/>
      <w:ind w:left="720"/>
      <w:contextualSpacing/>
      <w:pPrChange w:id="9" w:author="Eric White" w:date="2026-06-29T11:22:00Z">
        <w:pPr>
          <w:spacing w:after="160" w:line="259" w:lineRule="auto"/>
          <w:ind w:left="720"/>
          <w:contextualSpacing/>
        </w:pPr>
      </w:pPrChange>
    </w:pPr>
    <w:rPr>
      <w:rFonts w:asciiTheme="minorHAnsi" w:eastAsiaTheme="minorHAnsi" w:hAnsiTheme="minorHAnsi" w:cstheme="minorBidi"/>
      <w:szCs w:val="22"/>
      <w:rPrChange w:id="9" w:author="Eric White" w:date="2026-06-29T11:22:00Z">
        <w:rPr>
          <w:rFonts w:asciiTheme="minorHAnsi" w:eastAsiaTheme="minorHAnsi" w:hAnsiTheme="minorHAnsi" w:cstheme="minorBidi"/>
          <w:sz w:val="22"/>
          <w:szCs w:val="22"/>
          <w:lang w:val="en-US" w:eastAsia="en-US" w:bidi="ar-SA"/>
        </w:rPr>
      </w:rPrChange>
    </w:rPr>
  </w:style>
  <w:style w:type="character" w:styleId="CommentReference">
    <w:name w:val="annotation reference"/>
    <w:basedOn w:val="DefaultParagraphFont"/>
    <w:uiPriority w:val="99"/>
    <w:semiHidden/>
    <w:unhideWhenUsed/>
    <w:rsid w:val="008B2435"/>
    <w:rPr>
      <w:sz w:val="16"/>
      <w:szCs w:val="16"/>
    </w:rPr>
  </w:style>
  <w:style w:type="paragraph" w:styleId="CommentText">
    <w:name w:val="annotation text"/>
    <w:basedOn w:val="Normal"/>
    <w:link w:val="CommentTextChar"/>
    <w:uiPriority w:val="99"/>
    <w:semiHidden/>
    <w:unhideWhenUsed/>
    <w:rsid w:val="006A1A5D"/>
    <w:pPr>
      <w:spacing w:after="160" w:line="240" w:lineRule="auto"/>
      <w:pPrChange w:id="10" w:author="Eric White" w:date="2026-06-29T11:22:00Z">
        <w:pPr>
          <w:spacing w:after="160"/>
        </w:pPr>
      </w:pPrChange>
    </w:pPr>
    <w:rPr>
      <w:rFonts w:asciiTheme="minorHAnsi" w:eastAsiaTheme="minorHAnsi" w:hAnsiTheme="minorHAnsi" w:cstheme="minorBidi"/>
      <w:sz w:val="20"/>
      <w:rPrChange w:id="10" w:author="Eric White" w:date="2026-06-29T11:22:00Z">
        <w:rPr>
          <w:rFonts w:asciiTheme="minorHAnsi" w:eastAsiaTheme="minorHAnsi" w:hAnsiTheme="minorHAnsi" w:cstheme="minorBidi"/>
          <w:lang w:val="en-US" w:eastAsia="en-US" w:bidi="ar-SA"/>
        </w:rPr>
      </w:rPrChange>
    </w:rPr>
  </w:style>
  <w:style w:type="character" w:customStyle="1" w:styleId="CommentTextChar">
    <w:name w:val="Comment Text Char"/>
    <w:basedOn w:val="DefaultParagraphFont"/>
    <w:link w:val="CommentText"/>
    <w:uiPriority w:val="99"/>
    <w:semiHidden/>
    <w:rsid w:val="008B2435"/>
    <w:rPr>
      <w:rFonts w:asciiTheme="minorHAnsi" w:eastAsiaTheme="minorHAnsi" w:hAnsiTheme="minorHAnsi" w:cstheme="minorBidi"/>
      <w:sz w:val="20"/>
    </w:rPr>
  </w:style>
  <w:style w:type="paragraph" w:styleId="CommentSubject">
    <w:name w:val="annotation subject"/>
    <w:basedOn w:val="CommentText"/>
    <w:next w:val="CommentText"/>
    <w:link w:val="CommentSubjectChar"/>
    <w:uiPriority w:val="99"/>
    <w:semiHidden/>
    <w:unhideWhenUsed/>
    <w:rsid w:val="008B2435"/>
    <w:rPr>
      <w:b/>
      <w:bCs/>
    </w:rPr>
  </w:style>
  <w:style w:type="character" w:customStyle="1" w:styleId="CommentSubjectChar">
    <w:name w:val="Comment Subject Char"/>
    <w:basedOn w:val="CommentTextChar"/>
    <w:link w:val="CommentSubject"/>
    <w:uiPriority w:val="99"/>
    <w:semiHidden/>
    <w:rsid w:val="008B2435"/>
    <w:rPr>
      <w:rFonts w:asciiTheme="minorHAnsi" w:eastAsiaTheme="minorHAnsi" w:hAnsiTheme="minorHAnsi" w:cstheme="minorBidi"/>
      <w:b/>
      <w:bCs/>
      <w:sz w:val="20"/>
    </w:rPr>
  </w:style>
  <w:style w:type="paragraph" w:styleId="BalloonText">
    <w:name w:val="Balloon Text"/>
    <w:basedOn w:val="Normal"/>
    <w:link w:val="BalloonTextChar"/>
    <w:uiPriority w:val="99"/>
    <w:semiHidden/>
    <w:unhideWhenUsed/>
    <w:rsid w:val="008B2435"/>
    <w:pPr>
      <w:spacing w:after="0" w:line="240" w:lineRule="auto"/>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8B2435"/>
    <w:rPr>
      <w:rFonts w:ascii="Segoe UI" w:eastAsiaTheme="minorHAnsi" w:hAnsi="Segoe UI" w:cs="Segoe UI"/>
      <w:sz w:val="18"/>
      <w:szCs w:val="18"/>
    </w:rPr>
  </w:style>
  <w:style w:type="character" w:styleId="PlaceholderText">
    <w:name w:val="Placeholder Text"/>
    <w:basedOn w:val="DefaultParagraphFont"/>
    <w:uiPriority w:val="99"/>
    <w:semiHidden/>
    <w:rsid w:val="008B2435"/>
    <w:rPr>
      <w:color w:val="808080"/>
    </w:rPr>
  </w:style>
  <w:style w:type="paragraph" w:styleId="EndnoteText">
    <w:name w:val="endnote text"/>
    <w:basedOn w:val="Normal"/>
    <w:link w:val="EndnoteTextChar"/>
    <w:uiPriority w:val="99"/>
    <w:semiHidden/>
    <w:unhideWhenUsed/>
    <w:rsid w:val="00C32A83"/>
    <w:pPr>
      <w:spacing w:after="0" w:line="240" w:lineRule="auto"/>
      <w:pPrChange w:id="11" w:author="Eric White" w:date="2026-06-29T11:22:00Z"/>
    </w:pPr>
    <w:rPr>
      <w:rFonts w:asciiTheme="minorHAnsi" w:eastAsiaTheme="minorHAnsi" w:hAnsiTheme="minorHAnsi" w:cstheme="minorBidi"/>
      <w:sz w:val="20"/>
      <w:rPrChange w:id="11" w:author="Eric White" w:date="2026-06-29T11:22:00Z">
        <w:rPr>
          <w:rFonts w:asciiTheme="minorHAnsi" w:eastAsiaTheme="minorHAnsi" w:hAnsiTheme="minorHAnsi" w:cstheme="minorBidi"/>
          <w:lang w:val="en-US" w:eastAsia="en-US" w:bidi="ar-SA"/>
        </w:rPr>
      </w:rPrChange>
    </w:rPr>
  </w:style>
  <w:style w:type="character" w:customStyle="1" w:styleId="EndnoteTextChar">
    <w:name w:val="Endnote Text Char"/>
    <w:basedOn w:val="DefaultParagraphFont"/>
    <w:link w:val="EndnoteText"/>
    <w:uiPriority w:val="99"/>
    <w:semiHidden/>
    <w:rsid w:val="008B2435"/>
    <w:rPr>
      <w:rFonts w:asciiTheme="minorHAnsi" w:eastAsiaTheme="minorHAnsi" w:hAnsiTheme="minorHAnsi" w:cstheme="minorBidi"/>
      <w:sz w:val="20"/>
    </w:rPr>
  </w:style>
  <w:style w:type="character" w:styleId="EndnoteReference">
    <w:name w:val="endnote reference"/>
    <w:basedOn w:val="DefaultParagraphFont"/>
    <w:uiPriority w:val="99"/>
    <w:semiHidden/>
    <w:unhideWhenUsed/>
    <w:rsid w:val="008B2435"/>
    <w:rPr>
      <w:vertAlign w:val="superscript"/>
    </w:rPr>
  </w:style>
  <w:style w:type="paragraph" w:styleId="Header">
    <w:name w:val="header"/>
    <w:basedOn w:val="Normal"/>
    <w:link w:val="HeaderChar"/>
    <w:uiPriority w:val="99"/>
    <w:unhideWhenUsed/>
    <w:rsid w:val="00FC44AB"/>
    <w:pPr>
      <w:tabs>
        <w:tab w:val="center" w:pos="4680"/>
        <w:tab w:val="right" w:pos="9360"/>
      </w:tabs>
      <w:spacing w:after="0" w:line="240" w:lineRule="auto"/>
      <w:pPrChange w:id="12" w:author="Eric White" w:date="2026-06-29T11:22:00Z">
        <w:pPr>
          <w:tabs>
            <w:tab w:val="center" w:pos="4680"/>
            <w:tab w:val="right" w:pos="9360"/>
          </w:tabs>
        </w:pPr>
      </w:pPrChange>
    </w:pPr>
    <w:rPr>
      <w:rFonts w:asciiTheme="minorHAnsi" w:eastAsiaTheme="minorHAnsi" w:hAnsiTheme="minorHAnsi" w:cstheme="minorBidi"/>
      <w:szCs w:val="22"/>
      <w:rPrChange w:id="12" w:author="Eric White" w:date="2026-06-29T11:22:00Z">
        <w:rPr>
          <w:rFonts w:asciiTheme="minorHAnsi" w:eastAsiaTheme="minorHAnsi" w:hAnsiTheme="minorHAnsi" w:cstheme="minorBidi"/>
          <w:sz w:val="22"/>
          <w:szCs w:val="22"/>
          <w:lang w:val="en-US" w:eastAsia="en-US" w:bidi="ar-SA"/>
        </w:rPr>
      </w:rPrChange>
    </w:rPr>
  </w:style>
  <w:style w:type="character" w:customStyle="1" w:styleId="HeaderChar">
    <w:name w:val="Header Char"/>
    <w:basedOn w:val="DefaultParagraphFont"/>
    <w:link w:val="Header"/>
    <w:uiPriority w:val="99"/>
    <w:rsid w:val="008B2435"/>
    <w:rPr>
      <w:rFonts w:asciiTheme="minorHAnsi" w:eastAsiaTheme="minorHAnsi" w:hAnsiTheme="minorHAnsi" w:cstheme="minorBidi"/>
      <w:szCs w:val="22"/>
    </w:rPr>
  </w:style>
  <w:style w:type="paragraph" w:styleId="Footer">
    <w:name w:val="footer"/>
    <w:basedOn w:val="Normal"/>
    <w:link w:val="FooterChar"/>
    <w:uiPriority w:val="99"/>
    <w:unhideWhenUsed/>
    <w:rsid w:val="00FC44AB"/>
    <w:pPr>
      <w:tabs>
        <w:tab w:val="center" w:pos="4680"/>
        <w:tab w:val="right" w:pos="9360"/>
      </w:tabs>
      <w:spacing w:after="0" w:line="240" w:lineRule="auto"/>
      <w:pPrChange w:id="13" w:author="Eric White" w:date="2026-06-29T11:22:00Z">
        <w:pPr>
          <w:tabs>
            <w:tab w:val="center" w:pos="4680"/>
            <w:tab w:val="right" w:pos="9360"/>
          </w:tabs>
        </w:pPr>
      </w:pPrChange>
    </w:pPr>
    <w:rPr>
      <w:rFonts w:asciiTheme="minorHAnsi" w:eastAsiaTheme="minorHAnsi" w:hAnsiTheme="minorHAnsi" w:cstheme="minorBidi"/>
      <w:szCs w:val="22"/>
      <w:rPrChange w:id="13" w:author="Eric White" w:date="2026-06-29T11:22:00Z">
        <w:rPr>
          <w:rFonts w:asciiTheme="minorHAnsi" w:eastAsiaTheme="minorHAnsi" w:hAnsiTheme="minorHAnsi" w:cstheme="minorBidi"/>
          <w:sz w:val="22"/>
          <w:szCs w:val="22"/>
          <w:lang w:val="en-US" w:eastAsia="en-US" w:bidi="ar-SA"/>
        </w:rPr>
      </w:rPrChange>
    </w:rPr>
  </w:style>
  <w:style w:type="character" w:customStyle="1" w:styleId="FooterChar">
    <w:name w:val="Footer Char"/>
    <w:basedOn w:val="DefaultParagraphFont"/>
    <w:link w:val="Footer"/>
    <w:uiPriority w:val="99"/>
    <w:rsid w:val="008B2435"/>
    <w:rPr>
      <w:rFonts w:asciiTheme="minorHAnsi" w:eastAsiaTheme="minorHAnsi" w:hAnsiTheme="minorHAnsi" w:cstheme="minorBidi"/>
      <w:szCs w:val="22"/>
    </w:rPr>
  </w:style>
  <w:style w:type="table" w:styleId="TableGrid">
    <w:name w:val="Table Grid"/>
    <w:basedOn w:val="TableNormal"/>
    <w:uiPriority w:val="39"/>
    <w:rsid w:val="008B2435"/>
    <w:pPr>
      <w:spacing w:after="0" w:line="240" w:lineRule="auto"/>
    </w:pPr>
    <w:rPr>
      <w:rFonts w:asciiTheme="minorHAnsi" w:eastAsiaTheme="minorHAnsi"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8B2435"/>
    <w:pPr>
      <w:spacing w:after="0" w:line="240" w:lineRule="auto"/>
    </w:pPr>
    <w:rPr>
      <w:rFonts w:asciiTheme="minorHAnsi" w:eastAsiaTheme="minorHAnsi" w:hAnsiTheme="minorHAnsi" w:cstheme="minorBidi"/>
      <w:szCs w:val="22"/>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NoSpacing">
    <w:name w:val="No Spacing"/>
    <w:link w:val="NoSpacingChar"/>
    <w:uiPriority w:val="1"/>
    <w:qFormat/>
    <w:rsid w:val="004E6D44"/>
    <w:pPr>
      <w:spacing w:after="0" w:line="240" w:lineRule="auto"/>
      <w:pPrChange w:id="14" w:author="Eric White" w:date="2026-06-29T11:22:00Z"/>
    </w:pPr>
    <w:rPr>
      <w:rFonts w:asciiTheme="minorHAnsi" w:eastAsiaTheme="minorEastAsia" w:hAnsiTheme="minorHAnsi" w:cstheme="minorBidi"/>
      <w:szCs w:val="22"/>
      <w:rPrChange w:id="14" w:author="Eric White" w:date="2026-06-29T11:22:00Z">
        <w:rPr>
          <w:rFonts w:asciiTheme="minorHAnsi" w:eastAsiaTheme="minorEastAsia" w:hAnsiTheme="minorHAnsi" w:cstheme="minorBidi"/>
          <w:sz w:val="22"/>
          <w:szCs w:val="22"/>
          <w:lang w:val="en-US" w:eastAsia="en-US" w:bidi="ar-SA"/>
        </w:rPr>
      </w:rPrChange>
    </w:rPr>
  </w:style>
  <w:style w:type="character" w:customStyle="1" w:styleId="NoSpacingChar">
    <w:name w:val="No Spacing Char"/>
    <w:basedOn w:val="DefaultParagraphFont"/>
    <w:link w:val="NoSpacing"/>
    <w:uiPriority w:val="1"/>
    <w:rsid w:val="008B2435"/>
    <w:rPr>
      <w:rFonts w:asciiTheme="minorHAnsi" w:eastAsiaTheme="minorEastAsia" w:hAnsiTheme="minorHAnsi" w:cstheme="minorBidi"/>
      <w:szCs w:val="22"/>
    </w:rPr>
  </w:style>
  <w:style w:type="character" w:styleId="Hyperlink">
    <w:name w:val="Hyperlink"/>
    <w:basedOn w:val="DefaultParagraphFont"/>
    <w:uiPriority w:val="99"/>
    <w:unhideWhenUsed/>
    <w:rsid w:val="008B2435"/>
    <w:rPr>
      <w:color w:val="467886" w:themeColor="hyperlink"/>
      <w:u w:val="single"/>
    </w:rPr>
  </w:style>
  <w:style w:type="paragraph" w:styleId="Caption">
    <w:name w:val="caption"/>
    <w:basedOn w:val="Normal"/>
    <w:next w:val="Normal"/>
    <w:uiPriority w:val="35"/>
    <w:semiHidden/>
    <w:unhideWhenUsed/>
    <w:qFormat/>
    <w:rsid w:val="00ED7F78"/>
    <w:pPr>
      <w:spacing w:after="160" w:line="259" w:lineRule="auto"/>
      <w:pPrChange w:id="15" w:author="Eric White" w:date="2026-06-29T11:22:00Z">
        <w:pPr>
          <w:spacing w:after="160" w:line="259" w:lineRule="auto"/>
        </w:pPr>
      </w:pPrChange>
    </w:pPr>
    <w:rPr>
      <w:rFonts w:asciiTheme="minorHAnsi" w:eastAsiaTheme="minorHAnsi" w:hAnsiTheme="minorHAnsi" w:cstheme="minorBidi"/>
      <w:b/>
      <w:bCs/>
      <w:color w:val="0F4761" w:themeColor="accent1" w:themeShade="BF"/>
      <w:sz w:val="16"/>
      <w:szCs w:val="16"/>
      <w:rPrChange w:id="15" w:author="Eric White" w:date="2026-06-29T11:22:00Z">
        <w:rPr>
          <w:rFonts w:asciiTheme="minorHAnsi" w:eastAsiaTheme="minorHAnsi" w:hAnsiTheme="minorHAnsi" w:cstheme="minorBidi"/>
          <w:b/>
          <w:bCs/>
          <w:color w:val="0F4761" w:themeColor="accent1" w:themeShade="BF"/>
          <w:sz w:val="16"/>
          <w:szCs w:val="16"/>
          <w:lang w:val="en-US" w:eastAsia="en-US" w:bidi="ar-SA"/>
        </w:rPr>
      </w:rPrChange>
    </w:rPr>
  </w:style>
  <w:style w:type="paragraph" w:styleId="Title">
    <w:name w:val="Title"/>
    <w:basedOn w:val="Normal"/>
    <w:next w:val="Normal"/>
    <w:link w:val="TitleChar"/>
    <w:uiPriority w:val="10"/>
    <w:qFormat/>
    <w:rsid w:val="00ED7F78"/>
    <w:pPr>
      <w:spacing w:after="0" w:line="259" w:lineRule="auto"/>
      <w:pPrChange w:id="16" w:author="Eric White" w:date="2026-06-29T11:22:00Z">
        <w:pPr>
          <w:spacing w:line="259" w:lineRule="auto"/>
        </w:pPr>
      </w:pPrChange>
    </w:pPr>
    <w:rPr>
      <w:rFonts w:asciiTheme="majorHAnsi" w:eastAsiaTheme="majorEastAsia" w:hAnsiTheme="majorHAnsi" w:cstheme="majorBidi"/>
      <w:caps/>
      <w:color w:val="156082" w:themeColor="accent1"/>
      <w:spacing w:val="10"/>
      <w:sz w:val="52"/>
      <w:szCs w:val="52"/>
      <w:rPrChange w:id="16" w:author="Eric White" w:date="2026-06-29T11:22:00Z">
        <w:rPr>
          <w:rFonts w:asciiTheme="majorHAnsi" w:eastAsiaTheme="majorEastAsia" w:hAnsiTheme="majorHAnsi" w:cstheme="majorBidi"/>
          <w:caps/>
          <w:color w:val="156082" w:themeColor="accent1"/>
          <w:spacing w:val="10"/>
          <w:sz w:val="52"/>
          <w:szCs w:val="52"/>
          <w:lang w:val="en-US" w:eastAsia="en-US" w:bidi="ar-SA"/>
        </w:rPr>
      </w:rPrChange>
    </w:rPr>
  </w:style>
  <w:style w:type="character" w:customStyle="1" w:styleId="TitleChar">
    <w:name w:val="Title Char"/>
    <w:basedOn w:val="DefaultParagraphFont"/>
    <w:link w:val="Title"/>
    <w:uiPriority w:val="10"/>
    <w:rsid w:val="008B2435"/>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ED7F78"/>
    <w:pPr>
      <w:spacing w:after="500" w:line="240" w:lineRule="auto"/>
      <w:pPrChange w:id="17" w:author="Eric White" w:date="2026-06-29T11:22:00Z">
        <w:pPr>
          <w:spacing w:after="500"/>
        </w:pPr>
      </w:pPrChange>
    </w:pPr>
    <w:rPr>
      <w:rFonts w:asciiTheme="minorHAnsi" w:eastAsiaTheme="minorHAnsi" w:hAnsiTheme="minorHAnsi" w:cstheme="minorBidi"/>
      <w:caps/>
      <w:color w:val="595959" w:themeColor="text1" w:themeTint="A6"/>
      <w:spacing w:val="10"/>
      <w:sz w:val="21"/>
      <w:szCs w:val="21"/>
      <w:rPrChange w:id="17" w:author="Eric White" w:date="2026-06-29T11:22:00Z">
        <w:rPr>
          <w:rFonts w:asciiTheme="minorHAnsi" w:eastAsiaTheme="minorHAnsi" w:hAnsiTheme="minorHAnsi" w:cstheme="minorBidi"/>
          <w:caps/>
          <w:color w:val="595959" w:themeColor="text1" w:themeTint="A6"/>
          <w:spacing w:val="10"/>
          <w:sz w:val="21"/>
          <w:szCs w:val="21"/>
          <w:lang w:val="en-US" w:eastAsia="en-US" w:bidi="ar-SA"/>
        </w:rPr>
      </w:rPrChange>
    </w:rPr>
  </w:style>
  <w:style w:type="character" w:customStyle="1" w:styleId="SubtitleChar">
    <w:name w:val="Subtitle Char"/>
    <w:basedOn w:val="DefaultParagraphFont"/>
    <w:link w:val="Subtitle"/>
    <w:uiPriority w:val="11"/>
    <w:rsid w:val="008B2435"/>
    <w:rPr>
      <w:rFonts w:asciiTheme="minorHAnsi" w:eastAsiaTheme="minorHAnsi" w:hAnsiTheme="minorHAnsi" w:cstheme="minorBidi"/>
      <w:caps/>
      <w:color w:val="595959" w:themeColor="text1" w:themeTint="A6"/>
      <w:spacing w:val="10"/>
      <w:sz w:val="21"/>
      <w:szCs w:val="21"/>
    </w:rPr>
  </w:style>
  <w:style w:type="character" w:styleId="Strong">
    <w:name w:val="Strong"/>
    <w:uiPriority w:val="22"/>
    <w:qFormat/>
    <w:rsid w:val="008B2435"/>
    <w:rPr>
      <w:b/>
      <w:bCs/>
    </w:rPr>
  </w:style>
  <w:style w:type="character" w:styleId="Emphasis">
    <w:name w:val="Emphasis"/>
    <w:uiPriority w:val="20"/>
    <w:qFormat/>
    <w:rsid w:val="008B2435"/>
    <w:rPr>
      <w:caps/>
      <w:color w:val="0A2F40" w:themeColor="accent1" w:themeShade="7F"/>
      <w:spacing w:val="5"/>
    </w:rPr>
  </w:style>
  <w:style w:type="paragraph" w:styleId="Quote">
    <w:name w:val="Quote"/>
    <w:basedOn w:val="Normal"/>
    <w:next w:val="Normal"/>
    <w:link w:val="QuoteChar"/>
    <w:uiPriority w:val="29"/>
    <w:qFormat/>
    <w:rsid w:val="00ED7F78"/>
    <w:pPr>
      <w:spacing w:after="160" w:line="259" w:lineRule="auto"/>
      <w:pPrChange w:id="18" w:author="Eric White" w:date="2026-06-29T11:22:00Z">
        <w:pPr>
          <w:spacing w:after="160" w:line="259" w:lineRule="auto"/>
        </w:pPr>
      </w:pPrChange>
    </w:pPr>
    <w:rPr>
      <w:rFonts w:asciiTheme="minorHAnsi" w:eastAsiaTheme="minorHAnsi" w:hAnsiTheme="minorHAnsi" w:cstheme="minorBidi"/>
      <w:i/>
      <w:iCs/>
      <w:sz w:val="24"/>
      <w:szCs w:val="24"/>
      <w:rPrChange w:id="18" w:author="Eric White" w:date="2026-06-29T11:22:00Z">
        <w:rPr>
          <w:rFonts w:asciiTheme="minorHAnsi" w:eastAsiaTheme="minorHAnsi" w:hAnsiTheme="minorHAnsi" w:cstheme="minorBidi"/>
          <w:i/>
          <w:iCs/>
          <w:sz w:val="24"/>
          <w:szCs w:val="24"/>
          <w:lang w:val="en-US" w:eastAsia="en-US" w:bidi="ar-SA"/>
        </w:rPr>
      </w:rPrChange>
    </w:rPr>
  </w:style>
  <w:style w:type="character" w:customStyle="1" w:styleId="QuoteChar">
    <w:name w:val="Quote Char"/>
    <w:basedOn w:val="DefaultParagraphFont"/>
    <w:link w:val="Quote"/>
    <w:uiPriority w:val="29"/>
    <w:rsid w:val="008B2435"/>
    <w:rPr>
      <w:rFonts w:asciiTheme="minorHAnsi" w:eastAsiaTheme="minorHAnsi" w:hAnsiTheme="minorHAnsi" w:cstheme="minorBidi"/>
      <w:i/>
      <w:iCs/>
      <w:sz w:val="24"/>
      <w:szCs w:val="24"/>
    </w:rPr>
  </w:style>
  <w:style w:type="paragraph" w:styleId="IntenseQuote">
    <w:name w:val="Intense Quote"/>
    <w:basedOn w:val="Normal"/>
    <w:next w:val="Normal"/>
    <w:link w:val="IntenseQuoteChar"/>
    <w:uiPriority w:val="30"/>
    <w:qFormat/>
    <w:rsid w:val="00ED7F78"/>
    <w:pPr>
      <w:spacing w:before="240" w:after="240" w:line="240" w:lineRule="auto"/>
      <w:ind w:left="1080" w:right="1080"/>
      <w:jc w:val="center"/>
      <w:pPrChange w:id="19" w:author="Eric White" w:date="2026-06-29T11:22:00Z">
        <w:pPr>
          <w:spacing w:before="240" w:after="240"/>
          <w:ind w:left="1080" w:right="1080"/>
          <w:jc w:val="center"/>
        </w:pPr>
      </w:pPrChange>
    </w:pPr>
    <w:rPr>
      <w:rFonts w:asciiTheme="minorHAnsi" w:eastAsiaTheme="minorHAnsi" w:hAnsiTheme="minorHAnsi" w:cstheme="minorBidi"/>
      <w:color w:val="156082" w:themeColor="accent1"/>
      <w:sz w:val="24"/>
      <w:szCs w:val="24"/>
      <w:rPrChange w:id="19" w:author="Eric White" w:date="2026-06-29T11:22:00Z">
        <w:rPr>
          <w:rFonts w:asciiTheme="minorHAnsi" w:eastAsiaTheme="minorHAnsi" w:hAnsiTheme="minorHAnsi" w:cstheme="minorBidi"/>
          <w:color w:val="156082" w:themeColor="accent1"/>
          <w:sz w:val="24"/>
          <w:szCs w:val="24"/>
          <w:lang w:val="en-US" w:eastAsia="en-US" w:bidi="ar-SA"/>
        </w:rPr>
      </w:rPrChange>
    </w:rPr>
  </w:style>
  <w:style w:type="character" w:customStyle="1" w:styleId="IntenseQuoteChar">
    <w:name w:val="Intense Quote Char"/>
    <w:basedOn w:val="DefaultParagraphFont"/>
    <w:link w:val="IntenseQuote"/>
    <w:uiPriority w:val="30"/>
    <w:rsid w:val="008B2435"/>
    <w:rPr>
      <w:rFonts w:asciiTheme="minorHAnsi" w:eastAsiaTheme="minorHAnsi" w:hAnsiTheme="minorHAnsi" w:cstheme="minorBidi"/>
      <w:color w:val="156082" w:themeColor="accent1"/>
      <w:sz w:val="24"/>
      <w:szCs w:val="24"/>
    </w:rPr>
  </w:style>
  <w:style w:type="character" w:styleId="SubtleEmphasis">
    <w:name w:val="Subtle Emphasis"/>
    <w:uiPriority w:val="19"/>
    <w:qFormat/>
    <w:rsid w:val="008B2435"/>
    <w:rPr>
      <w:i/>
      <w:iCs/>
      <w:color w:val="0A2F40" w:themeColor="accent1" w:themeShade="7F"/>
    </w:rPr>
  </w:style>
  <w:style w:type="character" w:styleId="IntenseEmphasis">
    <w:name w:val="Intense Emphasis"/>
    <w:uiPriority w:val="21"/>
    <w:qFormat/>
    <w:rsid w:val="008B2435"/>
    <w:rPr>
      <w:b/>
      <w:bCs/>
      <w:caps/>
      <w:color w:val="0A2F40" w:themeColor="accent1" w:themeShade="7F"/>
      <w:spacing w:val="10"/>
    </w:rPr>
  </w:style>
  <w:style w:type="character" w:styleId="SubtleReference">
    <w:name w:val="Subtle Reference"/>
    <w:uiPriority w:val="31"/>
    <w:qFormat/>
    <w:rsid w:val="008B2435"/>
    <w:rPr>
      <w:b/>
      <w:bCs/>
      <w:color w:val="156082" w:themeColor="accent1"/>
    </w:rPr>
  </w:style>
  <w:style w:type="character" w:styleId="IntenseReference">
    <w:name w:val="Intense Reference"/>
    <w:uiPriority w:val="32"/>
    <w:qFormat/>
    <w:rsid w:val="008B2435"/>
    <w:rPr>
      <w:b/>
      <w:bCs/>
      <w:i/>
      <w:iCs/>
      <w:caps/>
      <w:color w:val="156082" w:themeColor="accent1"/>
    </w:rPr>
  </w:style>
  <w:style w:type="character" w:styleId="BookTitle">
    <w:name w:val="Book Title"/>
    <w:uiPriority w:val="33"/>
    <w:qFormat/>
    <w:rsid w:val="008B2435"/>
    <w:rPr>
      <w:b/>
      <w:bCs/>
      <w:i/>
      <w:iCs/>
      <w:spacing w:val="0"/>
    </w:rPr>
  </w:style>
  <w:style w:type="paragraph" w:styleId="TOCHeading">
    <w:name w:val="TOC Heading"/>
    <w:basedOn w:val="Heading1"/>
    <w:next w:val="Normal"/>
    <w:uiPriority w:val="39"/>
    <w:semiHidden/>
    <w:unhideWhenUsed/>
    <w:qFormat/>
    <w:rsid w:val="008B2435"/>
    <w:pPr>
      <w:outlineLvl w:val="9"/>
    </w:pPr>
  </w:style>
  <w:style w:type="paragraph" w:styleId="TOC1">
    <w:name w:val="toc 1"/>
    <w:basedOn w:val="Normal"/>
    <w:next w:val="Normal"/>
    <w:autoRedefine/>
    <w:uiPriority w:val="39"/>
    <w:unhideWhenUsed/>
    <w:rsid w:val="005E4538"/>
    <w:pPr>
      <w:spacing w:after="100" w:line="259" w:lineRule="auto"/>
      <w:pPrChange w:id="20" w:author="Eric White" w:date="2026-06-29T11:22:00Z">
        <w:pPr>
          <w:spacing w:after="100" w:line="259" w:lineRule="auto"/>
        </w:pPr>
      </w:pPrChange>
    </w:pPr>
    <w:rPr>
      <w:rFonts w:asciiTheme="minorHAnsi" w:eastAsiaTheme="minorHAnsi" w:hAnsiTheme="minorHAnsi" w:cstheme="minorBidi"/>
      <w:szCs w:val="22"/>
      <w:rPrChange w:id="20" w:author="Eric White" w:date="2026-06-29T11:22:00Z">
        <w:rPr>
          <w:rFonts w:asciiTheme="minorHAnsi" w:eastAsiaTheme="minorHAnsi" w:hAnsiTheme="minorHAnsi" w:cstheme="minorBidi"/>
          <w:sz w:val="22"/>
          <w:szCs w:val="22"/>
          <w:lang w:val="en-US" w:eastAsia="en-US" w:bidi="ar-SA"/>
        </w:rPr>
      </w:rPrChange>
    </w:rPr>
  </w:style>
  <w:style w:type="paragraph" w:styleId="TOC2">
    <w:name w:val="toc 2"/>
    <w:basedOn w:val="Normal"/>
    <w:next w:val="Normal"/>
    <w:autoRedefine/>
    <w:uiPriority w:val="39"/>
    <w:unhideWhenUsed/>
    <w:rsid w:val="005E4538"/>
    <w:pPr>
      <w:spacing w:after="100" w:line="259" w:lineRule="auto"/>
      <w:ind w:left="220"/>
      <w:pPrChange w:id="21" w:author="Eric White" w:date="2026-06-29T11:22:00Z">
        <w:pPr>
          <w:spacing w:after="100" w:line="259" w:lineRule="auto"/>
          <w:ind w:left="220"/>
        </w:pPr>
      </w:pPrChange>
    </w:pPr>
    <w:rPr>
      <w:rFonts w:asciiTheme="minorHAnsi" w:eastAsiaTheme="minorHAnsi" w:hAnsiTheme="minorHAnsi" w:cstheme="minorBidi"/>
      <w:szCs w:val="22"/>
      <w:rPrChange w:id="21" w:author="Eric White" w:date="2026-06-29T11:22:00Z">
        <w:rPr>
          <w:rFonts w:asciiTheme="minorHAnsi" w:eastAsiaTheme="minorHAnsi" w:hAnsiTheme="minorHAnsi" w:cstheme="minorBidi"/>
          <w:sz w:val="22"/>
          <w:szCs w:val="22"/>
          <w:lang w:val="en-US" w:eastAsia="en-US" w:bidi="ar-SA"/>
        </w:rPr>
      </w:rPrChange>
    </w:rPr>
  </w:style>
  <w:style w:type="paragraph" w:styleId="FootnoteText">
    <w:name w:val="footnote text"/>
    <w:basedOn w:val="Normal"/>
    <w:link w:val="FootnoteTextChar"/>
    <w:uiPriority w:val="99"/>
    <w:semiHidden/>
    <w:unhideWhenUsed/>
    <w:rsid w:val="00D66685"/>
    <w:pPr>
      <w:spacing w:after="0" w:line="240" w:lineRule="auto"/>
      <w:pPrChange w:id="22" w:author="Eric White" w:date="2026-06-29T11:22:00Z"/>
    </w:pPr>
    <w:rPr>
      <w:rFonts w:asciiTheme="minorHAnsi" w:eastAsiaTheme="minorHAnsi" w:hAnsiTheme="minorHAnsi" w:cstheme="minorBidi"/>
      <w:sz w:val="20"/>
      <w:rPrChange w:id="22" w:author="Eric White" w:date="2026-06-29T11:22:00Z">
        <w:rPr>
          <w:rFonts w:asciiTheme="minorHAnsi" w:eastAsiaTheme="minorHAnsi" w:hAnsiTheme="minorHAnsi" w:cstheme="minorBidi"/>
          <w:lang w:val="en-US" w:eastAsia="en-US" w:bidi="ar-SA"/>
        </w:rPr>
      </w:rPrChange>
    </w:rPr>
  </w:style>
  <w:style w:type="character" w:customStyle="1" w:styleId="FootnoteTextChar">
    <w:name w:val="Footnote Text Char"/>
    <w:basedOn w:val="DefaultParagraphFont"/>
    <w:link w:val="FootnoteText"/>
    <w:uiPriority w:val="99"/>
    <w:semiHidden/>
    <w:rsid w:val="008B2435"/>
    <w:rPr>
      <w:rFonts w:asciiTheme="minorHAnsi" w:eastAsiaTheme="minorHAnsi" w:hAnsiTheme="minorHAnsi" w:cstheme="minorBidi"/>
      <w:sz w:val="20"/>
    </w:rPr>
  </w:style>
  <w:style w:type="character" w:styleId="FootnoteReference">
    <w:name w:val="footnote reference"/>
    <w:basedOn w:val="DefaultParagraphFont"/>
    <w:uiPriority w:val="99"/>
    <w:semiHidden/>
    <w:unhideWhenUsed/>
    <w:rsid w:val="008B243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emf"/><Relationship Id="rId26" Type="http://schemas.openxmlformats.org/officeDocument/2006/relationships/footer" Target="footer6.xml"/><Relationship Id="rId39" Type="http://schemas.openxmlformats.org/officeDocument/2006/relationships/theme" Target="theme/theme1.xml"/><Relationship Id="rId21" Type="http://schemas.openxmlformats.org/officeDocument/2006/relationships/header" Target="header4.xml"/><Relationship Id="rId34" Type="http://schemas.openxmlformats.org/officeDocument/2006/relationships/diagramLayout" Target="diagrams/layout1.xml"/><Relationship Id="rId7" Type="http://schemas.openxmlformats.org/officeDocument/2006/relationships/chart" Target="charts/chart1.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6.xml"/><Relationship Id="rId33" Type="http://schemas.openxmlformats.org/officeDocument/2006/relationships/diagramData" Target="diagrams/data1.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image" Target="media/image3.bin"/><Relationship Id="rId29"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bin"/><Relationship Id="rId24" Type="http://schemas.openxmlformats.org/officeDocument/2006/relationships/footer" Target="footer5.xml"/><Relationship Id="rId32" Type="http://schemas.openxmlformats.org/officeDocument/2006/relationships/footer" Target="footer9.xml"/><Relationship Id="rId37"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header" Target="header8.xml"/><Relationship Id="rId36" Type="http://schemas.openxmlformats.org/officeDocument/2006/relationships/diagramColors" Target="diagrams/colors1.xml"/><Relationship Id="rId10" Type="http://schemas.microsoft.com/office/2016/09/relationships/commentsIds" Target="commentsIds.xml"/><Relationship Id="rId19" Type="http://schemas.openxmlformats.org/officeDocument/2006/relationships/package" Target="embeddings/Microsoft_Excel_Worksheet1.xlsx"/><Relationship Id="rId31" Type="http://schemas.openxmlformats.org/officeDocument/2006/relationships/header" Target="header9.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diagramQuickStyle" Target="diagrams/quickStyle1.xml"/><Relationship Id="rId3" Type="http://schemas.openxmlformats.org/officeDocument/2006/relationships/settings" Target="settings.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E784-A64A-A55D-7F17E4A9B95C}"/>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E784-A64A-A55D-7F17E4A9B95C}"/>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E784-A64A-A55D-7F17E4A9B95C}"/>
            </c:ext>
          </c:extLst>
        </c:ser>
        <c:dLbls>
          <c:showLegendKey val="0"/>
          <c:showVal val="0"/>
          <c:showCatName val="0"/>
          <c:showSerName val="0"/>
          <c:showPercent val="0"/>
          <c:showBubbleSize val="0"/>
        </c:dLbls>
        <c:gapWidth val="219"/>
        <c:overlap val="-27"/>
        <c:axId val="548922456"/>
        <c:axId val="548922848"/>
      </c:barChart>
      <c:catAx>
        <c:axId val="548922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848"/>
        <c:crosses val="autoZero"/>
        <c:auto val="1"/>
        <c:lblAlgn val="ctr"/>
        <c:lblOffset val="100"/>
        <c:noMultiLvlLbl val="0"/>
      </c:catAx>
      <c:valAx>
        <c:axId val="548922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234BCEC-6073-447A-AE27-5A711EA9B02B}"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US"/>
        </a:p>
      </dgm:t>
    </dgm:pt>
    <dgm:pt modelId="{4B6711F0-9784-4ECD-A01A-61C95ED41683}">
      <dgm:prSet phldrT="[Text]"/>
      <dgm:spPr/>
      <dgm:t>
        <a:bodyPr/>
        <a:lstStyle/>
        <a:p>
          <a:r>
            <a:rPr lang="en-US"/>
            <a:t>Item 1</a:t>
          </a:r>
        </a:p>
      </dgm:t>
    </dgm:pt>
    <dgm:pt modelId="{B8A7512B-6B55-401D-917F-ED48EA840000}" type="parTrans" cxnId="{0D540088-96BB-4126-8FD0-C20FC4B05131}">
      <dgm:prSet/>
      <dgm:spPr/>
      <dgm:t>
        <a:bodyPr/>
        <a:lstStyle/>
        <a:p>
          <a:endParaRPr lang="en-US"/>
        </a:p>
      </dgm:t>
    </dgm:pt>
    <dgm:pt modelId="{ACF89A07-B067-459D-8648-8DC6675E2C24}" type="sibTrans" cxnId="{0D540088-96BB-4126-8FD0-C20FC4B05131}">
      <dgm:prSet/>
      <dgm:spPr/>
      <dgm:t>
        <a:bodyPr/>
        <a:lstStyle/>
        <a:p>
          <a:endParaRPr lang="en-US"/>
        </a:p>
      </dgm:t>
    </dgm:pt>
    <dgm:pt modelId="{2233FC90-28FF-4E61-886E-4273680BB6D3}">
      <dgm:prSet phldrT="[Text]"/>
      <dgm:spPr/>
      <dgm:t>
        <a:bodyPr/>
        <a:lstStyle/>
        <a:p>
          <a:r>
            <a:rPr lang="en-US"/>
            <a:t>Item 2</a:t>
          </a:r>
        </a:p>
      </dgm:t>
    </dgm:pt>
    <dgm:pt modelId="{803F5A71-6A7C-46F2-BDB0-5E8AD6371437}" type="parTrans" cxnId="{EC877EB0-AB4C-4510-8AA5-E9E7AE9477DE}">
      <dgm:prSet/>
      <dgm:spPr/>
      <dgm:t>
        <a:bodyPr/>
        <a:lstStyle/>
        <a:p>
          <a:endParaRPr lang="en-US"/>
        </a:p>
      </dgm:t>
    </dgm:pt>
    <dgm:pt modelId="{FF7E39A4-2AE3-462D-8EB9-601EBFDD3943}" type="sibTrans" cxnId="{EC877EB0-AB4C-4510-8AA5-E9E7AE9477DE}">
      <dgm:prSet/>
      <dgm:spPr/>
      <dgm:t>
        <a:bodyPr/>
        <a:lstStyle/>
        <a:p>
          <a:endParaRPr lang="en-US"/>
        </a:p>
      </dgm:t>
    </dgm:pt>
    <dgm:pt modelId="{C152DEE9-0C99-47F2-9D77-9C596C51F41B}">
      <dgm:prSet phldrT="[Text]"/>
      <dgm:spPr/>
      <dgm:t>
        <a:bodyPr/>
        <a:lstStyle/>
        <a:p>
          <a:r>
            <a:rPr lang="en-US"/>
            <a:t>Item 3</a:t>
          </a:r>
        </a:p>
      </dgm:t>
    </dgm:pt>
    <dgm:pt modelId="{6E783AAD-C7CB-495F-A819-B60A42732337}" type="parTrans" cxnId="{6A69AF1C-E2A2-468D-9616-496EA7F68C32}">
      <dgm:prSet/>
      <dgm:spPr/>
      <dgm:t>
        <a:bodyPr/>
        <a:lstStyle/>
        <a:p>
          <a:endParaRPr lang="en-US"/>
        </a:p>
      </dgm:t>
    </dgm:pt>
    <dgm:pt modelId="{1858B730-3CAF-456D-9D67-8FE7D37DD423}" type="sibTrans" cxnId="{6A69AF1C-E2A2-468D-9616-496EA7F68C32}">
      <dgm:prSet/>
      <dgm:spPr/>
      <dgm:t>
        <a:bodyPr/>
        <a:lstStyle/>
        <a:p>
          <a:endParaRPr lang="en-US"/>
        </a:p>
      </dgm:t>
    </dgm:pt>
    <dgm:pt modelId="{EBC89927-B953-4BAF-8E05-2A50C0B48C33}" type="pres">
      <dgm:prSet presAssocID="{F234BCEC-6073-447A-AE27-5A711EA9B02B}" presName="linear" presStyleCnt="0">
        <dgm:presLayoutVars>
          <dgm:dir/>
          <dgm:animLvl val="lvl"/>
          <dgm:resizeHandles val="exact"/>
        </dgm:presLayoutVars>
      </dgm:prSet>
      <dgm:spPr/>
    </dgm:pt>
    <dgm:pt modelId="{928A5A45-95B1-4D49-9D44-D226F93A92D7}" type="pres">
      <dgm:prSet presAssocID="{4B6711F0-9784-4ECD-A01A-61C95ED41683}" presName="parentLin" presStyleCnt="0"/>
      <dgm:spPr/>
    </dgm:pt>
    <dgm:pt modelId="{ABBFFC1D-C209-428E-A439-F29E8BD3626E}" type="pres">
      <dgm:prSet presAssocID="{4B6711F0-9784-4ECD-A01A-61C95ED41683}" presName="parentLeftMargin" presStyleLbl="node1" presStyleIdx="0" presStyleCnt="3"/>
      <dgm:spPr/>
    </dgm:pt>
    <dgm:pt modelId="{BEDA8E25-BDC8-4169-BB3F-A5089091E57E}" type="pres">
      <dgm:prSet presAssocID="{4B6711F0-9784-4ECD-A01A-61C95ED41683}" presName="parentText" presStyleLbl="node1" presStyleIdx="0" presStyleCnt="3">
        <dgm:presLayoutVars>
          <dgm:chMax val="0"/>
          <dgm:bulletEnabled val="1"/>
        </dgm:presLayoutVars>
      </dgm:prSet>
      <dgm:spPr/>
    </dgm:pt>
    <dgm:pt modelId="{C1196124-FB41-4127-ACA1-E937855C994F}" type="pres">
      <dgm:prSet presAssocID="{4B6711F0-9784-4ECD-A01A-61C95ED41683}" presName="negativeSpace" presStyleCnt="0"/>
      <dgm:spPr/>
    </dgm:pt>
    <dgm:pt modelId="{E69C432B-90BC-4ABD-87CA-31144D9DEE3F}" type="pres">
      <dgm:prSet presAssocID="{4B6711F0-9784-4ECD-A01A-61C95ED41683}" presName="childText" presStyleLbl="conFgAcc1" presStyleIdx="0" presStyleCnt="3">
        <dgm:presLayoutVars>
          <dgm:bulletEnabled val="1"/>
        </dgm:presLayoutVars>
      </dgm:prSet>
      <dgm:spPr/>
    </dgm:pt>
    <dgm:pt modelId="{5B4D6D5B-FD54-40B7-B57D-5D5EF43F9E49}" type="pres">
      <dgm:prSet presAssocID="{ACF89A07-B067-459D-8648-8DC6675E2C24}" presName="spaceBetweenRectangles" presStyleCnt="0"/>
      <dgm:spPr/>
    </dgm:pt>
    <dgm:pt modelId="{714E05C5-0C60-4C73-B9E9-9AD9615E5B5F}" type="pres">
      <dgm:prSet presAssocID="{2233FC90-28FF-4E61-886E-4273680BB6D3}" presName="parentLin" presStyleCnt="0"/>
      <dgm:spPr/>
    </dgm:pt>
    <dgm:pt modelId="{729DC15F-8884-4D04-BE93-AD9A134C99A0}" type="pres">
      <dgm:prSet presAssocID="{2233FC90-28FF-4E61-886E-4273680BB6D3}" presName="parentLeftMargin" presStyleLbl="node1" presStyleIdx="0" presStyleCnt="3"/>
      <dgm:spPr/>
    </dgm:pt>
    <dgm:pt modelId="{F5A6B133-1EFE-4696-B2F5-83299B17DBDD}" type="pres">
      <dgm:prSet presAssocID="{2233FC90-28FF-4E61-886E-4273680BB6D3}" presName="parentText" presStyleLbl="node1" presStyleIdx="1" presStyleCnt="3">
        <dgm:presLayoutVars>
          <dgm:chMax val="0"/>
          <dgm:bulletEnabled val="1"/>
        </dgm:presLayoutVars>
      </dgm:prSet>
      <dgm:spPr/>
    </dgm:pt>
    <dgm:pt modelId="{154EB3C3-8DDD-450D-8565-C1454672828E}" type="pres">
      <dgm:prSet presAssocID="{2233FC90-28FF-4E61-886E-4273680BB6D3}" presName="negativeSpace" presStyleCnt="0"/>
      <dgm:spPr/>
    </dgm:pt>
    <dgm:pt modelId="{D228189E-4DE6-4C15-BA6B-580A06BBE021}" type="pres">
      <dgm:prSet presAssocID="{2233FC90-28FF-4E61-886E-4273680BB6D3}" presName="childText" presStyleLbl="conFgAcc1" presStyleIdx="1" presStyleCnt="3">
        <dgm:presLayoutVars>
          <dgm:bulletEnabled val="1"/>
        </dgm:presLayoutVars>
      </dgm:prSet>
      <dgm:spPr/>
    </dgm:pt>
    <dgm:pt modelId="{E09E2836-3EF6-45E4-AE86-2CF466B355DF}" type="pres">
      <dgm:prSet presAssocID="{FF7E39A4-2AE3-462D-8EB9-601EBFDD3943}" presName="spaceBetweenRectangles" presStyleCnt="0"/>
      <dgm:spPr/>
    </dgm:pt>
    <dgm:pt modelId="{41AAB4C1-E472-4856-AA34-0E2326939948}" type="pres">
      <dgm:prSet presAssocID="{C152DEE9-0C99-47F2-9D77-9C596C51F41B}" presName="parentLin" presStyleCnt="0"/>
      <dgm:spPr/>
    </dgm:pt>
    <dgm:pt modelId="{94C881B7-9C0B-4FEE-8CDB-EC9376DA67A3}" type="pres">
      <dgm:prSet presAssocID="{C152DEE9-0C99-47F2-9D77-9C596C51F41B}" presName="parentLeftMargin" presStyleLbl="node1" presStyleIdx="1" presStyleCnt="3"/>
      <dgm:spPr/>
    </dgm:pt>
    <dgm:pt modelId="{754D8052-5098-4050-BEE9-FA0490150674}" type="pres">
      <dgm:prSet presAssocID="{C152DEE9-0C99-47F2-9D77-9C596C51F41B}" presName="parentText" presStyleLbl="node1" presStyleIdx="2" presStyleCnt="3">
        <dgm:presLayoutVars>
          <dgm:chMax val="0"/>
          <dgm:bulletEnabled val="1"/>
        </dgm:presLayoutVars>
      </dgm:prSet>
      <dgm:spPr/>
    </dgm:pt>
    <dgm:pt modelId="{1624522F-649F-4321-86F1-94846B88F337}" type="pres">
      <dgm:prSet presAssocID="{C152DEE9-0C99-47F2-9D77-9C596C51F41B}" presName="negativeSpace" presStyleCnt="0"/>
      <dgm:spPr/>
    </dgm:pt>
    <dgm:pt modelId="{F1365A1B-AEBD-4394-BB4A-4FD93ABEF638}" type="pres">
      <dgm:prSet presAssocID="{C152DEE9-0C99-47F2-9D77-9C596C51F41B}" presName="childText" presStyleLbl="conFgAcc1" presStyleIdx="2" presStyleCnt="3">
        <dgm:presLayoutVars>
          <dgm:bulletEnabled val="1"/>
        </dgm:presLayoutVars>
      </dgm:prSet>
      <dgm:spPr/>
    </dgm:pt>
  </dgm:ptLst>
  <dgm:cxnLst>
    <dgm:cxn modelId="{79D56A01-97CA-4A76-B90E-4C36B8DCE364}" type="presOf" srcId="{4B6711F0-9784-4ECD-A01A-61C95ED41683}" destId="{BEDA8E25-BDC8-4169-BB3F-A5089091E57E}" srcOrd="1" destOrd="0" presId="urn:microsoft.com/office/officeart/2005/8/layout/list1"/>
    <dgm:cxn modelId="{6A69AF1C-E2A2-468D-9616-496EA7F68C32}" srcId="{F234BCEC-6073-447A-AE27-5A711EA9B02B}" destId="{C152DEE9-0C99-47F2-9D77-9C596C51F41B}" srcOrd="2" destOrd="0" parTransId="{6E783AAD-C7CB-495F-A819-B60A42732337}" sibTransId="{1858B730-3CAF-456D-9D67-8FE7D37DD423}"/>
    <dgm:cxn modelId="{0DED2A21-B6AB-4E77-AB3D-B0FA39008D05}" type="presOf" srcId="{2233FC90-28FF-4E61-886E-4273680BB6D3}" destId="{F5A6B133-1EFE-4696-B2F5-83299B17DBDD}" srcOrd="1" destOrd="0" presId="urn:microsoft.com/office/officeart/2005/8/layout/list1"/>
    <dgm:cxn modelId="{06FC2034-403A-4945-9A5C-4537611689A5}" type="presOf" srcId="{F234BCEC-6073-447A-AE27-5A711EA9B02B}" destId="{EBC89927-B953-4BAF-8E05-2A50C0B48C33}" srcOrd="0" destOrd="0" presId="urn:microsoft.com/office/officeart/2005/8/layout/list1"/>
    <dgm:cxn modelId="{C737DC39-D766-4F3A-8244-E1EEB9E73331}" type="presOf" srcId="{4B6711F0-9784-4ECD-A01A-61C95ED41683}" destId="{ABBFFC1D-C209-428E-A439-F29E8BD3626E}" srcOrd="0" destOrd="0" presId="urn:microsoft.com/office/officeart/2005/8/layout/list1"/>
    <dgm:cxn modelId="{996D2042-975F-4F28-990F-97103AF08226}" type="presOf" srcId="{2233FC90-28FF-4E61-886E-4273680BB6D3}" destId="{729DC15F-8884-4D04-BE93-AD9A134C99A0}" srcOrd="0" destOrd="0" presId="urn:microsoft.com/office/officeart/2005/8/layout/list1"/>
    <dgm:cxn modelId="{EB2CD44B-382B-4C9B-A7A6-E79C2E564F5E}" type="presOf" srcId="{C152DEE9-0C99-47F2-9D77-9C596C51F41B}" destId="{754D8052-5098-4050-BEE9-FA0490150674}" srcOrd="1" destOrd="0" presId="urn:microsoft.com/office/officeart/2005/8/layout/list1"/>
    <dgm:cxn modelId="{A33DA064-DE97-4CA8-8635-BCDAE7D00EAF}" type="presOf" srcId="{C152DEE9-0C99-47F2-9D77-9C596C51F41B}" destId="{94C881B7-9C0B-4FEE-8CDB-EC9376DA67A3}" srcOrd="0" destOrd="0" presId="urn:microsoft.com/office/officeart/2005/8/layout/list1"/>
    <dgm:cxn modelId="{0D540088-96BB-4126-8FD0-C20FC4B05131}" srcId="{F234BCEC-6073-447A-AE27-5A711EA9B02B}" destId="{4B6711F0-9784-4ECD-A01A-61C95ED41683}" srcOrd="0" destOrd="0" parTransId="{B8A7512B-6B55-401D-917F-ED48EA840000}" sibTransId="{ACF89A07-B067-459D-8648-8DC6675E2C24}"/>
    <dgm:cxn modelId="{EC877EB0-AB4C-4510-8AA5-E9E7AE9477DE}" srcId="{F234BCEC-6073-447A-AE27-5A711EA9B02B}" destId="{2233FC90-28FF-4E61-886E-4273680BB6D3}" srcOrd="1" destOrd="0" parTransId="{803F5A71-6A7C-46F2-BDB0-5E8AD6371437}" sibTransId="{FF7E39A4-2AE3-462D-8EB9-601EBFDD3943}"/>
    <dgm:cxn modelId="{1A59EEB3-AD82-47F4-8020-E2C81C7CC127}" type="presParOf" srcId="{EBC89927-B953-4BAF-8E05-2A50C0B48C33}" destId="{928A5A45-95B1-4D49-9D44-D226F93A92D7}" srcOrd="0" destOrd="0" presId="urn:microsoft.com/office/officeart/2005/8/layout/list1"/>
    <dgm:cxn modelId="{0812B2FA-DCF8-473A-A38A-2C250F8C81EB}" type="presParOf" srcId="{928A5A45-95B1-4D49-9D44-D226F93A92D7}" destId="{ABBFFC1D-C209-428E-A439-F29E8BD3626E}" srcOrd="0" destOrd="0" presId="urn:microsoft.com/office/officeart/2005/8/layout/list1"/>
    <dgm:cxn modelId="{50D93361-658F-4662-9FE3-F07DA1BCA0A2}" type="presParOf" srcId="{928A5A45-95B1-4D49-9D44-D226F93A92D7}" destId="{BEDA8E25-BDC8-4169-BB3F-A5089091E57E}" srcOrd="1" destOrd="0" presId="urn:microsoft.com/office/officeart/2005/8/layout/list1"/>
    <dgm:cxn modelId="{D83C366B-1B9B-4DF5-B204-83A951D9972A}" type="presParOf" srcId="{EBC89927-B953-4BAF-8E05-2A50C0B48C33}" destId="{C1196124-FB41-4127-ACA1-E937855C994F}" srcOrd="1" destOrd="0" presId="urn:microsoft.com/office/officeart/2005/8/layout/list1"/>
    <dgm:cxn modelId="{CFA82627-6CA3-4153-A275-E9D20BA53ECF}" type="presParOf" srcId="{EBC89927-B953-4BAF-8E05-2A50C0B48C33}" destId="{E69C432B-90BC-4ABD-87CA-31144D9DEE3F}" srcOrd="2" destOrd="0" presId="urn:microsoft.com/office/officeart/2005/8/layout/list1"/>
    <dgm:cxn modelId="{8D2C9F24-E53F-4A7D-BC8A-B4CAB7BADB34}" type="presParOf" srcId="{EBC89927-B953-4BAF-8E05-2A50C0B48C33}" destId="{5B4D6D5B-FD54-40B7-B57D-5D5EF43F9E49}" srcOrd="3" destOrd="0" presId="urn:microsoft.com/office/officeart/2005/8/layout/list1"/>
    <dgm:cxn modelId="{840C8481-E876-410A-8AA1-6DFC73D57CAF}" type="presParOf" srcId="{EBC89927-B953-4BAF-8E05-2A50C0B48C33}" destId="{714E05C5-0C60-4C73-B9E9-9AD9615E5B5F}" srcOrd="4" destOrd="0" presId="urn:microsoft.com/office/officeart/2005/8/layout/list1"/>
    <dgm:cxn modelId="{A65736F8-106C-4552-A5BD-48F42B964CF2}" type="presParOf" srcId="{714E05C5-0C60-4C73-B9E9-9AD9615E5B5F}" destId="{729DC15F-8884-4D04-BE93-AD9A134C99A0}" srcOrd="0" destOrd="0" presId="urn:microsoft.com/office/officeart/2005/8/layout/list1"/>
    <dgm:cxn modelId="{C4B14FCE-46D4-4F16-B009-84540C0B05B2}" type="presParOf" srcId="{714E05C5-0C60-4C73-B9E9-9AD9615E5B5F}" destId="{F5A6B133-1EFE-4696-B2F5-83299B17DBDD}" srcOrd="1" destOrd="0" presId="urn:microsoft.com/office/officeart/2005/8/layout/list1"/>
    <dgm:cxn modelId="{C6A6F44C-A284-4F6A-8A87-7276D6D8002F}" type="presParOf" srcId="{EBC89927-B953-4BAF-8E05-2A50C0B48C33}" destId="{154EB3C3-8DDD-450D-8565-C1454672828E}" srcOrd="5" destOrd="0" presId="urn:microsoft.com/office/officeart/2005/8/layout/list1"/>
    <dgm:cxn modelId="{B5064B1F-59CF-4732-84A1-01B7E8D756E7}" type="presParOf" srcId="{EBC89927-B953-4BAF-8E05-2A50C0B48C33}" destId="{D228189E-4DE6-4C15-BA6B-580A06BBE021}" srcOrd="6" destOrd="0" presId="urn:microsoft.com/office/officeart/2005/8/layout/list1"/>
    <dgm:cxn modelId="{5EDB74F7-A511-4095-A3B3-C032311A39F2}" type="presParOf" srcId="{EBC89927-B953-4BAF-8E05-2A50C0B48C33}" destId="{E09E2836-3EF6-45E4-AE86-2CF466B355DF}" srcOrd="7" destOrd="0" presId="urn:microsoft.com/office/officeart/2005/8/layout/list1"/>
    <dgm:cxn modelId="{ECAF2CB2-56BA-45A3-9EE7-09F38D7BD293}" type="presParOf" srcId="{EBC89927-B953-4BAF-8E05-2A50C0B48C33}" destId="{41AAB4C1-E472-4856-AA34-0E2326939948}" srcOrd="8" destOrd="0" presId="urn:microsoft.com/office/officeart/2005/8/layout/list1"/>
    <dgm:cxn modelId="{4F9566E9-DEA1-4C1F-9855-7D8E37F49D6E}" type="presParOf" srcId="{41AAB4C1-E472-4856-AA34-0E2326939948}" destId="{94C881B7-9C0B-4FEE-8CDB-EC9376DA67A3}" srcOrd="0" destOrd="0" presId="urn:microsoft.com/office/officeart/2005/8/layout/list1"/>
    <dgm:cxn modelId="{C9AC7885-A07B-404D-9FFF-0FD5CEB6EFD3}" type="presParOf" srcId="{41AAB4C1-E472-4856-AA34-0E2326939948}" destId="{754D8052-5098-4050-BEE9-FA0490150674}" srcOrd="1" destOrd="0" presId="urn:microsoft.com/office/officeart/2005/8/layout/list1"/>
    <dgm:cxn modelId="{3DC6D00D-1E16-4400-B3D1-0036B421F3DB}" type="presParOf" srcId="{EBC89927-B953-4BAF-8E05-2A50C0B48C33}" destId="{1624522F-649F-4321-86F1-94846B88F337}" srcOrd="9" destOrd="0" presId="urn:microsoft.com/office/officeart/2005/8/layout/list1"/>
    <dgm:cxn modelId="{21C8AAA2-971E-4D34-B999-30A81C80DA88}" type="presParOf" srcId="{EBC89927-B953-4BAF-8E05-2A50C0B48C33}" destId="{F1365A1B-AEBD-4394-BB4A-4FD93ABEF638}" srcOrd="10" destOrd="0" presId="urn:microsoft.com/office/officeart/2005/8/layout/list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9C432B-90BC-4ABD-87CA-31144D9DEE3F}">
      <dsp:nvSpPr>
        <dsp:cNvPr id="0" name=""/>
        <dsp:cNvSpPr/>
      </dsp:nvSpPr>
      <dsp:spPr>
        <a:xfrm>
          <a:off x="0" y="386280"/>
          <a:ext cx="5486400" cy="604800"/>
        </a:xfrm>
        <a:prstGeom prst="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EDA8E25-BDC8-4169-BB3F-A5089091E57E}">
      <dsp:nvSpPr>
        <dsp:cNvPr id="0" name=""/>
        <dsp:cNvSpPr/>
      </dsp:nvSpPr>
      <dsp:spPr>
        <a:xfrm>
          <a:off x="274320" y="32040"/>
          <a:ext cx="3840480" cy="708480"/>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1</a:t>
          </a:r>
        </a:p>
      </dsp:txBody>
      <dsp:txXfrm>
        <a:off x="308905" y="66625"/>
        <a:ext cx="3771310" cy="639310"/>
      </dsp:txXfrm>
    </dsp:sp>
    <dsp:sp modelId="{D228189E-4DE6-4C15-BA6B-580A06BBE021}">
      <dsp:nvSpPr>
        <dsp:cNvPr id="0" name=""/>
        <dsp:cNvSpPr/>
      </dsp:nvSpPr>
      <dsp:spPr>
        <a:xfrm>
          <a:off x="0" y="1474920"/>
          <a:ext cx="5486400" cy="604800"/>
        </a:xfrm>
        <a:prstGeom prst="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5A6B133-1EFE-4696-B2F5-83299B17DBDD}">
      <dsp:nvSpPr>
        <dsp:cNvPr id="0" name=""/>
        <dsp:cNvSpPr/>
      </dsp:nvSpPr>
      <dsp:spPr>
        <a:xfrm>
          <a:off x="274320" y="1120680"/>
          <a:ext cx="3840480" cy="708480"/>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2</a:t>
          </a:r>
        </a:p>
      </dsp:txBody>
      <dsp:txXfrm>
        <a:off x="308905" y="1155265"/>
        <a:ext cx="3771310" cy="639310"/>
      </dsp:txXfrm>
    </dsp:sp>
    <dsp:sp modelId="{F1365A1B-AEBD-4394-BB4A-4FD93ABEF638}">
      <dsp:nvSpPr>
        <dsp:cNvPr id="0" name=""/>
        <dsp:cNvSpPr/>
      </dsp:nvSpPr>
      <dsp:spPr>
        <a:xfrm>
          <a:off x="0" y="2563560"/>
          <a:ext cx="5486400" cy="604800"/>
        </a:xfrm>
        <a:prstGeom prst="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54D8052-5098-4050-BEE9-FA0490150674}">
      <dsp:nvSpPr>
        <dsp:cNvPr id="0" name=""/>
        <dsp:cNvSpPr/>
      </dsp:nvSpPr>
      <dsp:spPr>
        <a:xfrm>
          <a:off x="274320" y="2209320"/>
          <a:ext cx="3840480" cy="708480"/>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3</a:t>
          </a:r>
        </a:p>
      </dsp:txBody>
      <dsp:txXfrm>
        <a:off x="308905" y="2243905"/>
        <a:ext cx="3771310" cy="639310"/>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1846</Words>
  <Characters>10525</Characters>
  <Application>Microsoft Office Word</Application>
  <DocSecurity>0</DocSecurity>
  <Lines>87</Lines>
  <Paragraphs>24</Paragraphs>
  <ScaleCrop>false</ScaleCrop>
  <Company/>
  <LinksUpToDate>false</LinksUpToDate>
  <CharactersWithSpaces>12347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EigenPal DOCX Editor</dc:creator>
  <cp:lastModifiedBy>Arthur Souza Rodrigues</cp:lastModifiedBy>
  <cp:revision>1</cp:revision>
  <dcterms:created xsi:type="dcterms:W3CDTF">2026-05-14T16:57:00Z</dcterms:created>
  <dcterms:modified xsi:type="dcterms:W3CDTF">2026-06-29T15:22:00Z</dcterms:modified>
</cp:coreProperties>
</file>