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614EC7">
      <w:pPr>
        <w:pStyle w:val="Title"/>
      </w:pPr>
      <w:r>
        <w:t>Table Widths</w:t>
      </w:r>
    </w:p>
    <w:p w14:paraId="2EFD9533" w14:textId="77777777" w:rsidR="00047CC0" w:rsidRDefault="00614EC7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614EC7">
      <w:pPr>
        <w:pStyle w:val="Heading2"/>
      </w:pPr>
      <w:r>
        <w:t>Test 1 – Fixed Width Table (4.17in)</w:t>
      </w:r>
    </w:p>
    <w:p w14:paraId="64ECF171" w14:textId="77777777" w:rsidR="00477B4B" w:rsidRDefault="00614EC7"/>
    <w:p w14:paraId="70F7676C" w14:textId="77777777" w:rsidR="00477B4B" w:rsidRDefault="00477B4B"/>
    <w:p w14:paraId="5E477F3C" w14:textId="77777777" w:rsidR="00477B4B" w:rsidRDefault="00477B4B"/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37" w:author="Tony Novak" w:date="2026-06-29T11:25:00Z" w16du:dateUtc="2026-06-29T15:25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38">
          <w:tblGrid>
            <w:gridCol w:w="108"/>
            <w:gridCol w:w="1892"/>
            <w:gridCol w:w="1228"/>
            <w:gridCol w:w="772"/>
            <w:gridCol w:w="2000"/>
            <w:gridCol w:w="348"/>
            <w:gridCol w:w="3120"/>
          </w:tblGrid>
        </w:tblGridChange>
      </w:tblGrid>
      <w:tr w:rsidR="00477B4B" w14:paraId="07DB1132" w14:textId="77777777">
        <w:tblPrEx>
          <w:tblPrExChange w:id="39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40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DCE6F1"/>
            <w:tcPrChange w:id="41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E91B4D" w14:textId="77777777" w:rsidR="00477B4B" w:rsidRDefault="00614EC7">
            <w:r>
              <w:t>R1C1</w:t>
            </w:r>
          </w:p>
        </w:tc>
        <w:tc>
          <w:tcPr>
            <w:tcW w:w="2880" w:type="dxa"/>
            <w:shd w:val="clear" w:color="auto" w:fill="DCE6F1"/>
            <w:tcPrChange w:id="44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4C95880" w14:textId="77777777" w:rsidR="00477B4B" w:rsidRDefault="00614EC7">
            <w:r>
              <w:t>R1C2</w:t>
            </w:r>
          </w:p>
        </w:tc>
        <w:tc>
          <w:tcPr>
            <w:tcW w:w="2880" w:type="dxa"/>
            <w:shd w:val="clear" w:color="auto" w:fill="DCE6F1"/>
            <w:tcPrChange w:id="47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55062E" w14:textId="77777777" w:rsidR="00477B4B" w:rsidRDefault="00614EC7">
            <w:r>
              <w:t>R1C3</w:t>
            </w:r>
          </w:p>
        </w:tc>
      </w:tr>
      <w:tr w:rsidR="00477B4B" w14:paraId="58978C40" w14:textId="77777777">
        <w:tblPrEx>
          <w:tblPrExChange w:id="50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1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FFFFF"/>
            <w:tcPrChange w:id="52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A2F4FA7" w14:textId="77777777" w:rsidR="00477B4B" w:rsidRDefault="00614EC7">
            <w:r>
              <w:t>R2C1</w:t>
            </w:r>
          </w:p>
        </w:tc>
        <w:tc>
          <w:tcPr>
            <w:tcW w:w="2880" w:type="dxa"/>
            <w:shd w:val="clear" w:color="auto" w:fill="FFFFFF"/>
            <w:tcPrChange w:id="55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40FA51E" w14:textId="77777777" w:rsidR="00477B4B" w:rsidRDefault="00614EC7">
            <w:r>
              <w:t>R2C2</w:t>
            </w:r>
          </w:p>
        </w:tc>
        <w:tc>
          <w:tcPr>
            <w:tcW w:w="2880" w:type="dxa"/>
            <w:shd w:val="clear" w:color="auto" w:fill="FFFFFF"/>
            <w:tcPrChange w:id="58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73E3581" w14:textId="77777777" w:rsidR="00477B4B" w:rsidRDefault="00614EC7">
            <w:r>
              <w:t>R2C3</w:t>
            </w:r>
          </w:p>
        </w:tc>
      </w:tr>
      <w:tr w:rsidR="00477B4B" w14:paraId="6FC8743C" w14:textId="77777777">
        <w:tblPrEx>
          <w:tblPrExChange w:id="61" w:author="Tony Novak" w:date="2026-06-29T11:25:00Z" w16du:dateUtc="2026-06-29T15:2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2" w:author="Tony Novak" w:date="2026-06-29T11:25:00Z" w16du:dateUtc="2026-06-29T15:2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2F2F2"/>
            <w:tcPrChange w:id="63" w:author="Tony Novak" w:date="2026-06-29T11:25:00Z" w16du:dateUtc="2026-06-29T15:2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EC4CCA" w14:textId="77777777" w:rsidR="00477B4B" w:rsidRDefault="00614EC7">
            <w:r>
              <w:t>R3C1</w:t>
            </w:r>
          </w:p>
        </w:tc>
        <w:tc>
          <w:tcPr>
            <w:tcW w:w="2880" w:type="dxa"/>
            <w:shd w:val="clear" w:color="auto" w:fill="F2F2F2"/>
            <w:tcPrChange w:id="66" w:author="Tony Novak" w:date="2026-06-29T11:25:00Z" w16du:dateUtc="2026-06-29T15:2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C4ABD8C" w14:textId="77777777" w:rsidR="00477B4B" w:rsidRDefault="00614EC7">
            <w:r>
              <w:t>R3C2</w:t>
            </w:r>
          </w:p>
        </w:tc>
        <w:tc>
          <w:tcPr>
            <w:tcW w:w="2880" w:type="dxa"/>
            <w:shd w:val="clear" w:color="auto" w:fill="F2F2F2"/>
            <w:tcPrChange w:id="69" w:author="Tony Novak" w:date="2026-06-29T11:25:00Z" w16du:dateUtc="2026-06-29T15:2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56675F" w14:textId="77777777" w:rsidR="00477B4B" w:rsidRDefault="00614EC7">
            <w:r>
              <w:t>R3C3</w:t>
            </w:r>
          </w:p>
        </w:tc>
      </w:tr>
    </w:tbl>
    <w:p w14:paraId="088F1582" w14:textId="77777777" w:rsidR="00047CC0" w:rsidRDefault="00047CC0"/>
    <w:p w14:paraId="7438CE80" w14:textId="3C958BAF" w:rsidR="00047CC0" w:rsidRDefault="00614EC7">
      <w:pPr>
        <w:pStyle w:val="Heading2"/>
      </w:pPr>
      <w:r>
        <w:t>Test 2 – Fixed Width Table (8.33in)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75" w:author="Tony Novak" w:date="2026-06-29T11:25:00Z" w16du:dateUtc="2026-06-29T15:25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614EC7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614EC7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614EC7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614EC7">
            <w:r>
              <w:t>R1C4</w:t>
            </w:r>
          </w:p>
        </w:tc>
      </w:tr>
      <w:tr w:rsidR="00047CC0" w14:paraId="00C2C792" w14:textId="77777777">
        <w:trPr>
          <w:ins w:id="84" w:author="Tony Novak" w:date="2026-06-29T11:25:00Z" w16du:dateUtc="2026-06-29T15:25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614EC7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614EC7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614EC7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614EC7">
            <w:r>
              <w:t>R2C4</w:t>
            </w:r>
          </w:p>
        </w:tc>
      </w:tr>
      <w:tr w:rsidR="00047CC0" w14:paraId="387C8893" w14:textId="77777777">
        <w:trPr>
          <w:ins w:id="93" w:author="Tony Novak" w:date="2026-06-29T11:25:00Z" w16du:dateUtc="2026-06-29T15:25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614EC7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614EC7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614EC7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614EC7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614EC7">
      <w:pPr>
        <w:pStyle w:val="Heading2"/>
      </w:pPr>
      <w:r>
        <w:t>Test 3 – Relative Width Table (60%)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105" w:author="Tony Novak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614EC7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614EC7">
            <w:r>
              <w:t>R1C2</w:t>
            </w:r>
          </w:p>
        </w:tc>
      </w:tr>
      <w:tr w:rsidR="00047CC0" w14:paraId="00AE7FA6" w14:textId="77777777">
        <w:trPr>
          <w:ins w:id="110" w:author="Tony Novak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614EC7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614EC7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614EC7">
      <w:pPr>
        <w:pStyle w:val="Heading2"/>
      </w:pPr>
      <w:r>
        <w:t>Test 4 – Relative Width Table (100%)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18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614EC7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614EC7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614EC7">
            <w:r>
              <w:t>R1C3</w:t>
            </w:r>
          </w:p>
        </w:tc>
      </w:tr>
      <w:tr w:rsidR="00047CC0" w14:paraId="6EBFE7FE" w14:textId="77777777">
        <w:trPr>
          <w:ins w:id="125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614EC7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614EC7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614EC7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614EC7">
      <w:pPr>
        <w:pStyle w:val="Heading2"/>
      </w:pPr>
      <w:r>
        <w:t>Test 5 – Relative Width Table (200%)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35" w:author="Tony Novak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614EC7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614EC7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614EC7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614EC7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614EC7">
            <w:r>
              <w:t>R1C5</w:t>
            </w:r>
          </w:p>
        </w:tc>
      </w:tr>
      <w:tr w:rsidR="00047CC0" w14:paraId="09C71F12" w14:textId="77777777">
        <w:trPr>
          <w:ins w:id="146" w:author="Tony Novak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614EC7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614EC7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614EC7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614EC7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614EC7">
            <w:r>
              <w:t>R2C5</w:t>
            </w:r>
          </w:p>
        </w:tc>
      </w:tr>
      <w:tr w:rsidR="00047CC0" w14:paraId="169F2512" w14:textId="77777777">
        <w:trPr>
          <w:ins w:id="157" w:author="Tony Novak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614EC7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614EC7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614EC7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614EC7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614EC7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70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72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rPr>
          <w:ins w:id="179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rPr>
          <w:ins w:id="186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70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lastRenderedPageBreak/>
      </w: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96" w:author="Tony Novak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rPr>
          <w:ins w:id="203" w:author="Tony Novak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t>R2C1thiscellhassomewidecontent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rPr>
          <w:ins w:id="210" w:author="Tony Novak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t>R3C3 – This cell will not wrap text with spaces 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20" w:author="Tony Novak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rPr>
          <w:ins w:id="227" w:author="Tony Novak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rPr>
          <w:ins w:id="234" w:author="Tony Novak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782021FF" w14:textId="77777777" w:rsidR="00477B4B" w:rsidRDefault="00477B4B"/>
    <w:sectPr w:rsidR="00477B4B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Tony Novak" w:date="2026-06-29T11:25:00Z" w16du:dateUtc="2026-06-29T15:25:00Z">
        <w:sectPr w:rsidR="00477B4B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B4B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77B4B"/>
    <w:rsid w:val="004C6445"/>
    <w:rsid w:val="00530B5E"/>
    <w:rsid w:val="005544A4"/>
    <w:rsid w:val="00614EC7"/>
    <w:rsid w:val="00644F5C"/>
    <w:rsid w:val="006649EC"/>
    <w:rsid w:val="00686531"/>
    <w:rsid w:val="00777879"/>
    <w:rsid w:val="007C729B"/>
    <w:rsid w:val="007E5944"/>
    <w:rsid w:val="007F6CB4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3CE3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Tony Novak" w:date="2026-06-29T11:2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Tony Novak" w:date="2026-06-29T11:2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Tony Novak" w:date="2026-06-29T11:2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Tony Novak" w:date="2026-06-29T11:2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Tony Novak" w:date="2026-06-29T11:2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Tony Novak" w:date="2026-06-29T11:2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Tony Novak" w:date="2026-06-29T11:2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Tony Novak" w:date="2026-06-29T11:2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Tony Novak" w:date="2026-06-29T11:2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Tony Novak" w:date="2026-06-29T11:2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2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2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2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729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29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29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29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29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2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Tony Novak" w:date="2026-06-29T11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Tony Novak" w:date="2026-06-29T11:25:00Z"/>
    </w:pPr>
    <w:rPr>
      <w:rFonts w:asciiTheme="minorHAnsi" w:eastAsiaTheme="minorEastAsia" w:hAnsiTheme="minorHAnsi" w:cstheme="minorBidi"/>
      <w:szCs w:val="22"/>
      <w:rPrChange w:id="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7C72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72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2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C72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Tony Novak" w:date="2026-06-29T11:2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Tony Novak" w:date="2026-06-29T11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C729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Tony Novak" w:date="2026-06-29T11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Tony Novak" w:date="2026-06-29T11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C729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Tony Novak" w:date="2026-06-29T11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Tony Novak" w:date="2026-06-29T11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Tony Novak" w:date="2026-06-29T11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Tony Novak" w:date="2026-06-29T11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Tony Novak" w:date="2026-06-29T11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Tony Novak" w:date="2026-06-29T11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Tony Novak" w:date="2026-06-29T11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Tony Novak" w:date="2026-06-29T11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Tony Novak" w:date="2026-06-29T11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Tony Novak" w:date="2026-06-29T11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Tony Novak" w:date="2026-06-29T11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Tony Novak" w:date="2026-06-29T11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Tony Novak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7C72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C729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Tony Novak" w:date="2026-06-29T11:2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Tony Novak" w:date="2026-06-29T11:2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C729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Tony Novak" w:date="2026-06-29T11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Tony Novak" w:date="2026-06-29T11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C729B"/>
    <w:rPr>
      <w:b/>
      <w:bCs/>
    </w:rPr>
  </w:style>
  <w:style w:type="character" w:styleId="Emphasis">
    <w:name w:val="Emphasis"/>
    <w:basedOn w:val="DefaultParagraphFont"/>
    <w:uiPriority w:val="20"/>
    <w:qFormat/>
    <w:rsid w:val="007C72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Tony Novak" w:date="2026-06-29T11:2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Tony Novak" w:date="2026-06-29T11:2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29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7C72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C72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7C72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C72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C72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729B"/>
    <w:pPr>
      <w:outlineLvl w:val="9"/>
    </w:pPr>
  </w:style>
  <w:style w:type="table" w:styleId="TableGrid">
    <w:name w:val="Table Grid"/>
    <w:basedOn w:val="TableNormal"/>
    <w:uiPriority w:val="5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C72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C729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C729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9AC5C5-B4EA-3648-BC48-69939F26C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2026-06-29T15:25:00Z</dcterms:modified>
</cp:coreProperties>
</file>