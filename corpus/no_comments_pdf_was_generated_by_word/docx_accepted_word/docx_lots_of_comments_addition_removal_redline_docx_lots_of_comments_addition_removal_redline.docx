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20AD6238" w14:textId="77777777" w:rsidR="009A1490" w:rsidRDefault="00FE4EC3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FE4EC3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FE4EC3"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FE4EC3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FE4EC3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FE4EC3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FE4EC3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FE4EC3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p w14:paraId="319A0C71" w14:textId="77777777" w:rsidR="009A1490" w:rsidRDefault="00460ED2">
      <w:r>
        <w:br w:type="page"/>
      </w:r>
    </w:p>
    <w:p w14:paraId="7DDC0D6F" w14:textId="77777777" w:rsidR="009A1490" w:rsidRDefault="00FE4EC3">
      <w:pPr>
        <w:pStyle w:val="Heading1"/>
      </w:pPr>
      <w:r>
        <w:lastRenderedPageBreak/>
      </w:r>
      <w:r>
        <w:t>Table of Contents</w:t>
      </w:r>
    </w:p>
    <w:p w14:paraId="7DFC58FA" w14:textId="77777777" w:rsidR="009A1490" w:rsidRDefault="00FE4EC3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FE4EC3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FE4EC3">
      <w:r>
        <w:br w:type="page"/>
      </w:r>
    </w:p>
    <w:p w14:paraId="3608201B" w14:textId="77777777" w:rsidR="009A1490" w:rsidRDefault="00FE4EC3">
      <w:pPr>
        <w:pStyle w:val="Heading1"/>
      </w:pPr>
      <w:bookmarkStart w:id="2" w:name="exec_summary"/>
      <w:r>
        <w:lastRenderedPageBreak/>
      </w:r>
      <w:r>
        <w:t>1. Executive summary</w:t>
      </w:r>
      <w:bookmarkEnd w:id="2"/>
    </w:p>
    <w:p w14:paraId="70C47875" w14:textId="77777777" w:rsidR="009A1490" w:rsidRDefault="00FE4EC3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FE4EC3">
      <w:pPr>
        <w:pStyle w:val="ListBullet"/>
      </w:pPr>
    </w:p>
    <w:p w14:paraId="1B3E3D75" w14:textId="77777777" w:rsidR="009A1490" w:rsidRDefault="00FE4EC3">
      <w:pPr>
        <w:pStyle w:val="ListBullet"/>
      </w:pPr>
    </w:p>
    <w:p w14:paraId="3DC86428" w14:textId="77777777" w:rsidR="009A1490" w:rsidRDefault="00FE4EC3">
      <w:pPr>
        <w:pStyle w:val="ListBullet"/>
      </w:pPr>
    </w:p>
    <w:p w14:paraId="27B9AF94" w14:textId="77777777" w:rsidR="009A1490" w:rsidRDefault="00460ED2">
      <w:pPr>
        <w:pStyle w:val="Heading1"/>
        <w:rPr>
          <w:moveTo w:id="11" w:author="Arthur Souza Rodrigues" w:date="2026-07-05T01:29:00Z" w16du:dateUtc="2026-07-05T05:29:00Z"/>
        </w:rPr>
      </w:pPr>
      <w:moveToRangeStart w:id="12" w:author="Arthur Souza Rodrigues" w:date="2026-07-05T01:29:00Z" w:name="move234107400"/>
      <w:moveTo w:id="13" w:author="Arthur Souza Rodrigues" w:date="2026-07-05T01:29:00Z" w16du:dateUtc="2026-07-05T05:29:00Z">
        <w:r>
          <w:t>3. Capability matrix: Word has all the expected basics plus professional depth</w:t>
        </w:r>
      </w:moveTo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1384"/>
        <w:gridCol w:w="1209"/>
        <w:gridCol w:w="18"/>
        <w:gridCol w:w="1953"/>
        <w:gridCol w:w="2031"/>
        <w:gridCol w:w="2357"/>
        <w:tblGridChange w:id="14">
          <w:tblGrid>
            <w:gridCol w:w="5"/>
            <w:gridCol w:w="1118"/>
            <w:gridCol w:w="129"/>
            <w:gridCol w:w="626"/>
            <w:gridCol w:w="627"/>
            <w:gridCol w:w="2"/>
            <w:gridCol w:w="1209"/>
            <w:gridCol w:w="18"/>
            <w:gridCol w:w="1953"/>
            <w:gridCol w:w="2031"/>
            <w:gridCol w:w="2357"/>
            <w:gridCol w:w="5"/>
          </w:tblGrid>
        </w:tblGridChange>
      </w:tblGrid>
      <w:tr w:rsidR="009A1490" w14:paraId="17903024" w14:textId="77777777">
        <w:trPr>
          <w:jc w:val="center"/>
          <w:ins w:id="15" w:author="Arthur Souza Rodrigues" w:date="2026-07-05T01:29:00Z" w16du:dateUtc="2026-07-05T05:29:00Z"/>
        </w:trPr>
        <w:tc>
          <w:tcPr>
            <w:tcW w:w="2520" w:type="dxa"/>
            <w:gridSpan w:val="4"/>
            <w:shd w:val="clear" w:color="auto" w:fill="1F4E79"/>
          </w:tcPr>
          <w:moveToRangeEnd w:id="12"/>
          <w:p w14:paraId="199178E4" w14:textId="77777777" w:rsidR="009A1490" w:rsidRDefault="00FE4EC3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D7782C" w14:textId="77777777" w:rsidR="009A1490" w:rsidRDefault="00FE4EC3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712A3CC6" w14:textId="77777777" w:rsidR="009A1490" w:rsidRDefault="00FE4EC3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7C6A5D74" w14:textId="77777777" w:rsidR="009A1490" w:rsidRDefault="00FE4EC3">
            <w:r>
              <w:rPr>
                <w:b/>
                <w:color w:val="FFFFFF"/>
              </w:rPr>
              <w:t>Word advantage</w:t>
            </w:r>
          </w:p>
        </w:tc>
      </w:tr>
      <w:tr w:rsidR="009A1490" w14:paraId="7BAA46DA" w14:textId="77777777">
        <w:trPr>
          <w:jc w:val="center"/>
          <w:ins w:id="24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11939871" w14:textId="77777777" w:rsidR="009A1490" w:rsidRDefault="00FE4EC3">
            <w:r>
              <w:t>Real-time coauthoring</w:t>
            </w:r>
          </w:p>
        </w:tc>
        <w:tc>
          <w:tcPr>
            <w:tcW w:w="2520" w:type="dxa"/>
          </w:tcPr>
          <w:p w14:paraId="664BE5D7" w14:textId="77777777" w:rsidR="009A1490" w:rsidRDefault="00FE4EC3">
            <w:r>
              <w:t>Multiple users edit in a browser</w:t>
            </w:r>
          </w:p>
        </w:tc>
        <w:tc>
          <w:tcPr>
            <w:tcW w:w="2520" w:type="dxa"/>
          </w:tcPr>
          <w:p w14:paraId="08BD4B31" w14:textId="77777777" w:rsidR="009A1490" w:rsidRDefault="00FE4EC3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60FA415C" w14:textId="77777777" w:rsidR="009A1490" w:rsidRDefault="00FE4EC3">
            <w:r>
              <w:t>Collaboration with desktop-grade layout and review controls</w:t>
            </w:r>
          </w:p>
        </w:tc>
      </w:tr>
      <w:tr w:rsidR="009A1490" w14:paraId="74DBA6CC" w14:textId="77777777">
        <w:trPr>
          <w:jc w:val="center"/>
          <w:ins w:id="33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4E6D10A1" w14:textId="77777777" w:rsidR="009A1490" w:rsidRDefault="00FE4EC3">
            <w:r>
              <w:t>Comments &amp; mentions</w:t>
            </w:r>
          </w:p>
        </w:tc>
        <w:tc>
          <w:tcPr>
            <w:tcW w:w="2520" w:type="dxa"/>
          </w:tcPr>
          <w:p w14:paraId="4923DEDB" w14:textId="77777777" w:rsidR="009A1490" w:rsidRDefault="00FE4EC3">
            <w:r>
              <w:t>Comments, suggestions, action items</w:t>
            </w:r>
          </w:p>
        </w:tc>
        <w:tc>
          <w:tcPr>
            <w:tcW w:w="2520" w:type="dxa"/>
          </w:tcPr>
          <w:p w14:paraId="002966C2" w14:textId="77777777" w:rsidR="009A1490" w:rsidRDefault="00FE4EC3">
            <w:r>
              <w:t>Threaded comments, @mentions, tasks, resolved threads</w:t>
            </w:r>
          </w:p>
        </w:tc>
        <w:tc>
          <w:tcPr>
            <w:tcW w:w="2520" w:type="dxa"/>
          </w:tcPr>
          <w:p w14:paraId="4F57C2DE" w14:textId="77777777" w:rsidR="009A1490" w:rsidRDefault="00FE4EC3">
            <w:r>
              <w:t>Integrated with Outlook/Teams/Microsoft 365 identity</w:t>
            </w:r>
          </w:p>
        </w:tc>
      </w:tr>
      <w:tr w:rsidR="009A1490" w14:paraId="32D3AEE9" w14:textId="77777777">
        <w:trPr>
          <w:jc w:val="center"/>
          <w:ins w:id="42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299ADAC5" w14:textId="77777777" w:rsidR="009A1490" w:rsidRDefault="00FE4EC3">
            <w:r>
              <w:t>Change review</w:t>
            </w:r>
          </w:p>
        </w:tc>
        <w:tc>
          <w:tcPr>
            <w:tcW w:w="2520" w:type="dxa"/>
          </w:tcPr>
          <w:p w14:paraId="34C77861" w14:textId="77777777" w:rsidR="009A1490" w:rsidRDefault="00FE4EC3">
            <w:r>
              <w:t>Suggesting mode</w:t>
            </w:r>
          </w:p>
        </w:tc>
        <w:tc>
          <w:tcPr>
            <w:tcW w:w="2520" w:type="dxa"/>
          </w:tcPr>
          <w:p w14:paraId="6361FFA5" w14:textId="77777777" w:rsidR="009A1490" w:rsidRDefault="00FE4EC3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199580C" w14:textId="77777777" w:rsidR="009A1490" w:rsidRDefault="00FE4EC3">
            <w:r>
              <w:t>More formal review workflow for legal, editorial, regulated documents</w:t>
            </w:r>
          </w:p>
        </w:tc>
      </w:tr>
      <w:tr w:rsidR="009A1490" w14:paraId="5E31265B" w14:textId="77777777">
        <w:trPr>
          <w:jc w:val="center"/>
          <w:ins w:id="51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7DE9DF5B" w14:textId="77777777" w:rsidR="009A1490" w:rsidRDefault="00FE4EC3">
            <w:r>
              <w:t>Version history</w:t>
            </w:r>
          </w:p>
        </w:tc>
        <w:tc>
          <w:tcPr>
            <w:tcW w:w="2520" w:type="dxa"/>
          </w:tcPr>
          <w:p w14:paraId="102AA78A" w14:textId="77777777" w:rsidR="009A1490" w:rsidRDefault="00FE4EC3">
            <w:r>
              <w:t>Restore prior versions</w:t>
            </w:r>
          </w:p>
        </w:tc>
        <w:tc>
          <w:tcPr>
            <w:tcW w:w="2520" w:type="dxa"/>
          </w:tcPr>
          <w:p w14:paraId="4F6A07D0" w14:textId="77777777" w:rsidR="009A1490" w:rsidRDefault="00FE4EC3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31BA969F" w14:textId="77777777" w:rsidR="009A1490" w:rsidRDefault="00FE4EC3">
            <w:r>
              <w:t>Cloud + enterprise repositories + records processes</w:t>
            </w:r>
          </w:p>
        </w:tc>
      </w:tr>
      <w:tr w:rsidR="009A1490" w14:paraId="1D9C1F20" w14:textId="77777777">
        <w:trPr>
          <w:jc w:val="center"/>
          <w:ins w:id="60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1E994DAC" w14:textId="77777777" w:rsidR="009A1490" w:rsidRDefault="00FE4EC3">
            <w:r>
              <w:t>Long documents</w:t>
            </w:r>
          </w:p>
        </w:tc>
        <w:tc>
          <w:tcPr>
            <w:tcW w:w="2520" w:type="dxa"/>
          </w:tcPr>
          <w:p w14:paraId="7A458670" w14:textId="77777777" w:rsidR="009A1490" w:rsidRDefault="00FE4EC3">
            <w:r>
              <w:t>Headings, outline, basic TOC</w:t>
            </w:r>
          </w:p>
        </w:tc>
        <w:tc>
          <w:tcPr>
            <w:tcW w:w="2520" w:type="dxa"/>
          </w:tcPr>
          <w:p w14:paraId="5843776A" w14:textId="77777777" w:rsidR="009A1490" w:rsidRDefault="00FE4EC3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2F48F999" w14:textId="77777777" w:rsidR="009A1490" w:rsidRDefault="00FE4EC3">
            <w:r>
              <w:t>Better for reports, contracts, manuals, theses</w:t>
            </w:r>
          </w:p>
        </w:tc>
      </w:tr>
      <w:tr w:rsidR="009A1490" w14:paraId="6C970491" w14:textId="77777777">
        <w:trPr>
          <w:jc w:val="center"/>
          <w:ins w:id="69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0962DF7A" w14:textId="77777777" w:rsidR="009A1490" w:rsidRDefault="00FE4EC3">
            <w:r>
              <w:t>Formatting/design</w:t>
            </w:r>
          </w:p>
        </w:tc>
        <w:tc>
          <w:tcPr>
            <w:tcW w:w="2520" w:type="dxa"/>
          </w:tcPr>
          <w:p w14:paraId="3123FE6C" w14:textId="77777777" w:rsidR="009A1490" w:rsidRDefault="00FE4EC3">
            <w:r>
              <w:t>Basic styles/tables/images</w:t>
            </w:r>
          </w:p>
        </w:tc>
        <w:tc>
          <w:tcPr>
            <w:tcW w:w="2520" w:type="dxa"/>
          </w:tcPr>
          <w:p w14:paraId="4CE44A6D" w14:textId="77777777" w:rsidR="009A1490" w:rsidRDefault="00FE4EC3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6D082597" w14:textId="77777777" w:rsidR="009A1490" w:rsidRDefault="00FE4EC3">
            <w:r>
              <w:t>Higher-fidelity professional output</w:t>
            </w:r>
          </w:p>
        </w:tc>
      </w:tr>
      <w:tr w:rsidR="009A1490" w14:paraId="7BF93731" w14:textId="77777777">
        <w:trPr>
          <w:jc w:val="center"/>
          <w:ins w:id="78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78973279" w14:textId="77777777" w:rsidR="009A1490" w:rsidRDefault="00FE4EC3">
            <w:r>
              <w:lastRenderedPageBreak/>
            </w:r>
            <w:r>
              <w:t>Mail merge</w:t>
            </w:r>
          </w:p>
        </w:tc>
        <w:tc>
          <w:tcPr>
            <w:tcW w:w="2520" w:type="dxa"/>
          </w:tcPr>
          <w:p w14:paraId="5B783947" w14:textId="77777777" w:rsidR="009A1490" w:rsidRDefault="00FE4EC3">
            <w:r>
              <w:t>Requires add-ons/workarounds</w:t>
            </w:r>
          </w:p>
        </w:tc>
        <w:tc>
          <w:tcPr>
            <w:tcW w:w="2520" w:type="dxa"/>
          </w:tcPr>
          <w:p w14:paraId="2E3A333C" w14:textId="77777777" w:rsidR="009A1490" w:rsidRDefault="00FE4EC3">
            <w:r>
              <w:t>Native mail merge with Excel/Outlook data</w:t>
            </w:r>
          </w:p>
        </w:tc>
        <w:tc>
          <w:tcPr>
            <w:tcW w:w="2520" w:type="dxa"/>
          </w:tcPr>
          <w:p w14:paraId="09CC417E" w14:textId="77777777" w:rsidR="009A1490" w:rsidRDefault="00FE4EC3">
            <w:r>
              <w:t>Production-ready personalized letters, labels, envelopes, email merges</w:t>
            </w:r>
          </w:p>
        </w:tc>
      </w:tr>
      <w:tr w:rsidR="009A1490" w14:paraId="35D3BA15" w14:textId="77777777">
        <w:trPr>
          <w:jc w:val="center"/>
          <w:ins w:id="87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22C74A63" w14:textId="77777777" w:rsidR="009A1490" w:rsidRDefault="00FE4EC3">
            <w:r>
              <w:t>Automation</w:t>
            </w:r>
          </w:p>
        </w:tc>
        <w:tc>
          <w:tcPr>
            <w:tcW w:w="2520" w:type="dxa"/>
          </w:tcPr>
          <w:p w14:paraId="527D8DE8" w14:textId="77777777" w:rsidR="009A1490" w:rsidRDefault="00FE4EC3">
            <w:r>
              <w:t>Apps Script/add-ons</w:t>
            </w:r>
          </w:p>
        </w:tc>
        <w:tc>
          <w:tcPr>
            <w:tcW w:w="2520" w:type="dxa"/>
          </w:tcPr>
          <w:p w14:paraId="35B9E43C" w14:textId="77777777" w:rsidR="009A1490" w:rsidRDefault="00FE4EC3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37759B4D" w14:textId="77777777" w:rsidR="009A1490" w:rsidRDefault="00FE4EC3">
            <w:r>
              <w:t>Broader enterprise automation surface</w:t>
            </w:r>
          </w:p>
        </w:tc>
      </w:tr>
      <w:tr w:rsidR="009A1490" w14:paraId="71C8997D" w14:textId="77777777">
        <w:trPr>
          <w:jc w:val="center"/>
          <w:ins w:id="96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16967AB1" w14:textId="77777777" w:rsidR="009A1490" w:rsidRDefault="00FE4EC3">
            <w:r>
              <w:t>Security/compliance</w:t>
            </w:r>
          </w:p>
        </w:tc>
        <w:tc>
          <w:tcPr>
            <w:tcW w:w="2520" w:type="dxa"/>
          </w:tcPr>
          <w:p w14:paraId="25EDA195" w14:textId="77777777" w:rsidR="009A1490" w:rsidRDefault="00FE4EC3">
            <w:r>
              <w:t>Drive permissions/admin controls</w:t>
            </w:r>
          </w:p>
        </w:tc>
        <w:tc>
          <w:tcPr>
            <w:tcW w:w="2520" w:type="dxa"/>
          </w:tcPr>
          <w:p w14:paraId="285C9D55" w14:textId="77777777" w:rsidR="009A1490" w:rsidRDefault="00FE4EC3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040C954F" w14:textId="77777777" w:rsidR="009A1490" w:rsidRDefault="00FE4EC3">
            <w:r>
              <w:t>Deeper Microsoft 365 governance stack</w:t>
            </w:r>
          </w:p>
        </w:tc>
      </w:tr>
      <w:tr w:rsidR="009A1490" w14:paraId="4BF79826" w14:textId="77777777">
        <w:tblPrEx>
          <w:tblW w:w="0" w:type="auto"/>
          <w:jc w:val="center"/>
          <w:tblPrExChange w:id="105" w:author="Arthur Souza Rodrigues" w:date="2026-07-05T01:29:00Z" w16du:dateUtc="2026-07-05T05:29:00Z">
            <w:tblPrEx>
              <w:tblW w:w="0" w:type="auto"/>
              <w:jc w:val="center"/>
            </w:tblPrEx>
          </w:tblPrExChange>
        </w:tblPrEx>
        <w:trPr>
          <w:jc w:val="center"/>
          <w:trPrChange w:id="106" w:author="Arthur Souza Rodrigues" w:date="2026-07-05T01:29:00Z" w16du:dateUtc="2026-07-05T05:29:00Z">
            <w:trPr>
              <w:jc w:val="center"/>
            </w:trPr>
          </w:trPrChange>
        </w:trPr>
        <w:tc>
          <w:tcPr>
            <w:tcW w:w="2520" w:type="dxa"/>
            <w:tcPrChange w:id="107" w:author="Arthur Souza Rodrigues" w:date="2026-07-05T01:29:00Z" w16du:dateUtc="2026-07-05T05:29:00Z">
              <w:tcPr>
                <w:tcW w:w="2520" w:type="dxa"/>
                <w:gridSpan w:val="3"/>
              </w:tcPr>
            </w:tcPrChange>
          </w:tcPr>
          <w:p w14:paraId="1D99E123" w14:textId="77777777" w:rsidR="00FE4EC3" w:rsidRDefault="00FE4EC3">
            <w:r>
              <w:t>AI assistance</w:t>
            </w:r>
          </w:p>
        </w:tc>
        <w:tc>
          <w:tcPr>
            <w:tcW w:w="2520" w:type="dxa"/>
            <w:tcPrChange w:id="109" w:author="Arthur Souza Rodrigues" w:date="2026-07-05T01:29:00Z" w16du:dateUtc="2026-07-05T05:29:00Z">
              <w:tcPr>
                <w:tcW w:w="2520" w:type="dxa"/>
              </w:tcPr>
            </w:tcPrChange>
          </w:tcPr>
          <w:p w14:paraId="6C87AFA8" w14:textId="77777777" w:rsidR="00FE4EC3" w:rsidRDefault="00FE4EC3">
            <w:r>
              <w:t>Gemini/Smart Compose depending on plan</w:t>
            </w:r>
          </w:p>
        </w:tc>
        <w:tc>
          <w:tcPr>
            <w:tcW w:w="2520" w:type="dxa"/>
            <w:tcPrChange w:id="111" w:author="Arthur Souza Rodrigues" w:date="2026-07-05T01:29:00Z" w16du:dateUtc="2026-07-05T05:29:00Z">
              <w:tcPr>
                <w:tcW w:w="2520" w:type="dxa"/>
              </w:tcPr>
            </w:tcPrChange>
          </w:tcPr>
          <w:p w14:paraId="2C6CB96F" w14:textId="77777777" w:rsidR="00FE4EC3" w:rsidRDefault="00FE4EC3">
            <w:r>
              <w:t>Copilot in Word plus Editor, summaries, drafting, rewrite, M365 grounding where licensed</w:t>
            </w:r>
          </w:p>
        </w:tc>
        <w:tc>
          <w:tcPr>
            <w:tcW w:w="2520" w:type="dxa"/>
            <w:gridSpan w:val="4"/>
            <w:tcPrChange w:id="113" w:author="Arthur Souza Rodrigues" w:date="2026-07-05T01:29:00Z" w16du:dateUtc="2026-07-05T05:29:00Z">
              <w:tcPr>
                <w:tcW w:w="10080" w:type="dxa"/>
                <w:gridSpan w:val="7"/>
                <w:shd w:val="clear" w:color="auto" w:fill="E2F0D9"/>
                <w:vAlign w:val="center"/>
              </w:tcPr>
            </w:tcPrChange>
          </w:tcPr>
          <w:p w14:paraId="4BB72447" w14:textId="545C2D84" w:rsidR="009A1490" w:rsidRDefault="00FE4EC3">
            <w:r>
              <w:t>AI integrated with M365 data and compliance controls</w:t>
            </w:r>
          </w:p>
        </w:tc>
      </w:tr>
      <w:tr w:rsidR="009A1490" w14:paraId="41291BCB" w14:textId="77777777">
        <w:trPr>
          <w:jc w:val="center"/>
          <w:ins w:id="116" w:author="Arthur Souza Rodrigues" w:date="2026-07-05T01:29:00Z" w16du:dateUtc="2026-07-05T05:29:00Z"/>
        </w:trPr>
        <w:tc>
          <w:tcPr>
            <w:tcW w:w="2520" w:type="dxa"/>
            <w:gridSpan w:val="4"/>
          </w:tcPr>
          <w:p w14:paraId="6212A6AC" w14:textId="77777777" w:rsidR="009A1490" w:rsidRDefault="00FE4EC3">
            <w:r>
              <w:t>Offline capability</w:t>
            </w:r>
          </w:p>
        </w:tc>
        <w:tc>
          <w:tcPr>
            <w:tcW w:w="2520" w:type="dxa"/>
          </w:tcPr>
          <w:p w14:paraId="0090FC0A" w14:textId="77777777" w:rsidR="009A1490" w:rsidRDefault="00FE4EC3">
            <w:r>
              <w:t>Offline mode after setup</w:t>
            </w:r>
          </w:p>
        </w:tc>
        <w:tc>
          <w:tcPr>
            <w:tcW w:w="2520" w:type="dxa"/>
          </w:tcPr>
          <w:p w14:paraId="5521C028" w14:textId="77777777" w:rsidR="009A1490" w:rsidRDefault="00FE4EC3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0AD5A50A" w14:textId="77777777" w:rsidR="009A1490" w:rsidRDefault="00FE4EC3">
            <w:r>
              <w:t>Most capable no-internet document editor</w:t>
            </w:r>
          </w:p>
        </w:tc>
      </w:tr>
    </w:tbl>
    <w:p w14:paraId="7494DA45" w14:textId="77777777" w:rsidR="009A1490" w:rsidRDefault="00FE4EC3">
      <w:pPr>
        <w:pStyle w:val="Heading1"/>
      </w:pPr>
      <w:bookmarkStart w:id="126" w:name="evidence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128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FE4EC3"/>
        </w:tc>
        <w:tc>
          <w:tcPr>
            <w:tcW w:w="3360" w:type="dxa"/>
            <w:shd w:val="clear" w:color="auto" w:fill="1F4E79"/>
          </w:tcPr>
          <w:p w14:paraId="7B3EE567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35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FE4EC3"/>
        </w:tc>
        <w:tc>
          <w:tcPr>
            <w:tcW w:w="3360" w:type="dxa"/>
          </w:tcPr>
          <w:p w14:paraId="4083E201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142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FE4EC3"/>
        </w:tc>
        <w:tc>
          <w:tcPr>
            <w:tcW w:w="3360" w:type="dxa"/>
          </w:tcPr>
          <w:p w14:paraId="3EE8285E" w14:textId="77777777" w:rsidR="009A1490" w:rsidRDefault="00FE4E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49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FE4EC3"/>
        </w:tc>
        <w:tc>
          <w:tcPr>
            <w:tcW w:w="3360" w:type="dxa"/>
          </w:tcPr>
          <w:p w14:paraId="1CE154D9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156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FE4EC3"/>
        </w:tc>
        <w:tc>
          <w:tcPr>
            <w:tcW w:w="3360" w:type="dxa"/>
          </w:tcPr>
          <w:p w14:paraId="388122D7" w14:textId="77777777" w:rsidR="009A1490" w:rsidRDefault="00FE4EC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63" w:author="Arthur Souza Rodrigues" w:date="2026-07-05T01:29:00Z" w16du:dateUtc="2026-07-05T05:29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FE4EC3"/>
        </w:tc>
        <w:tc>
          <w:tcPr>
            <w:tcW w:w="3360" w:type="dxa"/>
          </w:tcPr>
          <w:p w14:paraId="53F2DBF9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142A3B" w14:textId="77777777" w:rsidR="009A1490" w:rsidRDefault="00460ED2">
      <w:pPr>
        <w:pStyle w:val="Heading1"/>
        <w:rPr>
          <w:moveFrom w:id="170" w:author="Arthur Souza Rodrigues" w:date="2026-07-05T01:29:00Z" w16du:dateUtc="2026-07-05T05:29:00Z"/>
        </w:rPr>
      </w:pPr>
      <w:bookmarkStart w:id="171" w:name="matrix"/>
      <w:moveFromRangeStart w:id="173" w:author="Arthur Souza Rodrigues" w:date="2026-07-05T01:29:00Z" w:name="move234107400"/>
      <w:moveFrom w:id="174" w:author="Arthur Souza Rodrigues" w:date="2026-07-05T01:29:00Z" w16du:dateUtc="2026-07-05T05:29:00Z">
        <w:r>
          <w:t>3. Capability matrix: Word has all the expected basics plus professional depth</w:t>
        </w:r>
        <w:bookmarkEnd w:id="171"/>
      </w:moveFrom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  <w:del w:id="175" w:author="Arthur Souza Rodrigues" w:date="2026-07-05T01:29:00Z" w16du:dateUtc="2026-07-05T05:29:00Z"/>
        </w:trPr>
        <w:tc>
          <w:tcPr>
            <w:tcW w:w="2520" w:type="dxa"/>
            <w:shd w:val="clear" w:color="auto" w:fill="1F4E79"/>
          </w:tcPr>
          <w:moveFromRangeEnd w:id="173"/>
          <w:p w14:paraId="1CA4E291" w14:textId="77777777" w:rsidR="009A1490" w:rsidRDefault="00FE4EC3"/>
        </w:tc>
        <w:tc>
          <w:tcPr>
            <w:tcW w:w="2520" w:type="dxa"/>
            <w:shd w:val="clear" w:color="auto" w:fill="1F4E79"/>
          </w:tcPr>
          <w:p w14:paraId="7C9492F0" w14:textId="77777777" w:rsidR="009A1490" w:rsidRDefault="00FE4EC3"/>
        </w:tc>
        <w:tc>
          <w:tcPr>
            <w:tcW w:w="2520" w:type="dxa"/>
            <w:shd w:val="clear" w:color="auto" w:fill="1F4E79"/>
          </w:tcPr>
          <w:p w14:paraId="6AD5FF37" w14:textId="77777777" w:rsidR="009A1490" w:rsidRDefault="00FE4EC3"/>
        </w:tc>
        <w:tc>
          <w:tcPr>
            <w:tcW w:w="2520" w:type="dxa"/>
            <w:shd w:val="clear" w:color="auto" w:fill="1F4E79"/>
          </w:tcPr>
          <w:p w14:paraId="2EACCEC0" w14:textId="77777777" w:rsidR="009A1490" w:rsidRDefault="00FE4EC3"/>
        </w:tc>
      </w:tr>
      <w:tr w:rsidR="009A1490" w14:paraId="258BD2BF" w14:textId="77777777">
        <w:trPr>
          <w:jc w:val="center"/>
          <w:del w:id="184" w:author="Arthur Souza Rodrigues" w:date="2026-07-05T01:29:00Z" w16du:dateUtc="2026-07-05T05:29:00Z"/>
        </w:trPr>
        <w:tc>
          <w:tcPr>
            <w:tcW w:w="2520" w:type="dxa"/>
          </w:tcPr>
          <w:p w14:paraId="133B2C8C" w14:textId="77777777" w:rsidR="009A1490" w:rsidRDefault="00FE4EC3"/>
        </w:tc>
        <w:tc>
          <w:tcPr>
            <w:tcW w:w="2520" w:type="dxa"/>
          </w:tcPr>
          <w:p w14:paraId="6028B187" w14:textId="77777777" w:rsidR="009A1490" w:rsidRDefault="00FE4EC3"/>
        </w:tc>
        <w:tc>
          <w:tcPr>
            <w:tcW w:w="2520" w:type="dxa"/>
          </w:tcPr>
          <w:p w14:paraId="142F6A80" w14:textId="77777777" w:rsidR="009A1490" w:rsidRDefault="00FE4EC3"/>
        </w:tc>
        <w:tc>
          <w:tcPr>
            <w:tcW w:w="2520" w:type="dxa"/>
          </w:tcPr>
          <w:p w14:paraId="7A157DE6" w14:textId="77777777" w:rsidR="009A1490" w:rsidRDefault="00FE4EC3"/>
        </w:tc>
      </w:tr>
      <w:tr w:rsidR="009A1490" w14:paraId="7E3A1541" w14:textId="77777777">
        <w:trPr>
          <w:jc w:val="center"/>
          <w:del w:id="193" w:author="Arthur Souza Rodrigues" w:date="2026-07-05T01:29:00Z" w16du:dateUtc="2026-07-05T05:29:00Z"/>
        </w:trPr>
        <w:tc>
          <w:tcPr>
            <w:tcW w:w="2520" w:type="dxa"/>
          </w:tcPr>
          <w:p w14:paraId="0020BC56" w14:textId="77777777" w:rsidR="009A1490" w:rsidRDefault="00FE4EC3"/>
        </w:tc>
        <w:tc>
          <w:tcPr>
            <w:tcW w:w="2520" w:type="dxa"/>
          </w:tcPr>
          <w:p w14:paraId="02E5E5A5" w14:textId="77777777" w:rsidR="009A1490" w:rsidRDefault="00FE4EC3"/>
        </w:tc>
        <w:tc>
          <w:tcPr>
            <w:tcW w:w="2520" w:type="dxa"/>
          </w:tcPr>
          <w:p w14:paraId="48A79979" w14:textId="77777777" w:rsidR="009A1490" w:rsidRDefault="00FE4EC3"/>
        </w:tc>
        <w:tc>
          <w:tcPr>
            <w:tcW w:w="2520" w:type="dxa"/>
          </w:tcPr>
          <w:p w14:paraId="60B79774" w14:textId="77777777" w:rsidR="009A1490" w:rsidRDefault="00FE4EC3"/>
        </w:tc>
      </w:tr>
      <w:tr w:rsidR="009A1490" w14:paraId="3DB9DCBB" w14:textId="77777777">
        <w:trPr>
          <w:jc w:val="center"/>
          <w:del w:id="202" w:author="Arthur Souza Rodrigues" w:date="2026-07-05T01:29:00Z" w16du:dateUtc="2026-07-05T05:29:00Z"/>
        </w:trPr>
        <w:tc>
          <w:tcPr>
            <w:tcW w:w="2520" w:type="dxa"/>
          </w:tcPr>
          <w:p w14:paraId="154E4FD5" w14:textId="77777777" w:rsidR="009A1490" w:rsidRDefault="00FE4EC3"/>
        </w:tc>
        <w:tc>
          <w:tcPr>
            <w:tcW w:w="2520" w:type="dxa"/>
          </w:tcPr>
          <w:p w14:paraId="78596389" w14:textId="77777777" w:rsidR="009A1490" w:rsidRDefault="00FE4EC3"/>
        </w:tc>
        <w:tc>
          <w:tcPr>
            <w:tcW w:w="2520" w:type="dxa"/>
          </w:tcPr>
          <w:p w14:paraId="184C71B6" w14:textId="77777777" w:rsidR="009A1490" w:rsidRDefault="00FE4EC3"/>
        </w:tc>
        <w:tc>
          <w:tcPr>
            <w:tcW w:w="2520" w:type="dxa"/>
          </w:tcPr>
          <w:p w14:paraId="47B31F05" w14:textId="77777777" w:rsidR="009A1490" w:rsidRDefault="00FE4EC3"/>
        </w:tc>
      </w:tr>
      <w:tr w:rsidR="009A1490" w14:paraId="6B0EDF71" w14:textId="77777777">
        <w:trPr>
          <w:jc w:val="center"/>
          <w:del w:id="211" w:author="Arthur Souza Rodrigues" w:date="2026-07-05T01:29:00Z" w16du:dateUtc="2026-07-05T05:29:00Z"/>
        </w:trPr>
        <w:tc>
          <w:tcPr>
            <w:tcW w:w="2520" w:type="dxa"/>
          </w:tcPr>
          <w:p w14:paraId="1E55CA93" w14:textId="77777777" w:rsidR="009A1490" w:rsidRDefault="00FE4EC3"/>
        </w:tc>
        <w:tc>
          <w:tcPr>
            <w:tcW w:w="2520" w:type="dxa"/>
          </w:tcPr>
          <w:p w14:paraId="5C493EAB" w14:textId="77777777" w:rsidR="009A1490" w:rsidRDefault="00FE4EC3"/>
        </w:tc>
        <w:tc>
          <w:tcPr>
            <w:tcW w:w="2520" w:type="dxa"/>
          </w:tcPr>
          <w:p w14:paraId="00F61B17" w14:textId="77777777" w:rsidR="009A1490" w:rsidRDefault="00FE4EC3"/>
        </w:tc>
        <w:tc>
          <w:tcPr>
            <w:tcW w:w="2520" w:type="dxa"/>
          </w:tcPr>
          <w:p w14:paraId="7C79E338" w14:textId="77777777" w:rsidR="009A1490" w:rsidRDefault="00FE4EC3"/>
        </w:tc>
      </w:tr>
      <w:tr w:rsidR="009A1490" w14:paraId="56B2A468" w14:textId="77777777">
        <w:trPr>
          <w:jc w:val="center"/>
          <w:del w:id="220" w:author="Arthur Souza Rodrigues" w:date="2026-07-05T01:29:00Z" w16du:dateUtc="2026-07-05T05:29:00Z"/>
        </w:trPr>
        <w:tc>
          <w:tcPr>
            <w:tcW w:w="2520" w:type="dxa"/>
          </w:tcPr>
          <w:p w14:paraId="349EE045" w14:textId="77777777" w:rsidR="009A1490" w:rsidRDefault="00FE4EC3"/>
        </w:tc>
        <w:tc>
          <w:tcPr>
            <w:tcW w:w="2520" w:type="dxa"/>
          </w:tcPr>
          <w:p w14:paraId="4E0E9866" w14:textId="77777777" w:rsidR="009A1490" w:rsidRDefault="00FE4EC3"/>
        </w:tc>
        <w:tc>
          <w:tcPr>
            <w:tcW w:w="2520" w:type="dxa"/>
          </w:tcPr>
          <w:p w14:paraId="20F95906" w14:textId="77777777" w:rsidR="009A1490" w:rsidRDefault="00FE4EC3"/>
        </w:tc>
        <w:tc>
          <w:tcPr>
            <w:tcW w:w="2520" w:type="dxa"/>
          </w:tcPr>
          <w:p w14:paraId="18D8F819" w14:textId="77777777" w:rsidR="009A1490" w:rsidRDefault="00FE4EC3"/>
        </w:tc>
      </w:tr>
      <w:tr w:rsidR="009A1490" w14:paraId="4C697594" w14:textId="77777777">
        <w:trPr>
          <w:jc w:val="center"/>
          <w:del w:id="229" w:author="Arthur Souza Rodrigues" w:date="2026-07-05T01:29:00Z" w16du:dateUtc="2026-07-05T05:29:00Z"/>
        </w:trPr>
        <w:tc>
          <w:tcPr>
            <w:tcW w:w="2520" w:type="dxa"/>
          </w:tcPr>
          <w:p w14:paraId="1E5A1502" w14:textId="77777777" w:rsidR="009A1490" w:rsidRDefault="00FE4EC3"/>
        </w:tc>
        <w:tc>
          <w:tcPr>
            <w:tcW w:w="2520" w:type="dxa"/>
          </w:tcPr>
          <w:p w14:paraId="00E49E6F" w14:textId="77777777" w:rsidR="009A1490" w:rsidRDefault="00FE4EC3"/>
        </w:tc>
        <w:tc>
          <w:tcPr>
            <w:tcW w:w="2520" w:type="dxa"/>
          </w:tcPr>
          <w:p w14:paraId="5D9EBE59" w14:textId="77777777" w:rsidR="009A1490" w:rsidRDefault="00FE4EC3"/>
        </w:tc>
        <w:tc>
          <w:tcPr>
            <w:tcW w:w="2520" w:type="dxa"/>
          </w:tcPr>
          <w:p w14:paraId="2DF934C0" w14:textId="77777777" w:rsidR="009A1490" w:rsidRDefault="00FE4EC3"/>
        </w:tc>
      </w:tr>
      <w:tr w:rsidR="009A1490" w14:paraId="7C9CCC4A" w14:textId="77777777">
        <w:trPr>
          <w:jc w:val="center"/>
          <w:del w:id="238" w:author="Arthur Souza Rodrigues" w:date="2026-07-05T01:29:00Z" w16du:dateUtc="2026-07-05T05:29:00Z"/>
        </w:trPr>
        <w:tc>
          <w:tcPr>
            <w:tcW w:w="2520" w:type="dxa"/>
          </w:tcPr>
          <w:p w14:paraId="04D081B7" w14:textId="77777777" w:rsidR="009A1490" w:rsidRDefault="00FE4EC3"/>
        </w:tc>
        <w:tc>
          <w:tcPr>
            <w:tcW w:w="2520" w:type="dxa"/>
          </w:tcPr>
          <w:p w14:paraId="4E0CFFE1" w14:textId="77777777" w:rsidR="009A1490" w:rsidRDefault="00FE4EC3"/>
        </w:tc>
        <w:tc>
          <w:tcPr>
            <w:tcW w:w="2520" w:type="dxa"/>
          </w:tcPr>
          <w:p w14:paraId="63C12FA1" w14:textId="77777777" w:rsidR="009A1490" w:rsidRDefault="00FE4EC3"/>
        </w:tc>
        <w:tc>
          <w:tcPr>
            <w:tcW w:w="2520" w:type="dxa"/>
          </w:tcPr>
          <w:p w14:paraId="054D2BFA" w14:textId="77777777" w:rsidR="009A1490" w:rsidRDefault="00FE4EC3"/>
        </w:tc>
      </w:tr>
      <w:tr w:rsidR="009A1490" w14:paraId="4BF8949F" w14:textId="77777777">
        <w:trPr>
          <w:jc w:val="center"/>
          <w:del w:id="247" w:author="Arthur Souza Rodrigues" w:date="2026-07-05T01:29:00Z" w16du:dateUtc="2026-07-05T05:29:00Z"/>
        </w:trPr>
        <w:tc>
          <w:tcPr>
            <w:tcW w:w="2520" w:type="dxa"/>
          </w:tcPr>
          <w:p w14:paraId="2656351C" w14:textId="77777777" w:rsidR="009A1490" w:rsidRDefault="00FE4EC3"/>
        </w:tc>
        <w:tc>
          <w:tcPr>
            <w:tcW w:w="2520" w:type="dxa"/>
          </w:tcPr>
          <w:p w14:paraId="5440412C" w14:textId="77777777" w:rsidR="009A1490" w:rsidRDefault="00FE4EC3"/>
        </w:tc>
        <w:tc>
          <w:tcPr>
            <w:tcW w:w="2520" w:type="dxa"/>
          </w:tcPr>
          <w:p w14:paraId="40111232" w14:textId="77777777" w:rsidR="009A1490" w:rsidRDefault="00FE4EC3"/>
        </w:tc>
        <w:tc>
          <w:tcPr>
            <w:tcW w:w="2520" w:type="dxa"/>
          </w:tcPr>
          <w:p w14:paraId="69F3E081" w14:textId="77777777" w:rsidR="009A1490" w:rsidRDefault="00FE4EC3"/>
        </w:tc>
      </w:tr>
      <w:tr w:rsidR="009A1490" w14:paraId="452AF2C1" w14:textId="77777777">
        <w:trPr>
          <w:jc w:val="center"/>
          <w:del w:id="256" w:author="Arthur Souza Rodrigues" w:date="2026-07-05T01:29:00Z" w16du:dateUtc="2026-07-05T05:29:00Z"/>
        </w:trPr>
        <w:tc>
          <w:tcPr>
            <w:tcW w:w="2520" w:type="dxa"/>
          </w:tcPr>
          <w:p w14:paraId="1A6A76D9" w14:textId="77777777" w:rsidR="009A1490" w:rsidRDefault="00FE4EC3"/>
        </w:tc>
        <w:tc>
          <w:tcPr>
            <w:tcW w:w="2520" w:type="dxa"/>
          </w:tcPr>
          <w:p w14:paraId="015E2992" w14:textId="77777777" w:rsidR="009A1490" w:rsidRDefault="00FE4EC3"/>
        </w:tc>
        <w:tc>
          <w:tcPr>
            <w:tcW w:w="2520" w:type="dxa"/>
          </w:tcPr>
          <w:p w14:paraId="146D6523" w14:textId="77777777" w:rsidR="009A1490" w:rsidRDefault="00FE4EC3"/>
        </w:tc>
        <w:tc>
          <w:tcPr>
            <w:tcW w:w="2520" w:type="dxa"/>
          </w:tcPr>
          <w:p w14:paraId="43CDB1CE" w14:textId="77777777" w:rsidR="009A1490" w:rsidRDefault="00FE4EC3"/>
        </w:tc>
      </w:tr>
      <w:tr w:rsidR="009A1490" w14:paraId="6164AFF9" w14:textId="77777777">
        <w:trPr>
          <w:jc w:val="center"/>
          <w:del w:id="265" w:author="Arthur Souza Rodrigues" w:date="2026-07-05T01:29:00Z" w16du:dateUtc="2026-07-05T05:29:00Z"/>
        </w:trPr>
        <w:tc>
          <w:tcPr>
            <w:tcW w:w="2520" w:type="dxa"/>
          </w:tcPr>
          <w:p w14:paraId="1BAFC037" w14:textId="77777777" w:rsidR="009A1490" w:rsidRDefault="00FE4EC3"/>
        </w:tc>
        <w:tc>
          <w:tcPr>
            <w:tcW w:w="2520" w:type="dxa"/>
          </w:tcPr>
          <w:p w14:paraId="406DB940" w14:textId="77777777" w:rsidR="009A1490" w:rsidRDefault="00FE4EC3"/>
        </w:tc>
        <w:tc>
          <w:tcPr>
            <w:tcW w:w="2520" w:type="dxa"/>
          </w:tcPr>
          <w:p w14:paraId="4C6899BA" w14:textId="77777777" w:rsidR="009A1490" w:rsidRDefault="00FE4EC3"/>
        </w:tc>
        <w:tc>
          <w:tcPr>
            <w:tcW w:w="2520" w:type="dxa"/>
          </w:tcPr>
          <w:p w14:paraId="63DE475D" w14:textId="77777777" w:rsidR="009A1490" w:rsidRDefault="00FE4EC3"/>
        </w:tc>
      </w:tr>
      <w:tr w:rsidR="009A1490" w14:paraId="432C71FB" w14:textId="77777777">
        <w:trPr>
          <w:jc w:val="center"/>
          <w:del w:id="274" w:author="Arthur Souza Rodrigues" w:date="2026-07-05T01:29:00Z" w16du:dateUtc="2026-07-05T05:29:00Z"/>
        </w:trPr>
        <w:tc>
          <w:tcPr>
            <w:tcW w:w="2520" w:type="dxa"/>
          </w:tcPr>
          <w:p w14:paraId="6EBFC097" w14:textId="77777777" w:rsidR="009A1490" w:rsidRDefault="00FE4EC3"/>
        </w:tc>
        <w:tc>
          <w:tcPr>
            <w:tcW w:w="2520" w:type="dxa"/>
          </w:tcPr>
          <w:p w14:paraId="4D4C5897" w14:textId="77777777" w:rsidR="009A1490" w:rsidRDefault="00FE4EC3"/>
        </w:tc>
        <w:tc>
          <w:tcPr>
            <w:tcW w:w="2520" w:type="dxa"/>
          </w:tcPr>
          <w:p w14:paraId="04EF7CBD" w14:textId="77777777" w:rsidR="009A1490" w:rsidRDefault="00FE4EC3"/>
        </w:tc>
        <w:tc>
          <w:tcPr>
            <w:tcW w:w="2520" w:type="dxa"/>
          </w:tcPr>
          <w:p w14:paraId="72911701" w14:textId="77777777" w:rsidR="009A1490" w:rsidRDefault="00FE4EC3"/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FE4EC3">
            <w:r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FE4EC3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FE4EC3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FE4EC3">
            <w:r>
              <w:t>Best authoritative format for businesses</w:t>
            </w:r>
          </w:p>
        </w:tc>
      </w:tr>
    </w:tbl>
    <w:p w14:paraId="0850A230" w14:textId="77777777" w:rsidR="009A1490" w:rsidRDefault="00FE4EC3">
      <w:pPr>
        <w:pStyle w:val="Heading1"/>
      </w:pPr>
      <w:bookmarkStart w:id="283" w:name="chart"/>
      <w:r>
        <w:t>4. Visual proof: capability depth</w:t>
      </w:r>
      <w:bookmarkEnd w:id="283"/>
    </w:p>
    <w:p w14:paraId="186ACD74" w14:textId="77777777" w:rsidR="009A1490" w:rsidRDefault="00FE4EC3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FE4EC3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vs_google_docs_capability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FE4EC3">
      <w:pPr>
        <w:pStyle w:val="Heading1"/>
      </w:pPr>
      <w:bookmarkStart w:id="284" w:name="demo"/>
      <w:r>
        <w:t>5. Built-in Word feature demonstration in this file</w:t>
      </w:r>
      <w:bookmarkEnd w:id="284"/>
    </w:p>
    <w:p w14:paraId="081C8D83" w14:textId="77777777" w:rsidR="009A1490" w:rsidRDefault="00FE4EC3">
      <w:pPr>
        <w:pStyle w:val="ListNumber"/>
      </w:pPr>
      <w:r>
        <w:t>Title page with styled metadata table</w:t>
      </w:r>
    </w:p>
    <w:p w14:paraId="4A6D8752" w14:textId="77777777" w:rsidR="009A1490" w:rsidRDefault="00FE4EC3">
      <w:pPr>
        <w:pStyle w:val="ListNumber"/>
      </w:pPr>
      <w:r>
        <w:t>Automatic Table of Contents field</w:t>
      </w:r>
    </w:p>
    <w:p w14:paraId="66ED3F7C" w14:textId="77777777" w:rsidR="009A1490" w:rsidRDefault="00FE4EC3">
      <w:pPr>
        <w:pStyle w:val="ListNumber"/>
      </w:pPr>
      <w:r>
        <w:t>Headers and footers with page numbering fields</w:t>
      </w:r>
    </w:p>
    <w:p w14:paraId="36A96B10" w14:textId="77777777" w:rsidR="009A1490" w:rsidRDefault="00FE4EC3">
      <w:pPr>
        <w:pStyle w:val="ListNumber"/>
      </w:pPr>
      <w:r>
        <w:t>Bookmarks and internal hyperlinks</w:t>
      </w:r>
    </w:p>
    <w:p w14:paraId="1C7D17B0" w14:textId="77777777" w:rsidR="009A1490" w:rsidRDefault="00FE4EC3">
      <w:pPr>
        <w:pStyle w:val="ListNumber"/>
      </w:pPr>
      <w:r>
        <w:t>External hyperlinks to sources</w:t>
      </w:r>
    </w:p>
    <w:p w14:paraId="06026A5F" w14:textId="77777777" w:rsidR="009A1490" w:rsidRDefault="00FE4EC3">
      <w:pPr>
        <w:pStyle w:val="ListNumber"/>
      </w:pPr>
      <w:r>
        <w:t>Styled comparison tables</w:t>
      </w:r>
    </w:p>
    <w:p w14:paraId="25B7712A" w14:textId="77777777" w:rsidR="009A1490" w:rsidRDefault="00FE4EC3">
      <w:pPr>
        <w:pStyle w:val="ListNumber"/>
      </w:pPr>
      <w:r>
        <w:t>Callout boxes with shading</w:t>
      </w:r>
    </w:p>
    <w:p w14:paraId="097D2A02" w14:textId="77777777" w:rsidR="009A1490" w:rsidRDefault="00FE4EC3">
      <w:pPr>
        <w:pStyle w:val="ListNumber"/>
      </w:pPr>
      <w:r>
        <w:t>Embedded chart image</w:t>
      </w:r>
    </w:p>
    <w:p w14:paraId="21C148B9" w14:textId="77777777" w:rsidR="009A1490" w:rsidRDefault="00FE4EC3">
      <w:pPr>
        <w:pStyle w:val="ListNumber"/>
      </w:pPr>
      <w:r>
        <w:t>Landscape section for wide matrix</w:t>
      </w:r>
    </w:p>
    <w:p w14:paraId="0F0FAB50" w14:textId="77777777" w:rsidR="009A1490" w:rsidRDefault="00FE4EC3">
      <w:pPr>
        <w:pStyle w:val="ListNumber"/>
      </w:pPr>
      <w:r>
        <w:t>Custom paragraph styles</w:t>
      </w:r>
    </w:p>
    <w:p w14:paraId="672BE830" w14:textId="77777777" w:rsidR="009A1490" w:rsidRDefault="00FE4EC3">
      <w:pPr>
        <w:pStyle w:val="ListNumber"/>
      </w:pPr>
      <w:r>
        <w:t>Footnote-style source appendix</w:t>
      </w:r>
    </w:p>
    <w:p w14:paraId="1A776842" w14:textId="77777777" w:rsidR="009A1490" w:rsidRDefault="00FE4EC3">
      <w:pPr>
        <w:pStyle w:val="ListNumber"/>
      </w:pPr>
      <w:r>
        <w:t>Checklist, glossary, numbered procedures</w:t>
      </w:r>
    </w:p>
    <w:p w14:paraId="71E77840" w14:textId="77777777" w:rsidR="009A1490" w:rsidRDefault="00FE4EC3">
      <w:pPr>
        <w:pStyle w:val="ListNumber"/>
      </w:pPr>
      <w:r>
        <w:t>Signature block</w:t>
      </w:r>
    </w:p>
    <w:p w14:paraId="57FD2C01" w14:textId="77777777" w:rsidR="009A1490" w:rsidRDefault="00FE4EC3">
      <w:pPr>
        <w:pStyle w:val="ListNumber"/>
      </w:pPr>
      <w:r>
        <w:lastRenderedPageBreak/>
      </w:r>
      <w:r>
        <w:t>Document properties/core metadata</w:t>
      </w:r>
    </w:p>
    <w:p w14:paraId="268E0CD7" w14:textId="77777777" w:rsidR="009A1490" w:rsidRDefault="00FE4EC3">
      <w:pPr>
        <w:pStyle w:val="ListNumber"/>
      </w:pPr>
      <w:r>
        <w:t>Watermark-like confidentiality statement in header</w:t>
      </w:r>
    </w:p>
    <w:p w14:paraId="328F4BDA" w14:textId="77777777" w:rsidR="009A1490" w:rsidRDefault="00FE4EC3"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FE4EC3">
      <w:pPr>
        <w:pStyle w:val="Heading1"/>
      </w:pPr>
      <w:bookmarkStart w:id="285" w:name="wide_matrix"/>
      <w:r>
        <w:lastRenderedPageBreak/>
      </w:r>
      <w:r>
        <w:t>6. Wide stakeholder view: why each buyer persona cares</w:t>
      </w:r>
      <w:bookmarkEnd w:id="285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FE4EC3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FE4E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FE4EC3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FE4EC3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FE4EC3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FE4EC3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FE4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FE4EC3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FE4E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FE4EC3">
      <w:pPr>
        <w:pStyle w:val="Heading1"/>
      </w:pPr>
      <w:r>
        <w:lastRenderedPageBreak/>
      </w:r>
      <w:r>
        <w:t>7. Collaboration: match the cloud-first expectation</w:t>
      </w:r>
    </w:p>
    <w:p w14:paraId="26F77F87" w14:textId="77777777" w:rsidR="009A1490" w:rsidRDefault="00FE4EC3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FE4EC3">
      <w:pPr>
        <w:pStyle w:val="ListBullet"/>
      </w:pPr>
      <w:r>
        <w:t>Use comments, replies, @mentions, and explicit permissions.</w:t>
      </w:r>
    </w:p>
    <w:p w14:paraId="6F8E9E4D" w14:textId="77777777" w:rsidR="009A1490" w:rsidRDefault="00FE4EC3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FE4EC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FE4EC3">
      <w:pPr>
        <w:pStyle w:val="Heading1"/>
      </w:pPr>
      <w:r>
        <w:t>8. Review and governance: where Word separates itself</w:t>
      </w:r>
    </w:p>
    <w:p w14:paraId="778AEC73" w14:textId="77777777" w:rsidR="009A1490" w:rsidRDefault="00FE4EC3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FE4EC3">
      <w:pPr>
        <w:pStyle w:val="ListBullet"/>
      </w:pPr>
      <w:r>
        <w:t>Accept/reject workflows support accountable editing.</w:t>
      </w:r>
    </w:p>
    <w:p w14:paraId="70B27BC6" w14:textId="77777777" w:rsidR="009A1490" w:rsidRDefault="00FE4EC3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FE4EC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FE4EC3">
      <w:pPr>
        <w:pStyle w:val="Heading1"/>
      </w:pPr>
      <w:r>
        <w:t>9. Professional document production</w:t>
      </w:r>
    </w:p>
    <w:p w14:paraId="53D1A2A8" w14:textId="77777777" w:rsidR="009A1490" w:rsidRDefault="00FE4EC3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FE4EC3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FE4EC3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FE4EC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FE4EC3">
      <w:pPr>
        <w:pStyle w:val="Heading1"/>
      </w:pPr>
      <w:r>
        <w:t>10. Security, compliance, and enterprise control</w:t>
      </w:r>
    </w:p>
    <w:p w14:paraId="61E6E1C1" w14:textId="77777777" w:rsidR="009A1490" w:rsidRDefault="00FE4EC3">
      <w:pPr>
        <w:pStyle w:val="ListBullet"/>
      </w:pPr>
      <w:r>
        <w:t>Sensitivity labels classify and protect documents.</w:t>
      </w:r>
    </w:p>
    <w:p w14:paraId="716FA6EA" w14:textId="77777777" w:rsidR="009A1490" w:rsidRDefault="00FE4EC3">
      <w:pPr>
        <w:pStyle w:val="ListBullet"/>
      </w:pPr>
      <w:r>
        <w:t>Encryption and usage rights can travel with the file.</w:t>
      </w:r>
    </w:p>
    <w:p w14:paraId="63635E3C" w14:textId="77777777" w:rsidR="009A1490" w:rsidRDefault="00FE4EC3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FE4EC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FE4EC3">
      <w:pPr>
        <w:pStyle w:val="Heading1"/>
      </w:pPr>
      <w:r>
        <w:t>11. Automation and extensibility</w:t>
      </w:r>
    </w:p>
    <w:p w14:paraId="7B58D3FC" w14:textId="77777777" w:rsidR="009A1490" w:rsidRDefault="00FE4EC3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FE4EC3">
      <w:pPr>
        <w:pStyle w:val="ListBullet"/>
      </w:pPr>
      <w:r>
        <w:lastRenderedPageBreak/>
      </w:r>
      <w:r>
        <w:t>Teams can create reusable branded templates with locked-down areas and editable fields.</w:t>
      </w:r>
    </w:p>
    <w:p w14:paraId="5CE37296" w14:textId="77777777" w:rsidR="009A1490" w:rsidRDefault="00FE4EC3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FE4EC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FE4EC3">
      <w:pPr>
        <w:pStyle w:val="Heading1"/>
      </w:pPr>
      <w:r>
        <w:t>12. Live demo checklist</w:t>
      </w:r>
    </w:p>
    <w:p w14:paraId="1EDAEC47" w14:textId="77777777" w:rsidR="009A1490" w:rsidRDefault="00FE4EC3">
      <w:pPr>
        <w:pStyle w:val="ListBullet"/>
      </w:pPr>
      <w:r>
        <w:rPr>
          <w:b/>
        </w:rPr>
        <w:t xml:space="preserve">☐ </w:t>
      </w:r>
      <w:r>
        <w:t>Open in Word desktop and show full-fidelity layout</w:t>
      </w:r>
    </w:p>
    <w:p w14:paraId="4FA71A03" w14:textId="77777777" w:rsidR="009A1490" w:rsidRDefault="00FE4EC3">
      <w:pPr>
        <w:pStyle w:val="ListBullet"/>
      </w:pPr>
      <w:r>
        <w:rPr>
          <w:b/>
        </w:rPr>
        <w:t xml:space="preserve">☐ </w:t>
      </w:r>
      <w:r>
        <w:t>Update the Table of Contents</w:t>
      </w:r>
    </w:p>
    <w:p w14:paraId="589DC419" w14:textId="77777777" w:rsidR="009A1490" w:rsidRDefault="00FE4EC3">
      <w:pPr>
        <w:pStyle w:val="ListBullet"/>
      </w:pPr>
      <w:r>
        <w:rPr>
          <w:b/>
        </w:rPr>
        <w:t xml:space="preserve">☐ </w:t>
      </w:r>
      <w:r>
        <w:t>Add a comment and @mention a reviewer</w:t>
      </w:r>
    </w:p>
    <w:p w14:paraId="3778D936" w14:textId="77777777" w:rsidR="009A1490" w:rsidRDefault="00FE4EC3">
      <w:pPr>
        <w:pStyle w:val="ListBullet"/>
      </w:pPr>
      <w:r>
        <w:rPr>
          <w:b/>
        </w:rPr>
        <w:t xml:space="preserve">☐ </w:t>
      </w:r>
      <w:r>
        <w:t>Turn on Track Changes and make an edit</w:t>
      </w:r>
    </w:p>
    <w:p w14:paraId="3231B633" w14:textId="77777777" w:rsidR="009A1490" w:rsidRDefault="00FE4EC3">
      <w:pPr>
        <w:pStyle w:val="ListBullet"/>
      </w:pPr>
      <w:r>
        <w:rPr>
          <w:b/>
        </w:rPr>
        <w:t xml:space="preserve">☐ </w:t>
      </w:r>
      <w:r>
        <w:t>Accept/reject a change</w:t>
      </w:r>
    </w:p>
    <w:p w14:paraId="3827843E" w14:textId="77777777" w:rsidR="009A1490" w:rsidRDefault="00FE4EC3">
      <w:pPr>
        <w:pStyle w:val="ListBullet"/>
      </w:pPr>
      <w:r>
        <w:rPr>
          <w:b/>
        </w:rPr>
        <w:t xml:space="preserve">☐ </w:t>
      </w:r>
      <w:r>
        <w:t>Show Version History from a OneDrive/SharePoint-stored copy</w:t>
      </w:r>
    </w:p>
    <w:p w14:paraId="5F08FD76" w14:textId="77777777" w:rsidR="009A1490" w:rsidRDefault="00FE4EC3">
      <w:pPr>
        <w:pStyle w:val="ListBullet"/>
      </w:pPr>
      <w:r>
        <w:rPr>
          <w:b/>
        </w:rPr>
        <w:t xml:space="preserve">☐ </w:t>
      </w:r>
      <w:r>
        <w:t>Apply a sensitivity label if available</w:t>
      </w:r>
    </w:p>
    <w:p w14:paraId="76F087E2" w14:textId="77777777" w:rsidR="009A1490" w:rsidRDefault="00FE4EC3">
      <w:pPr>
        <w:pStyle w:val="ListBullet"/>
      </w:pPr>
      <w:r>
        <w:rPr>
          <w:b/>
        </w:rPr>
        <w:t xml:space="preserve">☐ </w:t>
      </w:r>
      <w:r>
        <w:t>Export to PDF</w:t>
      </w:r>
    </w:p>
    <w:p w14:paraId="0499D826" w14:textId="77777777" w:rsidR="009A1490" w:rsidRDefault="00FE4EC3">
      <w:pPr>
        <w:pStyle w:val="ListBullet"/>
      </w:pPr>
      <w:r>
        <w:rPr>
          <w:b/>
        </w:rPr>
        <w:t xml:space="preserve">☐ </w:t>
      </w:r>
      <w:r>
        <w:t>Run Accessibility Checker</w:t>
      </w:r>
    </w:p>
    <w:p w14:paraId="1D05E4A0" w14:textId="77777777" w:rsidR="009A1490" w:rsidRDefault="00FE4EC3">
      <w:pPr>
        <w:pStyle w:val="ListBullet"/>
      </w:pPr>
      <w:r>
        <w:rPr>
          <w:b/>
        </w:rPr>
        <w:t xml:space="preserve">☐ </w:t>
      </w:r>
      <w:r>
        <w:t>Use Editor or Copilot if licensed</w:t>
      </w:r>
    </w:p>
    <w:p w14:paraId="06209828" w14:textId="77777777" w:rsidR="009A1490" w:rsidRDefault="00FE4EC3">
      <w:pPr>
        <w:pStyle w:val="Heading1"/>
      </w:pPr>
      <w:r>
        <w:t>13. Objection handling</w:t>
      </w:r>
    </w:p>
    <w:p w14:paraId="2B79FBB1" w14:textId="77777777" w:rsidR="009A1490" w:rsidRDefault="00FE4EC3">
      <w:r>
        <w:rPr>
          <w:b/>
        </w:rPr>
        <w:t>“Google Docs is easier for collaboration.”</w:t>
      </w:r>
      <w:r>
        <w:br/>
      </w:r>
      <w:r>
        <w:t>Agree on ease, then show Word coauthoring plus Track Changes, comments, and version history in the same file.</w:t>
      </w:r>
    </w:p>
    <w:p w14:paraId="01B981E2" w14:textId="77777777" w:rsidR="009A1490" w:rsidRDefault="00FE4EC3">
      <w:r>
        <w:rPr>
          <w:b/>
        </w:rPr>
        <w:t>“Docs is browser-native.”</w:t>
      </w:r>
      <w:r>
        <w:br/>
      </w:r>
      <w:r>
        <w:t>Word has web access and a full desktop app; users can choose lightweight browser editing or high-powered desktop editing.</w:t>
      </w:r>
    </w:p>
    <w:p w14:paraId="44B860A4" w14:textId="77777777" w:rsidR="009A1490" w:rsidRDefault="00FE4EC3">
      <w:r>
        <w:rPr>
          <w:b/>
        </w:rPr>
        <w:t>“Our users like autosave.”</w:t>
      </w:r>
      <w:r>
        <w:br/>
      </w:r>
      <w:r>
        <w:t>Autosave is available for cloud-stored Word documents, and version history supports recovery.</w:t>
      </w:r>
    </w:p>
    <w:p w14:paraId="70604D7E" w14:textId="77777777" w:rsidR="009A1490" w:rsidRDefault="00FE4EC3">
      <w:r>
        <w:rPr>
          <w:b/>
        </w:rPr>
        <w:t>“We only need simple documents.”</w:t>
      </w:r>
      <w:r>
        <w:br/>
      </w:r>
      <w:r>
        <w:t>For simple docs, both work. The reason to standardize on Word is that the same tool handles simple drafts and high-stakes deliverables.</w:t>
      </w:r>
    </w:p>
    <w:p w14:paraId="3989CA6B" w14:textId="77777777" w:rsidR="009A1490" w:rsidRDefault="00FE4EC3">
      <w:pPr>
        <w:pStyle w:val="Heading1"/>
      </w:pPr>
      <w:r>
        <w:t>Appendix A – Source links</w:t>
      </w:r>
    </w:p>
    <w:p w14:paraId="76273712" w14:textId="77777777" w:rsidR="009A1490" w:rsidRDefault="00FE4EC3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15">
        <w:r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FE4EC3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16">
        <w:r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FE4EC3">
      <w:pPr>
        <w:pStyle w:val="ListBullet"/>
      </w:pPr>
      <w:r>
        <w:rPr>
          <w:b/>
        </w:rPr>
        <w:lastRenderedPageBreak/>
      </w:r>
      <w:r>
        <w:rPr>
          <w:b/>
        </w:rPr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17">
        <w:r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FE4EC3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18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FE4EC3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19">
        <w:r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FE4EC3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FE4EC3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FE4EC3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FE4EC3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FE4EC3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FE4EC3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FE4EC3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D5521C" w:rsidRDefault="00D5521C"/>
    <w:p w14:paraId="759D6F57" w14:textId="77777777" w:rsidR="00267F8F" w:rsidRDefault="00267F8F" w:rsidP="00267F8F">
      <w:pPr>
        <w:pStyle w:val="Heading1"/>
      </w:pPr>
      <w:r>
        <w:t>1. Executive summary</w:t>
      </w:r>
    </w:p>
    <w:p w14:paraId="33C54CED" w14:textId="77777777" w:rsidR="00267F8F" w:rsidRDefault="00267F8F" w:rsidP="00267F8F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324DE5D" w14:textId="77777777" w:rsidR="00267F8F" w:rsidRDefault="00267F8F" w:rsidP="00267F8F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28736D74" w14:textId="77777777" w:rsidR="00267F8F" w:rsidRDefault="00267F8F" w:rsidP="00267F8F"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6F3AC28B" w14:textId="77777777" w:rsidR="00267F8F" w:rsidRDefault="00267F8F" w:rsidP="00267F8F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67F8F" w14:paraId="70DE53D8" w14:textId="77777777" w:rsidTr="00692C8D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1C436AA0" w14:textId="77777777" w:rsidR="00267F8F" w:rsidRDefault="00267F8F" w:rsidP="00267F8F">
      <w:pPr>
        <w:pStyle w:val="Heading1"/>
      </w:pPr>
      <w:r>
        <w:t>2. Evidence base and source notes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r>
              <w:t>Microsoft Support – Track Changes in Word</w:t>
            </w:r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Word supports Track Changes views, accepting/rejecting </w:t>
            </w:r>
            <w:r>
              <w:lastRenderedPageBreak/>
            </w:r>
            <w:r>
              <w:t>changes, author colors, and locking tracking.</w:t>
            </w:r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0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r>
              <w:t>Microsoft Word Blog – secure collaboration in Word</w:t>
            </w:r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1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r>
              <w:t>Microsoft Learn – sensitivity labels</w:t>
            </w:r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2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r>
              <w:t>Google Workspace – Google Docs product page</w:t>
            </w:r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2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107012BF" w14:textId="77777777" w:rsidR="00267F8F" w:rsidRDefault="00267F8F" w:rsidP="00267F8F">
      <w:pPr>
        <w:pStyle w:val="Heading1"/>
      </w:pPr>
      <w:r>
        <w:t>3. Capability matrix: Word has all the expected basics plus professional depth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267F8F" w14:paraId="2B0E1FF1" w14:textId="77777777" w:rsidTr="00692C8D">
        <w:trPr>
          <w:jc w:val="center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r>
              <w:rPr>
                <w:b/>
                <w:color w:val="FFFFFF"/>
              </w:rPr>
              <w:t>Word advantage</w:t>
            </w:r>
          </w:p>
        </w:tc>
      </w:tr>
      <w:tr w:rsidR="00267F8F" w14:paraId="2706C402" w14:textId="77777777" w:rsidTr="00692C8D">
        <w:trPr>
          <w:jc w:val="center"/>
        </w:trPr>
        <w:tc>
          <w:tcPr>
            <w:tcW w:w="2520" w:type="dxa"/>
          </w:tcPr>
          <w:p w14:paraId="57EC2E53" w14:textId="77777777" w:rsidR="00267F8F" w:rsidRDefault="00267F8F" w:rsidP="00692C8D">
            <w:r>
              <w:t>Real-time coauthoring</w:t>
            </w:r>
          </w:p>
        </w:tc>
        <w:tc>
          <w:tcPr>
            <w:tcW w:w="2520" w:type="dxa"/>
          </w:tcPr>
          <w:p w14:paraId="1ABA14D3" w14:textId="77777777" w:rsidR="00267F8F" w:rsidRDefault="00267F8F" w:rsidP="00692C8D">
            <w:r>
              <w:t>Multiple users edit in a browser</w:t>
            </w:r>
          </w:p>
        </w:tc>
        <w:tc>
          <w:tcPr>
            <w:tcW w:w="2520" w:type="dxa"/>
          </w:tcPr>
          <w:p w14:paraId="6FBDA0FD" w14:textId="77777777" w:rsidR="00267F8F" w:rsidRDefault="00267F8F" w:rsidP="00692C8D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58D60EE8" w14:textId="77777777" w:rsidR="00267F8F" w:rsidRDefault="00267F8F" w:rsidP="00692C8D">
            <w:r>
              <w:t>Collaboration with desktop-grade layout and review controls</w:t>
            </w:r>
          </w:p>
        </w:tc>
      </w:tr>
      <w:tr w:rsidR="00267F8F" w14:paraId="2B98E1F2" w14:textId="77777777" w:rsidTr="00692C8D">
        <w:trPr>
          <w:jc w:val="center"/>
        </w:trPr>
        <w:tc>
          <w:tcPr>
            <w:tcW w:w="2520" w:type="dxa"/>
          </w:tcPr>
          <w:p w14:paraId="499A3F84" w14:textId="77777777" w:rsidR="00267F8F" w:rsidRDefault="00267F8F" w:rsidP="00692C8D">
            <w:r>
              <w:t>Comments &amp; mentions</w:t>
            </w:r>
          </w:p>
        </w:tc>
        <w:tc>
          <w:tcPr>
            <w:tcW w:w="2520" w:type="dxa"/>
          </w:tcPr>
          <w:p w14:paraId="3D838D09" w14:textId="77777777" w:rsidR="00267F8F" w:rsidRDefault="00267F8F" w:rsidP="00692C8D">
            <w:r>
              <w:t>Comments, suggestions, action items</w:t>
            </w:r>
          </w:p>
        </w:tc>
        <w:tc>
          <w:tcPr>
            <w:tcW w:w="2520" w:type="dxa"/>
          </w:tcPr>
          <w:p w14:paraId="7AC66330" w14:textId="77777777" w:rsidR="00267F8F" w:rsidRDefault="00267F8F" w:rsidP="00692C8D">
            <w:r>
              <w:t>Threaded comments, @mentions, tasks, resolved threads</w:t>
            </w:r>
          </w:p>
        </w:tc>
        <w:tc>
          <w:tcPr>
            <w:tcW w:w="2520" w:type="dxa"/>
          </w:tcPr>
          <w:p w14:paraId="27D82F3C" w14:textId="77777777" w:rsidR="00267F8F" w:rsidRDefault="00267F8F" w:rsidP="00692C8D">
            <w:r>
              <w:t>Integrated with Outlook/Teams/Microsoft 365 identity</w:t>
            </w:r>
          </w:p>
        </w:tc>
      </w:tr>
      <w:tr w:rsidR="00267F8F" w14:paraId="15B090C3" w14:textId="77777777" w:rsidTr="00692C8D">
        <w:trPr>
          <w:jc w:val="center"/>
        </w:trPr>
        <w:tc>
          <w:tcPr>
            <w:tcW w:w="2520" w:type="dxa"/>
          </w:tcPr>
          <w:p w14:paraId="2320CFE4" w14:textId="77777777" w:rsidR="00267F8F" w:rsidRDefault="00267F8F" w:rsidP="00692C8D">
            <w:r>
              <w:t>Change review</w:t>
            </w:r>
          </w:p>
        </w:tc>
        <w:tc>
          <w:tcPr>
            <w:tcW w:w="2520" w:type="dxa"/>
          </w:tcPr>
          <w:p w14:paraId="3CD4228A" w14:textId="77777777" w:rsidR="00267F8F" w:rsidRDefault="00267F8F" w:rsidP="00692C8D">
            <w:r>
              <w:t>Suggesting mode</w:t>
            </w:r>
          </w:p>
        </w:tc>
        <w:tc>
          <w:tcPr>
            <w:tcW w:w="2520" w:type="dxa"/>
          </w:tcPr>
          <w:p w14:paraId="313DD144" w14:textId="77777777" w:rsidR="00267F8F" w:rsidRDefault="00267F8F" w:rsidP="00692C8D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2B91DBF8" w14:textId="77777777" w:rsidR="00267F8F" w:rsidRDefault="00267F8F" w:rsidP="00692C8D">
            <w:r>
              <w:t>More formal review workflow for legal, editorial, regulated documents</w:t>
            </w:r>
          </w:p>
        </w:tc>
      </w:tr>
      <w:tr w:rsidR="00267F8F" w14:paraId="7797EBFA" w14:textId="77777777" w:rsidTr="00692C8D">
        <w:trPr>
          <w:jc w:val="center"/>
        </w:trPr>
        <w:tc>
          <w:tcPr>
            <w:tcW w:w="2520" w:type="dxa"/>
          </w:tcPr>
          <w:p w14:paraId="31AE503F" w14:textId="77777777" w:rsidR="00267F8F" w:rsidRDefault="00267F8F" w:rsidP="00692C8D">
            <w:r>
              <w:t>Version history</w:t>
            </w:r>
          </w:p>
        </w:tc>
        <w:tc>
          <w:tcPr>
            <w:tcW w:w="2520" w:type="dxa"/>
          </w:tcPr>
          <w:p w14:paraId="07495EB3" w14:textId="77777777" w:rsidR="00267F8F" w:rsidRDefault="00267F8F" w:rsidP="00692C8D">
            <w:r>
              <w:t>Restore prior versions</w:t>
            </w:r>
          </w:p>
        </w:tc>
        <w:tc>
          <w:tcPr>
            <w:tcW w:w="2520" w:type="dxa"/>
          </w:tcPr>
          <w:p w14:paraId="24C2BC64" w14:textId="77777777" w:rsidR="00267F8F" w:rsidRDefault="00267F8F" w:rsidP="00692C8D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5DC2071E" w14:textId="77777777" w:rsidR="00267F8F" w:rsidRDefault="00267F8F" w:rsidP="00692C8D">
            <w:r>
              <w:t>Cloud + enterprise repositories + records processes</w:t>
            </w:r>
          </w:p>
        </w:tc>
      </w:tr>
      <w:tr w:rsidR="00267F8F" w14:paraId="039F56B1" w14:textId="77777777" w:rsidTr="00692C8D">
        <w:trPr>
          <w:jc w:val="center"/>
        </w:trPr>
        <w:tc>
          <w:tcPr>
            <w:tcW w:w="2520" w:type="dxa"/>
          </w:tcPr>
          <w:p w14:paraId="1A44CD1C" w14:textId="77777777" w:rsidR="00267F8F" w:rsidRDefault="00267F8F" w:rsidP="00692C8D">
            <w:r>
              <w:t>Long documents</w:t>
            </w:r>
          </w:p>
        </w:tc>
        <w:tc>
          <w:tcPr>
            <w:tcW w:w="2520" w:type="dxa"/>
          </w:tcPr>
          <w:p w14:paraId="5C7D653D" w14:textId="77777777" w:rsidR="00267F8F" w:rsidRDefault="00267F8F" w:rsidP="00692C8D">
            <w:r>
              <w:t>Headings, outline, basic TOC</w:t>
            </w:r>
          </w:p>
        </w:tc>
        <w:tc>
          <w:tcPr>
            <w:tcW w:w="2520" w:type="dxa"/>
          </w:tcPr>
          <w:p w14:paraId="51A1CC98" w14:textId="77777777" w:rsidR="00267F8F" w:rsidRDefault="00267F8F" w:rsidP="00692C8D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4732D197" w14:textId="77777777" w:rsidR="00267F8F" w:rsidRDefault="00267F8F" w:rsidP="00692C8D">
            <w:r>
              <w:t>Better for reports, contracts, manuals, theses</w:t>
            </w:r>
          </w:p>
        </w:tc>
      </w:tr>
      <w:tr w:rsidR="00267F8F" w14:paraId="426738E7" w14:textId="77777777" w:rsidTr="00692C8D">
        <w:trPr>
          <w:jc w:val="center"/>
        </w:trPr>
        <w:tc>
          <w:tcPr>
            <w:tcW w:w="2520" w:type="dxa"/>
          </w:tcPr>
          <w:p w14:paraId="12CD66B2" w14:textId="77777777" w:rsidR="00267F8F" w:rsidRDefault="00267F8F" w:rsidP="00692C8D">
            <w:r>
              <w:t>Formatting/design</w:t>
            </w:r>
          </w:p>
        </w:tc>
        <w:tc>
          <w:tcPr>
            <w:tcW w:w="2520" w:type="dxa"/>
          </w:tcPr>
          <w:p w14:paraId="6CE97C73" w14:textId="77777777" w:rsidR="00267F8F" w:rsidRDefault="00267F8F" w:rsidP="00692C8D">
            <w:r>
              <w:t>Basic styles/tables/images</w:t>
            </w:r>
          </w:p>
        </w:tc>
        <w:tc>
          <w:tcPr>
            <w:tcW w:w="2520" w:type="dxa"/>
          </w:tcPr>
          <w:p w14:paraId="5458340C" w14:textId="77777777" w:rsidR="00267F8F" w:rsidRDefault="00267F8F" w:rsidP="00692C8D">
            <w:r>
              <w:t xml:space="preserve">Advanced styles, themes, columns, section breaks, page </w:t>
            </w:r>
            <w:r>
              <w:lastRenderedPageBreak/>
            </w:r>
            <w:r>
              <w:t>setup, watermarks, object placement</w:t>
            </w:r>
          </w:p>
        </w:tc>
        <w:tc>
          <w:tcPr>
            <w:tcW w:w="2520" w:type="dxa"/>
          </w:tcPr>
          <w:p w14:paraId="56D19C54" w14:textId="77777777" w:rsidR="00267F8F" w:rsidRDefault="00267F8F" w:rsidP="00692C8D">
            <w:r>
              <w:lastRenderedPageBreak/>
            </w:r>
            <w:r>
              <w:t>Higher-fidelity professional output</w:t>
            </w:r>
          </w:p>
        </w:tc>
      </w:tr>
      <w:tr w:rsidR="00267F8F" w14:paraId="30AF9C9B" w14:textId="77777777" w:rsidTr="00692C8D">
        <w:trPr>
          <w:jc w:val="center"/>
        </w:trPr>
        <w:tc>
          <w:tcPr>
            <w:tcW w:w="2520" w:type="dxa"/>
          </w:tcPr>
          <w:p w14:paraId="0CFECF76" w14:textId="77777777" w:rsidR="00267F8F" w:rsidRDefault="00267F8F" w:rsidP="00692C8D">
            <w:r>
              <w:t>Mail merge</w:t>
            </w:r>
          </w:p>
        </w:tc>
        <w:tc>
          <w:tcPr>
            <w:tcW w:w="2520" w:type="dxa"/>
          </w:tcPr>
          <w:p w14:paraId="266997AB" w14:textId="77777777" w:rsidR="00267F8F" w:rsidRDefault="00267F8F" w:rsidP="00692C8D">
            <w:r>
              <w:t>Requires add-ons/workarounds</w:t>
            </w:r>
          </w:p>
        </w:tc>
        <w:tc>
          <w:tcPr>
            <w:tcW w:w="2520" w:type="dxa"/>
          </w:tcPr>
          <w:p w14:paraId="3BEC3EA2" w14:textId="77777777" w:rsidR="00267F8F" w:rsidRDefault="00267F8F" w:rsidP="00692C8D">
            <w:r>
              <w:t>Native mail merge with Excel/Outlook data</w:t>
            </w:r>
          </w:p>
        </w:tc>
        <w:tc>
          <w:tcPr>
            <w:tcW w:w="2520" w:type="dxa"/>
          </w:tcPr>
          <w:p w14:paraId="712B9993" w14:textId="77777777" w:rsidR="00267F8F" w:rsidRDefault="00267F8F" w:rsidP="00692C8D">
            <w:r>
              <w:t>Production-ready personalized letters, labels, envelopes, email merges</w:t>
            </w:r>
          </w:p>
        </w:tc>
      </w:tr>
      <w:tr w:rsidR="00267F8F" w14:paraId="39EC9BDF" w14:textId="77777777" w:rsidTr="00692C8D">
        <w:trPr>
          <w:jc w:val="center"/>
        </w:trPr>
        <w:tc>
          <w:tcPr>
            <w:tcW w:w="2520" w:type="dxa"/>
          </w:tcPr>
          <w:p w14:paraId="5C17B80E" w14:textId="77777777" w:rsidR="00267F8F" w:rsidRDefault="00267F8F" w:rsidP="00692C8D">
            <w:r>
              <w:t>Automation</w:t>
            </w:r>
          </w:p>
        </w:tc>
        <w:tc>
          <w:tcPr>
            <w:tcW w:w="2520" w:type="dxa"/>
          </w:tcPr>
          <w:p w14:paraId="14FCD172" w14:textId="77777777" w:rsidR="00267F8F" w:rsidRDefault="00267F8F" w:rsidP="00692C8D">
            <w:r>
              <w:t>Apps Script/add-ons</w:t>
            </w:r>
          </w:p>
        </w:tc>
        <w:tc>
          <w:tcPr>
            <w:tcW w:w="2520" w:type="dxa"/>
          </w:tcPr>
          <w:p w14:paraId="41FBCC85" w14:textId="77777777" w:rsidR="00267F8F" w:rsidRDefault="00267F8F" w:rsidP="00692C8D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73E1D671" w14:textId="77777777" w:rsidR="00267F8F" w:rsidRDefault="00267F8F" w:rsidP="00692C8D">
            <w:r>
              <w:t>Broader enterprise automation surface</w:t>
            </w:r>
          </w:p>
        </w:tc>
      </w:tr>
      <w:tr w:rsidR="00267F8F" w14:paraId="79D64B41" w14:textId="77777777" w:rsidTr="00692C8D">
        <w:trPr>
          <w:jc w:val="center"/>
        </w:trPr>
        <w:tc>
          <w:tcPr>
            <w:tcW w:w="2520" w:type="dxa"/>
          </w:tcPr>
          <w:p w14:paraId="4524865D" w14:textId="77777777" w:rsidR="00267F8F" w:rsidRDefault="00267F8F" w:rsidP="00692C8D">
            <w:r>
              <w:t>Security/compliance</w:t>
            </w:r>
          </w:p>
        </w:tc>
        <w:tc>
          <w:tcPr>
            <w:tcW w:w="2520" w:type="dxa"/>
          </w:tcPr>
          <w:p w14:paraId="25437B26" w14:textId="77777777" w:rsidR="00267F8F" w:rsidRDefault="00267F8F" w:rsidP="00692C8D">
            <w:r>
              <w:t>Drive permissions/admin controls</w:t>
            </w:r>
          </w:p>
        </w:tc>
        <w:tc>
          <w:tcPr>
            <w:tcW w:w="2520" w:type="dxa"/>
          </w:tcPr>
          <w:p w14:paraId="28D820B8" w14:textId="77777777" w:rsidR="00267F8F" w:rsidRDefault="00267F8F" w:rsidP="00692C8D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066C0A5D" w14:textId="77777777" w:rsidR="00267F8F" w:rsidRDefault="00267F8F" w:rsidP="00692C8D">
            <w:r>
              <w:t>Deeper Microsoft 365 governance stack</w:t>
            </w:r>
          </w:p>
        </w:tc>
      </w:tr>
      <w:tr w:rsidR="00267F8F" w14:paraId="3A16308C" w14:textId="77777777" w:rsidTr="00692C8D">
        <w:trPr>
          <w:jc w:val="center"/>
        </w:trPr>
        <w:tc>
          <w:tcPr>
            <w:tcW w:w="2520" w:type="dxa"/>
          </w:tcPr>
          <w:p w14:paraId="2D11E2AB" w14:textId="77777777" w:rsidR="00267F8F" w:rsidRDefault="00267F8F" w:rsidP="00692C8D">
            <w:r>
              <w:t>AI assistance</w:t>
            </w:r>
          </w:p>
        </w:tc>
        <w:tc>
          <w:tcPr>
            <w:tcW w:w="2520" w:type="dxa"/>
          </w:tcPr>
          <w:p w14:paraId="22317CBC" w14:textId="77777777" w:rsidR="00267F8F" w:rsidRDefault="00267F8F" w:rsidP="00692C8D">
            <w:r>
              <w:t>Gemini/Smart Compose depending on plan</w:t>
            </w:r>
          </w:p>
        </w:tc>
        <w:tc>
          <w:tcPr>
            <w:tcW w:w="2520" w:type="dxa"/>
          </w:tcPr>
          <w:p w14:paraId="5F8AFE21" w14:textId="77777777" w:rsidR="00267F8F" w:rsidRDefault="00267F8F" w:rsidP="00692C8D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72441CEA" w14:textId="77777777" w:rsidR="00267F8F" w:rsidRDefault="00267F8F" w:rsidP="00692C8D">
            <w:r>
              <w:t>AI integrated with M365 data and compliance controls</w:t>
            </w:r>
          </w:p>
        </w:tc>
      </w:tr>
      <w:tr w:rsidR="00267F8F" w14:paraId="004003FB" w14:textId="77777777" w:rsidTr="00692C8D">
        <w:trPr>
          <w:jc w:val="center"/>
        </w:trPr>
        <w:tc>
          <w:tcPr>
            <w:tcW w:w="2520" w:type="dxa"/>
          </w:tcPr>
          <w:p w14:paraId="00514826" w14:textId="77777777" w:rsidR="00267F8F" w:rsidRDefault="00267F8F" w:rsidP="00692C8D">
            <w:r>
              <w:t>Offline capability</w:t>
            </w:r>
          </w:p>
        </w:tc>
        <w:tc>
          <w:tcPr>
            <w:tcW w:w="2520" w:type="dxa"/>
          </w:tcPr>
          <w:p w14:paraId="494992C0" w14:textId="77777777" w:rsidR="00267F8F" w:rsidRDefault="00267F8F" w:rsidP="00692C8D">
            <w:r>
              <w:t>Offline mode after setup</w:t>
            </w:r>
          </w:p>
        </w:tc>
        <w:tc>
          <w:tcPr>
            <w:tcW w:w="2520" w:type="dxa"/>
          </w:tcPr>
          <w:p w14:paraId="268FAB64" w14:textId="77777777" w:rsidR="00267F8F" w:rsidRDefault="00267F8F" w:rsidP="00692C8D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0AEE2CF" w14:textId="77777777" w:rsidR="00267F8F" w:rsidRDefault="00267F8F" w:rsidP="00692C8D">
            <w:r>
              <w:t>Most capable no-internet document editor</w:t>
            </w:r>
          </w:p>
        </w:tc>
      </w:tr>
    </w:tbl>
    <w:p w14:paraId="74605C5E" w14:textId="77777777" w:rsidR="00267F8F" w:rsidRDefault="00267F8F"/>
    <w:sectPr w:rsidR="00267F8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6A35C" w14:textId="77777777" w:rsidR="00FE4EC3" w:rsidRDefault="00FE4EC3">
      <w:pPr>
        <w:spacing w:after="0" w:line="240" w:lineRule="auto"/>
      </w:pPr>
      <w:r>
        <w:separator/>
      </w:r>
    </w:p>
  </w:endnote>
  <w:endnote w:type="continuationSeparator" w:id="0">
    <w:p w14:paraId="0C786815" w14:textId="77777777" w:rsidR="00FE4EC3" w:rsidRDefault="00FE4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FE4EC3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60F77B" w14:textId="77777777" w:rsidR="00FE4EC3" w:rsidRDefault="00FE4EC3">
      <w:pPr>
        <w:spacing w:after="0" w:line="240" w:lineRule="auto"/>
      </w:pPr>
      <w:r>
        <w:separator/>
      </w:r>
    </w:p>
  </w:footnote>
  <w:footnote w:type="continuationSeparator" w:id="0">
    <w:p w14:paraId="19AA7AD3" w14:textId="77777777" w:rsidR="00FE4EC3" w:rsidRDefault="00FE4E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FE4EC3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F8F"/>
    <w:rsid w:val="0029639D"/>
    <w:rsid w:val="00326F90"/>
    <w:rsid w:val="00370DF9"/>
    <w:rsid w:val="003F5260"/>
    <w:rsid w:val="00433224"/>
    <w:rsid w:val="00460ED2"/>
    <w:rsid w:val="004F75AD"/>
    <w:rsid w:val="00595F2A"/>
    <w:rsid w:val="00815C24"/>
    <w:rsid w:val="008D0B63"/>
    <w:rsid w:val="00903E5A"/>
    <w:rsid w:val="00927984"/>
    <w:rsid w:val="009467E5"/>
    <w:rsid w:val="009A1490"/>
    <w:rsid w:val="00AA1D8D"/>
    <w:rsid w:val="00B220F6"/>
    <w:rsid w:val="00B47730"/>
    <w:rsid w:val="00BF0F5F"/>
    <w:rsid w:val="00CB0664"/>
    <w:rsid w:val="00D5521C"/>
    <w:rsid w:val="00DD08FB"/>
    <w:rsid w:val="00FC693F"/>
    <w:rsid w:val="00FE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F8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learn.microsoft.com/en-us/microsoft-365/copilot/microsoft-365-copilot-architecture-data-protection-auditing" TargetMode="Externa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learn.microsoft.com/en-us/purview/sensitivity-labels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ord.cloud.microsoft/create/en/blog/document-collaboration-in-word/" TargetMode="External"/><Relationship Id="rId20" Type="http://schemas.openxmlformats.org/officeDocument/2006/relationships/hyperlink" Target="https://support.microsoft.com/en-us/word/training/track-changes-in-wo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upport.microsoft.com/en-us/word/training/track-changes-in-word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hyperlink" Target="https://www.googleapps.com/docs/about/?hl=en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2890</Words>
  <Characters>16474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2026-07-03T22:55:00Z</dcterms:created>
  <dcterms:modified xsi:type="dcterms:W3CDTF">2026-07-05T05:29:00Z</dcterms:modified>
  <cp:category/>
</cp:coreProperties>
</file>