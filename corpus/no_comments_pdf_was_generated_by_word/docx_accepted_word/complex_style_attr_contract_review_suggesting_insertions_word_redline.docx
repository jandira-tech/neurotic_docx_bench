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242F20" w14:textId="77777777" w:rsidR="00906BEF" w:rsidRDefault="00133D46">
      <w:r>
        <w:t>Contract Review</w:t>
      </w:r>
    </w:p>
    <w:p w14:paraId="3730D89C" w14:textId="77777777" w:rsidR="00906BEF" w:rsidRDefault="00906BEF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06BEF" w14:paraId="573BB226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3" w:author="Author" w:date="2026-06-29T10:56:00Z" w16du:dateUtc="2026-06-29T14:5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2A76B" w14:textId="77777777" w:rsidR="00906BEF" w:rsidRDefault="00133D46">
            <w:r>
              <w:t>Clause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DB066" w14:textId="77777777" w:rsidR="00906BEF" w:rsidRDefault="00133D46">
            <w:r>
              <w:t>Status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534EA" w14:textId="77777777" w:rsidR="00906BEF" w:rsidRDefault="00133D46">
            <w:r>
              <w:t>Notes</w:t>
            </w:r>
          </w:p>
        </w:tc>
      </w:tr>
      <w:tr w:rsidR="00906BEF" w14:paraId="1D5F4689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0" w:author="Author" w:date="2026-06-29T10:56:00Z" w16du:dateUtc="2026-06-29T14:5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E3E0A" w14:textId="77777777" w:rsidR="00906BEF" w:rsidRDefault="00133D46">
            <w:r>
              <w:t>Payment Terms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EBE22" w14:textId="77777777" w:rsidR="00906BEF" w:rsidRDefault="00133D46">
            <w:r>
              <w:t>Approved by Legal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0D02D" w14:textId="77777777" w:rsidR="00906BEF" w:rsidRDefault="00133D46">
            <w:r>
              <w:t>Net 30 days</w:t>
            </w:r>
          </w:p>
        </w:tc>
      </w:tr>
      <w:tr w:rsidR="00906BEF" w14:paraId="7EA42653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7" w:author="Author" w:date="2026-06-29T10:56:00Z" w16du:dateUtc="2026-06-29T14:5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1B6BB" w14:textId="77777777" w:rsidR="00906BEF" w:rsidRDefault="00133D46">
            <w:r>
              <w:t>Liability Cap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C1049" w14:textId="77777777" w:rsidR="00906BEF" w:rsidRDefault="00906BE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966A8" w14:textId="77777777" w:rsidR="00906BEF" w:rsidRDefault="00133D46">
            <w:r>
              <w:t>In ReviewLimit to $500K</w:t>
            </w:r>
          </w:p>
        </w:tc>
      </w:tr>
    </w:tbl>
    <w:p w14:paraId="31B3904B" w14:textId="77777777" w:rsidR="00AD4605" w:rsidRDefault="007E699D">
      <w:pPr>
        <w:pStyle w:val="ListParagraph"/>
        <w:numPr>
          <w:ilvl w:val="0"/>
          <w:numId w:val="5"/>
        </w:numPr>
        <w:spacing w:after="0" w:line="240" w:lineRule="auto"/>
        <w:ind w:left="360" w:firstLine="0"/>
      </w:pPr>
    </w:p>
    <w:p w14:paraId="50B36A88" w14:textId="77777777" w:rsidR="00AD4605" w:rsidRDefault="007E699D">
      <w:pPr>
        <w:pStyle w:val="ListParagraph"/>
        <w:numPr>
          <w:ilvl w:val="1"/>
          <w:numId w:val="5"/>
        </w:numPr>
        <w:spacing w:after="0" w:line="240" w:lineRule="auto"/>
        <w:ind w:left="360" w:firstLine="0"/>
      </w:pPr>
    </w:p>
    <w:p w14:paraId="0E0AC2B8" w14:textId="77777777" w:rsidR="00AD4605" w:rsidRDefault="00AD4605">
      <w:pPr>
        <w:pPrChange w:id="27" w:author="Author" w:date="2026-06-29T10:56:00Z" w16du:dateUtc="2026-06-29T14:56:00Z">
          <w:pPr>
            <w:spacing w:after="0" w:line="240" w:lineRule="auto"/>
          </w:pPr>
        </w:pPrChange>
      </w:pPr>
    </w:p>
    <w:sectPr w:rsidR="00AD460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nextPage"/>
      <w:pgSz w:w="12240" w:h="15840"/>
      <w:pgMar w:top="1440" w:right="1440" w:bottom="1440" w:left="1440" w:header="720" w:footer="720" w:gutter="0"/>
      <w:cols w:space="720"/>
      <w:docGrid w:linePitch="0"/>
      <w:sectPrChange w:id="43" w:author="Author" w:date="2026-06-29T10:56:00Z" w16du:dateUtc="2026-06-29T14:56:00Z">
        <w:sectPr w:rsidR="00AD4605">
          <w:type w:val="continuous"/>
          <w:pgMar w:top="1584" w:right="1440" w:bottom="1440" w:left="1440" w:header="720" w:footer="562" w:gutter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D33A15" w14:textId="77777777" w:rsidR="00133D46" w:rsidRDefault="00133D46">
      <w:pPr>
        <w:spacing w:after="0" w:line="240" w:lineRule="auto"/>
      </w:pPr>
      <w:r>
        <w:separator/>
      </w:r>
    </w:p>
  </w:endnote>
  <w:endnote w:type="continuationSeparator" w:id="0">
    <w:p w14:paraId="264ECC85" w14:textId="77777777" w:rsidR="00133D46" w:rsidRDefault="00133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randon Grotesque Black">
    <w:altName w:val="Calibri"/>
    <w:panose1 w:val="020B0604020202020204"/>
    <w:charset w:val="00"/>
    <w:family w:val="swiss"/>
    <w:notTrueType/>
    <w:pitch w:val="variable"/>
    <w:sig w:usb0="A00000AF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EC04A2" w14:textId="77777777" w:rsidR="00D76F5D" w:rsidRDefault="001B54A4">
    <w:pPr>
      <w:pStyle w:val="BalloonTextChar"/>
      <w:pPrChange w:id="29" w:author="Author" w:date="2026-06-29T10:56:00Z" w16du:dateUtc="2026-06-29T14:56:00Z">
        <w:pPr>
          <w:pStyle w:val="DocID"/>
        </w:pPr>
      </w:pPrChange>
    </w:pPr>
    <w:del w:id="30" w:author="Author" w:date="2026-06-29T10:56:00Z" w16du:dateUtc="2026-06-29T14:56:00Z">
      <w:r>
        <w:rPr>
          <w:noProof/>
        </w:rPr>
        <w:delText>0243017\174107\13696000v1</w:delText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428081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del w:id="31" w:author="Author" w:date="2026-06-29T10:56:00Z" w16du:dateUtc="2026-06-29T14:56:00Z"/>
        <w:rFonts w:ascii="Calibri" w:eastAsia="Calibri" w:hAnsi="Calibri" w:cs="Arial"/>
        <w:color w:val="7F7F7F"/>
        <w:sz w:val="18"/>
        <w:szCs w:val="18"/>
      </w:rPr>
    </w:pPr>
    <w:del w:id="32" w:author="Author" w:date="2026-06-29T10:56:00Z" w16du:dateUtc="2026-06-29T14:56:00Z">
      <w:r>
        <w:rPr>
          <w:rFonts w:ascii="Calibri" w:eastAsia="Calibri" w:hAnsi="Calibri" w:cs="Arial"/>
          <w:color w:val="7F7F7F"/>
          <w:sz w:val="18"/>
          <w:szCs w:val="18"/>
        </w:rPr>
        <w:delText>906 Railroad Avenue | Winter Park, FL 32789 | Phone (407) 730-5965 | Fax (888) 722-4220</w:delText>
      </w:r>
    </w:del>
  </w:p>
  <w:p w14:paraId="63487EBF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del w:id="33" w:author="Author" w:date="2026-06-29T10:56:00Z" w16du:dateUtc="2026-06-29T14:56:00Z"/>
        <w:rFonts w:ascii="Calibri" w:eastAsia="Calibri" w:hAnsi="Calibri" w:cs="Times New Roman"/>
      </w:rPr>
    </w:pPr>
    <w:del w:id="34" w:author="Author" w:date="2026-06-29T10:56:00Z" w16du:dateUtc="2026-06-29T14:56:00Z">
      <w:r>
        <w:rPr>
          <w:rFonts w:ascii="Calibri" w:eastAsia="Calibri" w:hAnsi="Calibri" w:cs="Arial"/>
          <w:b/>
          <w:color w:val="7F7F7F"/>
          <w:sz w:val="18"/>
          <w:szCs w:val="18"/>
        </w:rPr>
        <w:delText>insideAOA</w:delText>
      </w:r>
      <w:r>
        <w:rPr>
          <w:rFonts w:ascii="Calibri" w:eastAsia="Calibri" w:hAnsi="Calibri" w:cs="Arial"/>
          <w:color w:val="7F7F7F"/>
          <w:sz w:val="18"/>
          <w:szCs w:val="18"/>
        </w:rPr>
        <w:delText>.com</w:delText>
      </w:r>
    </w:del>
  </w:p>
  <w:p w14:paraId="6F3353D4" w14:textId="77777777" w:rsidR="00D76F5D" w:rsidRPr="00FB0824" w:rsidRDefault="001B54A4" w:rsidP="001923D6">
    <w:pPr>
      <w:pStyle w:val="Footer"/>
      <w:tabs>
        <w:tab w:val="clear" w:pos="4680"/>
        <w:tab w:val="clear" w:pos="9360"/>
      </w:tabs>
      <w:jc w:val="right"/>
      <w:rPr>
        <w:del w:id="35" w:author="Author" w:date="2026-06-29T10:56:00Z" w16du:dateUtc="2026-06-29T14:56:00Z"/>
        <w:rFonts w:ascii="Brandon Grotesque Black" w:hAnsi="Brandon Grotesque Black"/>
        <w:caps/>
        <w:noProof/>
        <w:sz w:val="20"/>
        <w:szCs w:val="20"/>
      </w:rPr>
    </w:pPr>
    <w:del w:id="36" w:author="Author" w:date="2026-06-29T10:56:00Z" w16du:dateUtc="2026-06-29T14:56:00Z">
      <w:r>
        <w:rPr>
          <w:rFonts w:ascii="Brandon Grotesque Black" w:hAnsi="Brandon Grotesque Black"/>
          <w:caps/>
          <w:sz w:val="20"/>
          <w:szCs w:val="20"/>
        </w:rPr>
        <w:fldChar w:fldCharType="begin"/>
      </w:r>
      <w:r>
        <w:rPr>
          <w:rFonts w:ascii="Brandon Grotesque Black" w:hAnsi="Brandon Grotesque Black"/>
          <w:caps/>
          <w:sz w:val="20"/>
          <w:szCs w:val="20"/>
        </w:rPr>
        <w:delInstrText xml:space="preserve"> PAGE   \* MERGEFORMAT </w:delInstrText>
      </w:r>
      <w:r>
        <w:rPr>
          <w:rFonts w:ascii="Brandon Grotesque Black" w:hAnsi="Brandon Grotesque Black"/>
          <w:caps/>
          <w:sz w:val="20"/>
          <w:szCs w:val="20"/>
        </w:rPr>
        <w:fldChar w:fldCharType="separate"/>
      </w:r>
      <w:r>
        <w:rPr>
          <w:rFonts w:ascii="Brandon Grotesque Black" w:hAnsi="Brandon Grotesque Black"/>
          <w:caps/>
          <w:sz w:val="20"/>
          <w:szCs w:val="20"/>
        </w:rPr>
        <w:delText>1</w:delText>
      </w:r>
      <w:r>
        <w:rPr>
          <w:rFonts w:ascii="Brandon Grotesque Black" w:hAnsi="Brandon Grotesque Black"/>
          <w:caps/>
          <w:noProof/>
          <w:sz w:val="20"/>
          <w:szCs w:val="20"/>
        </w:rPr>
        <w:fldChar w:fldCharType="end"/>
      </w:r>
    </w:del>
  </w:p>
  <w:p w14:paraId="1F23E22E" w14:textId="77777777" w:rsidR="00D76F5D" w:rsidRDefault="001B54A4" w:rsidP="001923D6">
    <w:pPr>
      <w:pStyle w:val="Footer"/>
      <w:tabs>
        <w:tab w:val="clear" w:pos="4680"/>
        <w:tab w:val="clear" w:pos="9360"/>
        <w:tab w:val="left" w:pos="4822"/>
      </w:tabs>
      <w:rPr>
        <w:del w:id="37" w:author="Author" w:date="2026-06-29T10:56:00Z" w16du:dateUtc="2026-06-29T14:56:00Z"/>
      </w:rPr>
    </w:pPr>
    <w:del w:id="38" w:author="Author" w:date="2026-06-29T10:56:00Z" w16du:dateUtc="2026-06-29T14:56:00Z">
      <w:r>
        <w:tab/>
      </w:r>
    </w:del>
  </w:p>
  <w:p w14:paraId="3EA8C36C" w14:textId="77777777" w:rsidR="00D76F5D" w:rsidRDefault="00D76F5D">
    <w:pPr>
      <w:pStyle w:val="BalloonTextChar"/>
      <w:pPrChange w:id="39" w:author="Author" w:date="2026-06-29T10:56:00Z" w16du:dateUtc="2026-06-29T14:56:00Z">
        <w:pPr>
          <w:pStyle w:val="DocID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43769F" w14:textId="77777777" w:rsidR="00D76F5D" w:rsidRDefault="001B54A4">
    <w:pPr>
      <w:pStyle w:val="BalloonTextChar"/>
      <w:pPrChange w:id="41" w:author="Author" w:date="2026-06-29T10:56:00Z" w16du:dateUtc="2026-06-29T14:56:00Z">
        <w:pPr>
          <w:pStyle w:val="DocID"/>
        </w:pPr>
      </w:pPrChange>
    </w:pPr>
    <w:del w:id="42" w:author="Author" w:date="2026-06-29T10:56:00Z" w16du:dateUtc="2026-06-29T14:56:00Z">
      <w:r>
        <w:rPr>
          <w:noProof/>
        </w:rPr>
        <w:delText>0243017\174107\13696000v1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4D2031" w14:textId="77777777" w:rsidR="00133D46" w:rsidRDefault="00133D46">
      <w:pPr>
        <w:spacing w:after="0" w:line="240" w:lineRule="auto"/>
      </w:pPr>
      <w:r>
        <w:separator/>
      </w:r>
    </w:p>
  </w:footnote>
  <w:footnote w:type="continuationSeparator" w:id="0">
    <w:p w14:paraId="1161EEE6" w14:textId="77777777" w:rsidR="00133D46" w:rsidRDefault="00133D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DCC21E" w14:textId="77777777" w:rsidR="00DF11C1" w:rsidRDefault="00133D46">
    <w:pPr>
      <w:pStyle w:val="Header"/>
    </w:pPr>
    <w:del w:id="28" w:author="Author" w:date="2026-06-29T10:56:00Z" w16du:dateUtc="2026-06-29T14:56:00Z">
      <w:r>
        <w:rPr>
          <w:noProof/>
        </w:rPr>
        <w:pict w14:anchorId="0A39F1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del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EF0F12" w14:textId="77777777" w:rsidR="00B531C7" w:rsidRDefault="00B531C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E9076B" w14:textId="77777777" w:rsidR="00DF11C1" w:rsidRDefault="00133D46">
    <w:pPr>
      <w:pStyle w:val="Header"/>
    </w:pPr>
    <w:del w:id="40" w:author="Author" w:date="2026-06-29T10:56:00Z" w16du:dateUtc="2026-06-29T14:56:00Z">
      <w:r>
        <w:rPr>
          <w:noProof/>
        </w:rPr>
        <w:pict w14:anchorId="7E11F0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2" o:spid="_x0000_s1025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1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2"/>
  </w:num>
  <w:num w:numId="5" w16cid:durableId="848762291">
    <w:abstractNumId w:val="16"/>
  </w:num>
  <w:num w:numId="6" w16cid:durableId="1140999659">
    <w:abstractNumId w:val="5"/>
  </w:num>
  <w:num w:numId="7" w16cid:durableId="961962539">
    <w:abstractNumId w:val="8"/>
  </w:num>
  <w:num w:numId="8" w16cid:durableId="1196187685">
    <w:abstractNumId w:val="4"/>
  </w:num>
  <w:num w:numId="9" w16cid:durableId="1430466139">
    <w:abstractNumId w:val="15"/>
  </w:num>
  <w:num w:numId="10" w16cid:durableId="2038964581">
    <w:abstractNumId w:val="10"/>
  </w:num>
  <w:num w:numId="11" w16cid:durableId="1468863022">
    <w:abstractNumId w:val="14"/>
  </w:num>
  <w:num w:numId="12" w16cid:durableId="1076517445">
    <w:abstractNumId w:val="7"/>
  </w:num>
  <w:num w:numId="13" w16cid:durableId="1599941806">
    <w:abstractNumId w:val="17"/>
  </w:num>
  <w:num w:numId="14" w16cid:durableId="2118207971">
    <w:abstractNumId w:val="9"/>
  </w:num>
  <w:num w:numId="15" w16cid:durableId="835804716">
    <w:abstractNumId w:val="3"/>
  </w:num>
  <w:num w:numId="16" w16cid:durableId="634068571">
    <w:abstractNumId w:val="13"/>
  </w:num>
  <w:num w:numId="17" w16cid:durableId="1590849697">
    <w:abstractNumId w:val="1"/>
  </w:num>
  <w:num w:numId="18" w16cid:durableId="153842314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ocumentProtection w:edit="readOnly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C95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1F81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3D46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3814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89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DBF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091"/>
    <w:rsid w:val="007C6983"/>
    <w:rsid w:val="007C78A0"/>
    <w:rsid w:val="007D095F"/>
    <w:rsid w:val="007D0FA0"/>
    <w:rsid w:val="007D23D4"/>
    <w:rsid w:val="007D2638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5F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BEF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4605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65A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31C7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2D7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169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2378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F09559"/>
  <w15:docId w15:val="{C807EFBC-183C-49C3-AD34-9403E7F7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B1"/>
    <w:pPr>
      <w:keepNext/>
      <w:widowControl w:val="0"/>
      <w:shd w:val="clear" w:color="auto" w:fill="FFFFFF"/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8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0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C8D"/>
  </w:style>
  <w:style w:type="paragraph" w:styleId="Footer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C8D"/>
  </w:style>
  <w:style w:type="character" w:customStyle="1" w:styleId="apple-converted-space">
    <w:name w:val="apple-converted-space"/>
    <w:basedOn w:val="DefaultParagraphFont"/>
    <w:rsid w:val="008B2FC6"/>
  </w:style>
  <w:style w:type="character" w:styleId="Hyperlink">
    <w:name w:val="Hyperlink"/>
    <w:basedOn w:val="DefaultParagraphFont"/>
    <w:uiPriority w:val="99"/>
    <w:unhideWhenUsed/>
    <w:rsid w:val="008B2FC6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434D4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434D4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B37B96"/>
    <w:pPr>
      <w:numPr>
        <w:numId w:val="1"/>
      </w:numPr>
    </w:pPr>
  </w:style>
  <w:style w:type="numbering" w:customStyle="1" w:styleId="ImportedStyle7">
    <w:name w:val="Imported Style 7"/>
    <w:rsid w:val="00B37B96"/>
    <w:pPr>
      <w:numPr>
        <w:numId w:val="2"/>
      </w:numPr>
    </w:pPr>
  </w:style>
  <w:style w:type="table" w:styleId="TableGrid">
    <w:name w:val="Table Grid"/>
    <w:basedOn w:val="TableNormal"/>
    <w:uiPriority w:val="59"/>
    <w:rsid w:val="00BD7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74AB1"/>
    <w:rPr>
      <w:rFonts w:ascii="Arial" w:eastAsia="Times New Roman" w:hAnsi="Arial" w:cs="Arial"/>
      <w:b/>
      <w:bCs/>
      <w:sz w:val="32"/>
      <w:szCs w:val="32"/>
      <w:shd w:val="clear" w:color="auto" w:fill="FFFFFF"/>
    </w:r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174AB1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shortcuts">
    <w:name w:val="yshortcuts"/>
    <w:rsid w:val="00174AB1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74AB1"/>
    <w:rPr>
      <w:rFonts w:ascii="Consolas" w:eastAsia="Times New Roman" w:hAnsi="Consolas" w:cs="Consolas"/>
      <w:sz w:val="21"/>
      <w:szCs w:val="21"/>
      <w:shd w:val="clear" w:color="auto" w:fill="FFFFFF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>
    <w:name w:val="DocID"/>
    <w:basedOn w:val="Footer"/>
    <w:next w:val="Footer"/>
    <w:link w:val="DocIDChar"/>
    <w:rsid w:val="00174AB1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table" w:styleId="Table3Deffects3">
    <w:name w:val="Table 3D effects 3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74AB1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C30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02C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0C9F"/>
    <w:rPr>
      <w:b/>
      <w:bCs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rsid w:val="0031411C"/>
    <w:rPr>
      <w:color w:val="605E5C"/>
      <w:shd w:val="clear" w:color="auto" w:fill="E1DFDD"/>
    </w:rPr>
  </w:style>
  <w:style w:type="paragraph" w:styleId="Title">
    <w:name w:val="Title"/>
    <w:basedOn w:val="Normal"/>
    <w:next w:val="Normal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00B726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D9D14-6152-4EAB-9033-D545D672C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Ves.Baxster</dc:creator>
  <cp:lastModifiedBy>Arthur Souza Rodrigues</cp:lastModifiedBy>
  <cp:revision>1</cp:revision>
  <cp:lastPrinted>2025-01-30T23:04:00Z</cp:lastPrinted>
  <dcterms:created xsi:type="dcterms:W3CDTF">2025-04-11T15:16:00Z</dcterms:created>
  <dcterms:modified xsi:type="dcterms:W3CDTF">2026-06-29T14:56:00Z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/>
  </property>
  <property fmtid="{D5CDD505-2E9C-101B-9397-08002B2CF9AE}" pid="3" name="CUS_DocIDChunk0">
    <vt:lpwstr/>
  </property>
  <property fmtid="{D5CDD505-2E9C-101B-9397-08002B2CF9AE}" pid="4" name="CUS_DocIDLocation">
    <vt:lpwstr/>
  </property>
  <property fmtid="{D5CDD505-2E9C-101B-9397-08002B2CF9AE}" pid="5" name="CUS_DocIDString">
    <vt:lpwstr/>
  </property>
  <property fmtid="{D5CDD505-2E9C-101B-9397-08002B2CF9AE}" pid="6" name="SuperdocVersion">
    <vt:lpwstr/>
  </property>
</Properties>
</file>