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bin" ContentType="image/x-wmf"/>
  <Override PartName="/word/media/image3.bin" ContentType="image/pn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sidR="0018060C" w:rsidRDefault="00894F66">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C1EB4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PVUwPOQAAAAPAQAADwAAAGRycy9kb3du cmV2LnhtbExPTUvDQBC9C/6HZQRvdtOExpJmU6QilB78SNXibZsdk2B2NmQ3bfz3jie9DDO8N+8j X0+2EyccfOtIwXwWgUCqnGmpVvC6f7hZgvBBk9GdI1TwjR7WxeVFrjPjzvSCpzLUgkXIZ1pBE0Kf SemrBq32M9cjMfbpBqsDn0MtzaDPLG47GUdRKq1uiR0a3eOmweqrHK2C6WOTvh2etrv9u0m3j2WJ u+fDqNT11XS/4nG3AhFwCn8f8NuB80PBwY5uJONFpyBZzhdM5SVJQDDhlk1BHBXEcbIAWeTyf4/i BwAA//8DAFBLAQItABQABgAIAAAAIQC2gziS/gAAAOEBAAATAAAAAAAAAAAAAAAAAAAAAABbQ29u dGVudF9UeXBlc10ueG1sUEsBAi0AFAAGAAgAAAAhADj9If/WAAAAlAEAAAsAAAAAAAAAAAAAAAAA LwEAAF9yZWxzLy5yZWxzUEsBAi0AFAAGAAgAAAAhAP0+OoK7AQAAzQMAAA4AAAAAAAAAAAAAAAAA LgIAAGRycy9lMm9Eb2MueG1sUEsBAi0AFAAGAAgAAAAhAD1VMDzkAAAADwEAAA8AAAAAAAAAAAAA AAAAFQQAAGRycy9kb3ducmV2LnhtbFBLBQYAAAAABAAEAPMAAAAmBQAAAAA= "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5B255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CdK5C55gAAAA8BAAAPAAAAZHJzL2Rvd25yZXYueG1sTI/B asMwEETvhf6D2EIvpZHthCo4loNpKBRKA0nzAbK1sU0syUhK4ubruz21l4VlZ2bnFevJDOyCPvTO SkhnCTC0jdO9bSUcvt6el8BCVFarwVmU8I0B1uX9XaFy7a52h5d9bBmF2JArCV2MY855aDo0Kszc iJZuR+eNirT6lmuvrhRuBp4lyQs3qrf0oVMjvnbYnPZnI2GzTXaV8K5++njnt8/aYHW8baV8fJg2 KxrVCljEKf454JeB+kNJxWp3tjqwQcJ8IVKSSlhmAhgJRCoIqJaQzRcZ8LLg/znKHwAAAP//AwBQ SwECLQAUAAYACAAAACEAtoM4kv4AAADhAQAAEwAAAAAAAAAAAAAAAAAAAAAAW0NvbnRlbnRfVHlw ZXNdLnhtbFBLAQItABQABgAIAAAAIQA4/SH/1gAAAJQBAAALAAAAAAAAAAAAAAAAAC8BAABfcmVs cy8ucmVsc1BLAQItABQABgAIAAAAIQAoEhe1sQEAAK8DAAAOAAAAAAAAAAAAAAAAAC4CAABkcnMv ZTJvRG9jLnhtbFBLAQItABQABgAIAAAAIQCdK5C55gAAAA8BAAAPAAAAAAAAAAAAAAAAAAsEAABk cnMvZG93bnJldi54bWxQSwUGAAAAAAQABADzAAAAHgUAAAAA "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A6B217C"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CoFBdbhAAAACgEAAA8AAABkcnMv ZG93bnJldi54bWxMj0FLw0AQhe+C/2EZwZvdmIikaTalKCp4sFjrobdtdppEs7Mhu2kTf72jF708 GB7vzfvy5WhbccTeN44UXM8iEEilMw1VCrZvD1cpCB80Gd06QgUTelgW52e5zow70SseN6ESXEI+ 0wrqELpMSl/WaLWfuQ6JvYPrrQ589pU0vT5xuW1lHEW30uqG+EOtO7yrsfzcDFbBbvf4tXqankMa hpeP+XiY1vH7pNTlxXi/YFktQAQcw18Cfhh4PxQ8bO8GMl60Cpgm/Cp7aZQwy15BktzEIItc/kco vgEAAP//AwBQSwECLQAUAAYACAAAACEAtoM4kv4AAADhAQAAEwAAAAAAAAAAAAAAAAAAAAAAW0Nv bnRlbnRfVHlwZXNdLnhtbFBLAQItABQABgAIAAAAIQA4/SH/1gAAAJQBAAALAAAAAAAAAAAAAAAA AC8BAABfcmVscy8ucmVsc1BLAQItABQABgAIAAAAIQAPy1QBagIAADcFAAAOAAAAAAAAAAAAAAAA AC4CAABkcnMvZTJvRG9jLnhtbFBLAQItABQABgAIAAAAIQAqBQXW4QAAAAoBAAAPAAAAAAAAAAAA AAAAAMQEAABkcnMvZG93bnJldi54bWxQSwUGAAAAAAQABADzAAAA0gUAAAAA "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88B61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RwWvJ+MAAAAPAQAADwAAAGRycy9kb3ducmV2Lnht bEyPQU/DMAyF70j8h8hI3FjSbiqjazrBEEicEGNwTlvTViRO1WRb++8xJ7hYsvy95/eK7eSsOOEY ek8akoUCgVT7pqdWw+H96WYNIkRDjbGeUMOMAbbl5UVh8saf6Q1P+9gKNqGQGw1djEMuZag7dCYs /IDEty8/OhN5HVvZjObM5s7KVKlMOtMTf+jMgLsO6+/90bFLup7Vh6XXl0Ol6v75Ybaf1U7r66vp ccPjfgMi4hT/FPDbgfNDycEqf6QmCKthmSQZoxoylYJgYHW3WoKomEzULciykP97lD8AAAD//wMA UEsBAi0AFAAGAAgAAAAhALaDOJL+AAAA4QEAABMAAAAAAAAAAAAAAAAAAAAAAFtDb250ZW50X1R5 cGVzXS54bWxQSwECLQAUAAYACAAAACEAOP0h/9YAAACUAQAACwAAAAAAAAAAAAAAAAAvAQAAX3Jl bHMvLnJlbHNQSwECLQAUAAYACAAAACEAs0juMGACAAAZBQAADgAAAAAAAAAAAAAAAAAuAgAAZHJz L2Uyb0RvYy54bWxQSwECLQAUAAYACAAAACEARwWvJ+MAAAAPAQAADwAAAAAAAAAAAAAAAAC6BAAA ZHJzL2Rvd25yZXYueG1sUEsFBgAAAAAEAAQA8wAAAMoFAAAAAA== "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7C56D"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PQPK/LfAAAADQEAAA8AAABkcnMvZG93bnJldi54bWxM T01PwzAMvSPxHyIjcWMpBVbWNZ2mIiTErYMDR68JbVniVE22dv9+5gQXS37Pfh/FZnZWnMwYek8K 7hcJCEON1z21Cj4/Xu+eQYSIpNF6MgrOJsCmvL4qMNd+otqcdrEVLEIhRwVdjEMuZWg64zAs/GCI uW8/Ooy8jq3UI04s7qxMk2QpHfbEDh0OpupMc9gdnYIao/75mtLV9u3wXtWVDNEmjVK3N/PLmsd2 DSKaOf59wG8Hzg8lB9v7I+kgrILlIx8y/MS1mE6zdAViz0CWPYAsC/m/RXkBAAD//wMAUEsBAi0A FAAGAAgAAAAhALaDOJL+AAAA4QEAABMAAAAAAAAAAAAAAAAAAAAAAFtDb250ZW50X1R5cGVzXS54 bWxQSwECLQAUAAYACAAAACEAOP0h/9YAAACUAQAACwAAAAAAAAAAAAAAAAAvAQAAX3JlbHMvLnJl bHNQSwECLQAUAAYACAAAACEArZId314CAAAUBQAADgAAAAAAAAAAAAAAAAAuAgAAZHJzL2Uyb0Rv Yy54bWxQSwECLQAUAAYACAAAACEA9A8r8t8AAAANAQAADwAAAAAAAAAAAAAAAAC4BAAAZHJzL2Rv d25yZXYueG1sUEsFBgAAAAAEAAQA8wAAAMQFAAAAAA== " fillcolor="#156082 [3204]" strokecolor="#0a2f40 [1604]" strokeweight="1.5pt"/>
            </w:pict>
          </mc:Fallback>
        </mc:AlternateContent>
      </w:r>
    </w:p>
    <w:p w14:paraId="37F2C3E1" w14:textId="77777777" w:rsidR="002343B0" w:rsidRPr="00F94915" w:rsidRDefault="007E6509" w:rsidP="00F94915">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p>
    <w:p w14:paraId="7751710B" w14:textId="77777777" w:rsidR="002343B0" w:rsidRDefault="007E6509" w:rsidP="00270EE7">
      <w:pPr>
        <w:pStyle w:val="ListParagraph"/>
        <w:numPr>
          <w:ilvl w:val="0"/>
          <w:numId w:val="1"/>
        </w:numPr>
      </w:pPr>
      <w:r>
        <w:t>Video provides a powerful way to help you prove your point.</w:t>
      </w:r>
    </w:p>
    <w:p w14:paraId="0A6A98D4" w14:textId="77777777" w:rsidR="002343B0" w:rsidRDefault="007E6509" w:rsidP="00270EE7">
      <w:pPr>
        <w:pStyle w:val="ListParagraph"/>
        <w:numPr>
          <w:ilvl w:val="1"/>
          <w:numId w:val="1"/>
        </w:numPr>
      </w:pPr>
      <w:r>
        <w:t>When you click Online Video, you can paste in the embed code for the video you want to add.</w:t>
      </w:r>
    </w:p>
    <w:p w14:paraId="79B46A2E" w14:textId="77777777" w:rsidR="00E60915" w:rsidRDefault="007E6509">
      <w:r>
        <w:t xml:space="preserve">You can also type a keyword to search online for the video that best fits your </w:t>
      </w:r>
    </w:p>
    <w:p w14:paraId="3675AACC" w14:textId="77777777" w:rsidR="002343B0" w:rsidRDefault="002343B0" w:rsidP="00270EE7">
      <w:pPr>
        <w:pStyle w:val="ListParagraph"/>
        <w:numPr>
          <w:ilvl w:val="1"/>
          <w:numId w:val="1"/>
        </w:numPr>
      </w:pPr>
      <w:r>
        <w:rPr>
          <w:rPrChange w:id="36" w:author="Eric White" w:date="2026-07-05T01:31:00Z" w16du:dateUtc="2026-07-05T05:31:00Z">
            <w:rPr>
              <w:rFonts w:ascii="Verdana, Geneva, sans-serif" w:hAnsi="Verdana, Geneva, sans-serif" w:cs="Verdana, Geneva, sans-serif"/>
              <w:i/>
              <w:iCs/>
            </w:rPr>
          </w:rPrChange>
        </w:rPr>
        <w:t>document</w:t>
      </w:r>
      <w:r>
        <w:t>.</w:t>
      </w:r>
    </w:p>
    <w:p w14:paraId="195A4D4A" w14:textId="77777777" w:rsidR="00E60915" w:rsidRDefault="007E6509" w:rsidP="00270EE7">
      <w:pPr>
        <w:pStyle w:val="ListParagraph"/>
        <w:numPr>
          <w:ilvl w:val="0"/>
          <w:numId w:val="1"/>
        </w:numPr>
        <w:pPrChange w:id="38" w:author="Eric White" w:date="2026-07-05T01:31:00Z" w16du:dateUtc="2026-07-05T05:31:00Z"/>
      </w:pPr>
      <w:r>
        <w:t>To make your document look professionally produced, Word provides header, footer, cover page,</w:t>
      </w:r>
      <w:r>
        <w:rPr>
          <w:rPrChange w:id="41" w:author="Eric White" w:date="2026-07-05T01:31:00Z" w16du:dateUtc="2026-07-05T05:31:00Z">
            <w:rPr>
              <w:rFonts w:ascii="Verdana, Geneva, sans-serif" w:hAnsi="Verdana, Geneva, sans-serif" w:cs="Verdana, Geneva, sans-serif"/>
              <w:i/>
              <w:iCs/>
            </w:rPr>
          </w:rPrChange>
        </w:rPr>
        <w:t xml:space="preserve"> and </w:t>
      </w:r>
      <w:r>
        <w:t>text box designs that complement each other</w:t>
      </w:r>
      <w:r>
        <w:rPr>
          <w:rPrChange w:id="44" w:author="Eric White" w:date="2026-07-05T01:31:00Z" w16du:dateUtc="2026-07-05T05:31:00Z">
            <w:rPr>
              <w:rFonts w:ascii="Verdana, Geneva, sans-serif" w:hAnsi="Verdana, Geneva, sans-serif" w:cs="Verdana, Geneva, sans-serif"/>
              <w:i/>
              <w:iCs/>
            </w:rPr>
          </w:rPrChange>
        </w:rPr>
        <w:t>.</w:t>
      </w:r>
    </w:p>
    <w:p w14:paraId="62A3B61C" w14:textId="77777777" w:rsidR="002343B0" w:rsidRDefault="007E6509" w:rsidP="00270EE7">
      <w:pPr>
        <w:pStyle w:val="ListParagraph"/>
        <w:numPr>
          <w:ilvl w:val="1"/>
          <w:numId w:val="1"/>
        </w:numPr>
      </w:pPr>
      <w:r>
        <w:t>For example, you can add</w:t>
      </w:r>
      <w:r>
        <w:rPr>
          <w:rPrChange w:id="48" w:author="Eric White" w:date="2026-07-05T01:31:00Z" w16du:dateUtc="2026-07-05T05:31:00Z">
            <w:rPr>
              <w:rFonts w:ascii="Verdana, Geneva, sans-serif" w:hAnsi="Verdana, Geneva, sans-serif" w:cs="Verdana, Geneva, sans-serif"/>
              <w:i/>
              <w:iCs/>
            </w:rPr>
          </w:rPrChange>
        </w:rPr>
        <w:t xml:space="preserve"> a </w:t>
      </w:r>
      <w:r>
        <w:t>matching cover page, header,</w:t>
      </w:r>
      <w:r>
        <w:rPr>
          <w:rPrChange w:id="51" w:author="Eric White" w:date="2026-07-05T01:31:00Z" w16du:dateUtc="2026-07-05T05:31:00Z">
            <w:rPr>
              <w:rFonts w:ascii="Verdana, Geneva, sans-serif" w:hAnsi="Verdana, Geneva, sans-serif" w:cs="Verdana, Geneva, sans-serif"/>
              <w:i/>
              <w:iCs/>
            </w:rPr>
          </w:rPrChange>
        </w:rPr>
        <w:t xml:space="preserve"> and </w:t>
      </w:r>
      <w:r>
        <w:t>sidebar.</w:t>
      </w:r>
    </w:p>
    <w:p w14:paraId="3D8E4EA7" w14:textId="77777777" w:rsidR="002343B0" w:rsidRDefault="007E6509" w:rsidP="00270EE7">
      <w:pPr>
        <w:pStyle w:val="ListParagraph"/>
        <w:numPr>
          <w:ilvl w:val="1"/>
          <w:numId w:val="1"/>
        </w:numPr>
      </w:pPr>
      <w:r>
        <w:t>Click Insert and then choose the elements you want from the different galleries.</w:t>
      </w:r>
    </w:p>
    <w:p w14:paraId="176C2786" w14:textId="77777777" w:rsidR="002343B0" w:rsidRDefault="007E6509" w:rsidP="00270EE7">
      <w:pPr>
        <w:pStyle w:val="ListParagraph"/>
        <w:numPr>
          <w:ilvl w:val="1"/>
          <w:numId w:val="1"/>
        </w:numPr>
      </w:pPr>
      <w:r>
        <w:lastRenderedPageBreak/>
      </w:r>
      <w:r>
        <w:t>Themes and styles also help keep your document coordinated.</w:t>
      </w:r>
    </w:p>
    <w:p w14:paraId="2B3504C4" w14:textId="77777777" w:rsidR="002343B0"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2343B0" w:rsidRDefault="007E6509" w:rsidP="00270EE7">
      <w:pPr>
        <w:pStyle w:val="ListParagraph"/>
        <w:numPr>
          <w:ilvl w:val="0"/>
          <w:numId w:val="1"/>
        </w:numPr>
      </w:pPr>
      <w:r>
        <w:t>When you apply styles, your headings change to match the new theme.</w:t>
      </w:r>
    </w:p>
    <w:p w14:paraId="47673396" w14:textId="77777777" w:rsidR="002343B0" w:rsidRDefault="007E6509" w:rsidP="00270EE7">
      <w:pPr>
        <w:pStyle w:val="ListParagraph"/>
        <w:numPr>
          <w:ilvl w:val="1"/>
          <w:numId w:val="1"/>
        </w:numPr>
      </w:pPr>
      <w:r>
        <w:t>Save time in Word with new buttons that show up where you need them.</w:t>
      </w:r>
    </w:p>
    <w:p w14:paraId="5D32DB08" w14:textId="77777777" w:rsidR="002343B0" w:rsidRDefault="007E6509" w:rsidP="008B7E91">
      <w:pPr>
        <w:spacing w:after="480"/>
      </w:pP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2343B0" w:rsidRDefault="007E6509">
      <w:r>
        <w:t>To make your document</w:t>
      </w:r>
      <w:r>
        <w:rPr>
          <w:rPrChange w:id="68" w:author="Eric White" w:date="2026-07-05T01:31:00Z" w16du:dateUtc="2026-07-05T05:31:00Z">
            <w:rPr>
              <w:rFonts w:ascii="Verdana, Geneva, sans-serif" w:hAnsi="Verdana, Geneva, sans-serif" w:cs="Verdana, Geneva, sans-serif"/>
              <w:i/>
              <w:iCs/>
            </w:rPr>
          </w:rPrChange>
        </w:rPr>
        <w:t xml:space="preserve"> look</w:t>
      </w:r>
      <w:r>
        <w:t xml:space="preserve">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2343B0"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2343B0" w:rsidRDefault="007E6509" w:rsidP="00C92A32">
      <w:pPr>
        <w:pStyle w:val="Heading1"/>
      </w:pPr>
      <w:r>
        <w:t>Heading 1</w:t>
      </w:r>
    </w:p>
    <w:p w14:paraId="1FB54B9F" w14:textId="77777777" w:rsidR="002343B0" w:rsidRPr="00C92A32" w:rsidRDefault="007E6509" w:rsidP="00C92A32">
      <w:pPr>
        <w:pStyle w:val="Heading2"/>
      </w:pPr>
      <w:r>
        <w:t>This is Heading 2</w:t>
      </w:r>
    </w:p>
    <w:p w14:paraId="0922DB5F" w14:textId="77777777" w:rsidR="002343B0"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2343B0" w:rsidRDefault="007E6509" w:rsidP="00C92A32">
      <w:pPr>
        <w:pStyle w:val="Heading1"/>
      </w:pPr>
      <w:r>
        <w:t>Second Heading 1</w:t>
      </w:r>
    </w:p>
    <w:p w14:paraId="4090E0F0" w14:textId="77777777" w:rsidR="002343B0"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2343B0" w:rsidRDefault="007E6509" w:rsidP="00C92A32">
      <w:pPr>
        <w:pStyle w:val="Heading2"/>
      </w:pPr>
      <w:r>
        <w:t>More Info</w:t>
      </w:r>
    </w:p>
    <w:p w14:paraId="7EC7EF8D" w14:textId="77777777" w:rsidR="002343B0" w:rsidRDefault="007E6509">
      <w:r>
        <w:rPr>
          <w:noProof/>
        </w:rPr>
        <w:t>Lorem ipsum dolor sit amet, consectetuer adipiscing elit.</w:t>
      </w:r>
    </w:p>
    <w:p w14:paraId="573DFB18" w14:textId="77777777" w:rsidR="002343B0" w:rsidRDefault="007E6509">
      <w:r>
        <w:t>When you click Online Video, you can paste in the embed code for the video you want to add. You can also type a keyword to search online for the video that best fits your document.</w:t>
      </w:r>
    </w:p>
    <w:p w14:paraId="7FD69FC2" w14:textId="77777777" w:rsidR="002343B0"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rsidR="002343B0" w:rsidRDefault="007E6509">
      <w:r>
        <w:lastRenderedPageBreak/>
      </w: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sidR="002343B0" w:rsidRDefault="007E6509">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sidR="002343B0" w:rsidRDefault="007E6509">
      <w:r>
        <w:rPr>
          <w:rFonts w:ascii="MS Gothic" w:eastAsia="MS Gothic" w:hAnsi="MS Gothic" w:hint="eastAsia"/>
        </w:rPr>
        <w:t>☐</w:t>
      </w:r>
    </w:p>
    <w:p w14:paraId="7867605E" w14:textId="77777777" w:rsidR="002343B0" w:rsidRDefault="007E6509">
      <w:r>
        <w:t>Two</w:t>
      </w:r>
    </w:p>
    <w:p w14:paraId="30E8E50B" w14:textId="77777777" w:rsidR="002343B0"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2343B0" w:rsidRDefault="002343B0">
      <w:p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2343B0" w:rsidRDefault="007E6509" w:rsidP="005E2746">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customXmlInsRangeStart w:id="105" w:author="Eric White" w:date="2026-07-05T01:31:00Z"/>
    <w:sdt>
      <w:sdtPr>
        <w:rPr>
          <w:b w:val="0"/>
          <w:bCs w:val="0"/>
          <w:noProof/>
          <w:color w:val="auto"/>
        </w:rPr>
        <w:alias w:val="MyTable"/>
        <w:tag w:val="MyTable"/>
        <w:id w:val="354002298"/>
      </w:sdtPr>
      <w:sdtEndPr>
        <w:rPr>
          <w:noProof w:val="0"/>
        </w:rPr>
      </w:sdtEndPr>
      <w:sdtContent>
        <w:customXmlInsRangeEnd w:id="105"/>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10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7" w:author="Eric White" w:date="2026-07-05T01:31:00Z"/>
              <w:sdt>
                <w:sdtPr>
                  <w:rPr>
                    <w:noProof/>
                  </w:rPr>
                  <w:alias w:val="Latin1"/>
                  <w:tag w:val="Latin1"/>
                  <w:id w:val="1646851742"/>
                </w:sdtPr>
                <w:sdtEndPr/>
                <w:sdtContent>
                  <w:customXmlInsRangeEnd w:id="107"/>
                  <w:p w14:paraId="1581FCAC" w14:textId="77777777" w:rsidR="002343B0" w:rsidRDefault="007E6509">
                    <w:ins w:id="109" w:author="Eric White" w:date="2026-07-05T01:31:00Z" w16du:dateUtc="2026-07-05T05:31:00Z">
                      <w:r>
                        <w:rPr>
                          <w:noProof/>
                        </w:rPr>
                        <w:t>Lorem ipsum dolor sit amet</w:t>
                      </w:r>
                    </w:ins>
                  </w:p>
                  <w:customXmlInsRangeStart w:id="110" w:author="Eric White" w:date="2026-07-05T01:31:00Z"/>
                </w:sdtContent>
              </w:sdt>
              <w:customXmlInsRangeEnd w:id="110"/>
            </w:tc>
            <w:tc>
              <w:tcPr>
                <w:tcW w:w="3117" w:type="dxa"/>
              </w:tcPr>
              <w:customXmlInsRangeStart w:id="111" w:author="Eric White" w:date="2026-07-05T01:31:00Z"/>
              <w:sdt>
                <w:sdtPr>
                  <w:rPr>
                    <w:noProof/>
                  </w:rPr>
                  <w:alias w:val="Latin2"/>
                  <w:tag w:val="Latin2"/>
                  <w:id w:val="1730795754"/>
                </w:sdtPr>
                <w:sdtEndPr/>
                <w:sdtContent>
                  <w:customXmlInsRangeEnd w:id="111"/>
                  <w:p w14:paraId="36C70DAE"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b w:val="0"/>
                      </w:rPr>
                    </w:pPr>
                    <w:ins w:id="113" w:author="Eric White" w:date="2026-07-05T01:31:00Z" w16du:dateUtc="2026-07-05T05:31:00Z">
                      <w:r>
                        <w:rPr>
                          <w:noProof/>
                        </w:rPr>
                        <w:t>Consectetuer adipiscing elit</w:t>
                      </w:r>
                    </w:ins>
                  </w:p>
                  <w:customXmlInsRangeStart w:id="114" w:author="Eric White" w:date="2026-07-05T01:31:00Z"/>
                </w:sdtContent>
              </w:sdt>
              <w:customXmlInsRangeEnd w:id="114"/>
            </w:tc>
            <w:tc>
              <w:tcPr>
                <w:tcW w:w="3117" w:type="dxa"/>
              </w:tcPr>
              <w:customXmlInsRangeStart w:id="115" w:author="Eric White" w:date="2026-07-05T01:31:00Z"/>
              <w:sdt>
                <w:sdtPr>
                  <w:rPr>
                    <w:noProof/>
                  </w:rPr>
                  <w:alias w:val="Latin3"/>
                  <w:tag w:val="Latin3"/>
                  <w:id w:val="-88469536"/>
                </w:sdtPr>
                <w:sdtEndPr/>
                <w:sdtContent>
                  <w:customXmlInsRangeEnd w:id="115"/>
                  <w:p w14:paraId="0D6492B9" w14:textId="77777777" w:rsidR="002343B0" w:rsidRDefault="007E6509">
                    <w:pPr>
                      <w:cnfStyle w:val="100000000000" w:firstRow="1" w:lastRow="0" w:firstColumn="0" w:lastColumn="0" w:oddVBand="0" w:evenVBand="0" w:oddHBand="0" w:evenHBand="0" w:firstRowFirstColumn="0" w:firstRowLastColumn="0" w:lastRowFirstColumn="0" w:lastRowLastColumn="0"/>
                    </w:pPr>
                    <w:ins w:id="117" w:author="Eric White" w:date="2026-07-05T01:31:00Z" w16du:dateUtc="2026-07-05T05:31:00Z">
                      <w:r>
                        <w:rPr>
                          <w:noProof/>
                        </w:rPr>
                        <w:t>Maecenas porttitor congue massa.</w:t>
                      </w:r>
                    </w:ins>
                  </w:p>
                  <w:customXmlInsRangeStart w:id="118" w:author="Eric White" w:date="2026-07-05T01:31:00Z"/>
                </w:sdtContent>
              </w:sdt>
              <w:customXmlInsRangeEnd w:id="118"/>
            </w:tc>
          </w:tr>
          <w:customXmlInsRangeStart w:id="119" w:author="Eric White" w:date="2026-07-05T01:31:00Z"/>
          <w:sdt>
            <w:sdtPr>
              <w:rPr>
                <w:b w:val="0"/>
                <w:bCs w:val="0"/>
              </w:rPr>
              <w:alias w:val="Row1"/>
              <w:tag w:val="Row1"/>
              <w:id w:val="2087339449"/>
            </w:sdtPr>
            <w:sdtEndPr/>
            <w:sdtContent>
              <w:customXmlInsRangeEnd w:id="119"/>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20"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1" w:author="Eric White" w:date="2026-07-05T01:31:00Z"/>
                  <w:sdt>
                    <w:sdtPr>
                      <w:alias w:val="Data11"/>
                      <w:tag w:val="Data11"/>
                      <w:id w:val="1641614218"/>
                      <w:text/>
                    </w:sdtPr>
                    <w:sdtEndPr/>
                    <w:sdtContent>
                      <w:customXmlInsRangeEnd w:id="121"/>
                      <w:p w14:paraId="2A2ECE4B" w14:textId="77777777" w:rsidR="002343B0" w:rsidRDefault="00A0457C">
                        <w:ins w:id="123" w:author="Eric White" w:date="2026-07-05T01:31:00Z" w16du:dateUtc="2026-07-05T05:31:00Z">
                          <w:r>
                            <w:t>100</w:t>
                          </w:r>
                        </w:ins>
                      </w:p>
                      <w:customXmlInsRangeStart w:id="124" w:author="Eric White" w:date="2026-07-05T01:31:00Z"/>
                    </w:sdtContent>
                  </w:sdt>
                  <w:customXmlInsRangeEnd w:id="124"/>
                </w:tc>
                <w:tc>
                  <w:tcPr>
                    <w:tcW w:w="3117" w:type="dxa"/>
                  </w:tcPr>
                  <w:customXmlInsRangeStart w:id="125" w:author="Eric White" w:date="2026-07-05T01:31:00Z"/>
                  <w:sdt>
                    <w:sdtPr>
                      <w:alias w:val="Data12"/>
                      <w:tag w:val="Data12"/>
                      <w:id w:val="184647321"/>
                      <w:text/>
                    </w:sdtPr>
                    <w:sdtEndPr/>
                    <w:sdtContent>
                      <w:customXmlInsRangeEnd w:id="125"/>
                      <w:p w14:paraId="60ACCD8A" w14:textId="77777777" w:rsidR="002343B0" w:rsidRDefault="00A0457C">
                        <w:pPr>
                          <w:cnfStyle w:val="000000100000" w:firstRow="0" w:lastRow="0" w:firstColumn="0" w:lastColumn="0" w:oddVBand="0" w:evenVBand="0" w:oddHBand="1" w:evenHBand="0" w:firstRowFirstColumn="0" w:firstRowLastColumn="0" w:lastRowFirstColumn="0" w:lastRowLastColumn="0"/>
                        </w:pPr>
                        <w:ins w:id="127" w:author="Eric White" w:date="2026-07-05T01:31:00Z" w16du:dateUtc="2026-07-05T05:31:00Z">
                          <w:r>
                            <w:t>200</w:t>
                          </w:r>
                        </w:ins>
                      </w:p>
                      <w:customXmlInsRangeStart w:id="128" w:author="Eric White" w:date="2026-07-05T01:31:00Z"/>
                    </w:sdtContent>
                  </w:sdt>
                  <w:customXmlInsRangeEnd w:id="128"/>
                </w:tc>
                <w:tc>
                  <w:tcPr>
                    <w:tcW w:w="3117" w:type="dxa"/>
                  </w:tcPr>
                  <w:customXmlInsRangeStart w:id="129" w:author="Eric White" w:date="2026-07-05T01:31:00Z"/>
                  <w:sdt>
                    <w:sdtPr>
                      <w:alias w:val="Data13"/>
                      <w:tag w:val="Data13"/>
                      <w:id w:val="131915776"/>
                      <w:text/>
                    </w:sdtPr>
                    <w:sdtEndPr/>
                    <w:sdtContent>
                      <w:customXmlInsRangeEnd w:id="129"/>
                      <w:p w14:paraId="60560D1C" w14:textId="77777777" w:rsidR="002343B0" w:rsidRDefault="00A0457C">
                        <w:pPr>
                          <w:cnfStyle w:val="000000100000" w:firstRow="0" w:lastRow="0" w:firstColumn="0" w:lastColumn="0" w:oddVBand="0" w:evenVBand="0" w:oddHBand="1" w:evenHBand="0" w:firstRowFirstColumn="0" w:firstRowLastColumn="0" w:lastRowFirstColumn="0" w:lastRowLastColumn="0"/>
                        </w:pPr>
                        <w:ins w:id="131" w:author="Eric White" w:date="2026-07-05T01:31:00Z" w16du:dateUtc="2026-07-05T05:31:00Z">
                          <w:r>
                            <w:t>300</w:t>
                          </w:r>
                        </w:ins>
                      </w:p>
                      <w:customXmlInsRangeStart w:id="132" w:author="Eric White" w:date="2026-07-05T01:31:00Z"/>
                    </w:sdtContent>
                  </w:sdt>
                  <w:customXmlInsRangeEnd w:id="132"/>
                </w:tc>
              </w:tr>
              <w:customXmlInsRangeStart w:id="133" w:author="Eric White" w:date="2026-07-05T01:31:00Z"/>
            </w:sdtContent>
          </w:sdt>
          <w:customXmlInsRangeEnd w:id="133"/>
          <w:customXmlInsRangeStart w:id="134" w:author="Eric White" w:date="2026-07-05T01:31:00Z"/>
          <w:sdt>
            <w:sdtPr>
              <w:rPr>
                <w:b w:val="0"/>
                <w:bCs w:val="0"/>
              </w:rPr>
              <w:alias w:val="Row2"/>
              <w:tag w:val="Row2"/>
              <w:id w:val="1563601403"/>
            </w:sdtPr>
            <w:sdtEndPr/>
            <w:sdtContent>
              <w:customXmlInsRangeEnd w:id="134"/>
              <w:tr w:rsidR="00C4274D" w14:paraId="68A60E71" w14:textId="77777777" w:rsidTr="00665111">
                <w:trPr>
                  <w:ins w:id="135"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36" w:author="Eric White" w:date="2026-07-05T01:31:00Z"/>
                  <w:sdt>
                    <w:sdtPr>
                      <w:alias w:val="Data21"/>
                      <w:tag w:val="Data21"/>
                      <w:id w:val="-1031330684"/>
                      <w:text/>
                    </w:sdtPr>
                    <w:sdtEndPr/>
                    <w:sdtContent>
                      <w:customXmlInsRangeEnd w:id="136"/>
                      <w:p w14:paraId="576927AA" w14:textId="77777777" w:rsidR="002343B0" w:rsidRDefault="00A0457C">
                        <w:ins w:id="138" w:author="Eric White" w:date="2026-07-05T01:31:00Z" w16du:dateUtc="2026-07-05T05:31:00Z">
                          <w:r>
                            <w:t>400</w:t>
                          </w:r>
                        </w:ins>
                      </w:p>
                      <w:customXmlInsRangeStart w:id="139" w:author="Eric White" w:date="2026-07-05T01:31:00Z"/>
                    </w:sdtContent>
                  </w:sdt>
                  <w:customXmlInsRangeEnd w:id="139"/>
                </w:tc>
                <w:tc>
                  <w:tcPr>
                    <w:tcW w:w="3117" w:type="dxa"/>
                  </w:tcPr>
                  <w:customXmlInsRangeStart w:id="140" w:author="Eric White" w:date="2026-07-05T01:31:00Z"/>
                  <w:sdt>
                    <w:sdtPr>
                      <w:alias w:val="Data22"/>
                      <w:tag w:val="Data22"/>
                      <w:id w:val="560603829"/>
                      <w:text/>
                    </w:sdtPr>
                    <w:sdtEndPr/>
                    <w:sdtContent>
                      <w:customXmlInsRangeEnd w:id="140"/>
                      <w:p w14:paraId="7823894F" w14:textId="77777777" w:rsidR="002343B0" w:rsidRDefault="00A0457C">
                        <w:pPr>
                          <w:cnfStyle w:val="000000000000" w:firstRow="0" w:lastRow="0" w:firstColumn="0" w:lastColumn="0" w:oddVBand="0" w:evenVBand="0" w:oddHBand="0" w:evenHBand="0" w:firstRowFirstColumn="0" w:firstRowLastColumn="0" w:lastRowFirstColumn="0" w:lastRowLastColumn="0"/>
                        </w:pPr>
                        <w:ins w:id="142" w:author="Eric White" w:date="2026-07-05T01:31:00Z" w16du:dateUtc="2026-07-05T05:31:00Z">
                          <w:r>
                            <w:t>500</w:t>
                          </w:r>
                        </w:ins>
                      </w:p>
                      <w:customXmlInsRangeStart w:id="143" w:author="Eric White" w:date="2026-07-05T01:31:00Z"/>
                    </w:sdtContent>
                  </w:sdt>
                  <w:customXmlInsRangeEnd w:id="143"/>
                </w:tc>
                <w:tc>
                  <w:tcPr>
                    <w:tcW w:w="3117" w:type="dxa"/>
                  </w:tcPr>
                  <w:customXmlInsRangeStart w:id="144" w:author="Eric White" w:date="2026-07-05T01:31:00Z"/>
                  <w:sdt>
                    <w:sdtPr>
                      <w:alias w:val="Data23"/>
                      <w:tag w:val="Data23"/>
                      <w:id w:val="-847252032"/>
                      <w:text/>
                    </w:sdtPr>
                    <w:sdtEndPr/>
                    <w:sdtContent>
                      <w:customXmlInsRangeEnd w:id="144"/>
                      <w:p w14:paraId="065792C4" w14:textId="77777777" w:rsidR="002343B0" w:rsidRDefault="00A0457C">
                        <w:pPr>
                          <w:cnfStyle w:val="000000000000" w:firstRow="0" w:lastRow="0" w:firstColumn="0" w:lastColumn="0" w:oddVBand="0" w:evenVBand="0" w:oddHBand="0" w:evenHBand="0" w:firstRowFirstColumn="0" w:firstRowLastColumn="0" w:lastRowFirstColumn="0" w:lastRowLastColumn="0"/>
                        </w:pPr>
                        <w:ins w:id="146" w:author="Eric White" w:date="2026-07-05T01:31:00Z" w16du:dateUtc="2026-07-05T05:31:00Z">
                          <w:r>
                            <w:t>600</w:t>
                          </w:r>
                        </w:ins>
                      </w:p>
                      <w:customXmlInsRangeStart w:id="147" w:author="Eric White" w:date="2026-07-05T01:31:00Z"/>
                    </w:sdtContent>
                  </w:sdt>
                  <w:customXmlInsRangeEnd w:id="147"/>
                </w:tc>
              </w:tr>
              <w:customXmlInsRangeStart w:id="148" w:author="Eric White" w:date="2026-07-05T01:31:00Z"/>
            </w:sdtContent>
          </w:sdt>
          <w:customXmlInsRangeEnd w:id="148"/>
        </w:tbl>
        <w:customXmlInsRangeStart w:id="149" w:author="Eric White" w:date="2026-07-05T01:31:00Z"/>
      </w:sdtContent>
    </w:sdt>
    <w:customXmlInsRangeEnd w:id="149"/>
    <w:p w14:paraId="4584E974" w14:textId="77777777" w:rsidR="002343B0" w:rsidRDefault="002343B0" w:rsidP="00C4274D"/>
    <w:p w14:paraId="16FCF045" w14:textId="77777777" w:rsidR="002343B0"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rsidR="002343B0"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sidR="002343B0" w:rsidRDefault="007E6509">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sidR="002343B0" w:rsidRDefault="007E6509">
      <w:r>
        <w:rPr>
          <w:rFonts w:ascii="MS Gothic" w:eastAsia="MS Gothic" w:hAnsi="MS Gothic" w:hint="eastAsia"/>
        </w:rPr>
        <w:t>☐</w:t>
      </w:r>
    </w:p>
    <w:p w14:paraId="1058A35C" w14:textId="77777777" w:rsidR="002343B0" w:rsidRDefault="007E6509">
      <w:r>
        <w:t>Two</w:t>
      </w:r>
    </w:p>
    <w:p w14:paraId="337FAE81" w14:textId="77777777" w:rsidR="002343B0"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r>
      <w:r>
        <w:t>professionally produced, Word provides header, footer, cover page, and text box designs that complement each other. For example, you can add a matching cover page, header, and sidebar. Click Insert and then choose the elements you want from the different galleries.</w:t>
      </w:r>
    </w:p>
    <w:p w14:paraId="4456598A" w14:textId="77777777" w:rsidR="002343B0" w:rsidRDefault="007E6509">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11989718" w:rsidR="002343B0" w:rsidRDefault="002343B0">
                            <w:pPr>
                              <w:pStyle w:val="NoSpacing"/>
                              <w:rPr>
                                <w:noProof/>
                                <w:color w:val="0E2841" w:themeColor="text2"/>
                              </w:rPr>
                            </w:pPr>
                            <w:customXmlInsRangeStart w:id="164" w:author="Eric White" w:date="2026-07-05T01:31: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64"/>
                                <w:r w:rsidR="00A0457C">
                                  <w:rPr>
                                    <w:noProof/>
                                    <w:color w:val="0E2841" w:themeColor="text2"/>
                                  </w:rPr>
                                  <w:t>EigenPal DOCX Editor</w:t>
                                </w:r>
                                <w:customXmlInsRangeStart w:id="165" w:author="Eric White" w:date="2026-07-05T01:31:00Z"/>
                              </w:sdtContent>
                            </w:sdt>
                            <w:customXmlInsRangeEnd w:id="165"/>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11989718" w:rsidR="002343B0" w:rsidRDefault="002343B0">
                      <w:pPr>
                        <w:pStyle w:val="NoSpacing"/>
                        <w:rPr>
                          <w:noProof/>
                          <w:color w:val="0E2841" w:themeColor="text2"/>
                        </w:rPr>
                      </w:pPr>
                      <w:customXmlInsRangeStart w:id="167" w:author="Eric White" w:date="2026-07-05T01:31: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67"/>
                          <w:r w:rsidR="00A0457C">
                            <w:rPr>
                              <w:noProof/>
                              <w:color w:val="0E2841" w:themeColor="text2"/>
                            </w:rPr>
                            <w:t>EigenPal DOCX Editor</w:t>
                          </w:r>
                          <w:customXmlInsRangeStart w:id="168" w:author="Eric White" w:date="2026-07-05T01:31:00Z"/>
                        </w:sdtContent>
                      </w:sdt>
                      <w:customXmlInsRangeEnd w:id="168"/>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2343B0" w:rsidRDefault="002343B0"/>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1lujvN8AAAAMAQAADwAAAGRycy9kb3ducmV2LnhtbEyPzU7DMBCE70i8g7VIXBB1 WuhfGqeqirjTtNy3sUkC8TqKnTTh6dlygctoV6OdnS/ZDrYWvWl95UjBdBKBMJQ7XVGh4HR8fVyB 8AFJY+3IKBiNh216e5NgrN2FDqbPQiE4hHyMCsoQmlhKn5fGop+4xhB7H661GHhtC6lbvHC4reUs ihbSYkX8ocTG7EuTf2WdVbAbu6Lfzx++l0+fp3cM6/HtmFVK3d8NLxuW3QZEMEP4u4ArA/eHlIud XUfai1oB04RfvXrTxYxhzjzNo+cVyDSR/yHSHwAAAP//AwBQSwECLQAUAAYACAAAACEAtoM4kv4A AADhAQAAEwAAAAAAAAAAAAAAAAAAAAAAW0NvbnRlbnRfVHlwZXNdLnhtbFBLAQItABQABgAIAAAA IQA4/SH/1gAAAJQBAAALAAAAAAAAAAAAAAAAAC8BAABfcmVscy8ucmVsc1BLAQItABQABgAIAAAA IQDQMF3rwAIAAGEGAAAOAAAAAAAAAAAAAAAAAC4CAABkcnMvZTJvRG9jLnhtbFBLAQItABQABgAI AAAAIQDWW6O83wAAAAwBAAAPAAAAAAAAAAAAAAAAABoFAABkcnMvZG93bnJldi54bWxQSwUGAAAA AAQABADzAAAAJgYAAAAA " fillcolor="#c1e4f5 [660]" stroked="f" strokeweight="1.5pt">
                <v:fill color2="#45b0e1 [1940]" rotate="t" focus="100%" type="gradient">
                  <o:fill v:ext="view" type="gradientUnscaled"/>
                </v:fill>
                <v:textbox inset="21.6pt,,21.6pt">
                  <w:txbxContent>
                    <w:p w14:paraId="0F5FC56C" w14:textId="77777777" w:rsidR="002343B0" w:rsidRDefault="002343B0"/>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20B9884B" w:rsidR="002343B0" w:rsidRDefault="002343B0">
                            <w:pPr>
                              <w:spacing w:before="240"/>
                              <w:jc w:val="center"/>
                              <w:rPr>
                                <w:color w:val="FFFFFF" w:themeColor="background1"/>
                              </w:rPr>
                            </w:pPr>
                            <w:customXmlInsRangeStart w:id="172" w:author="Eric White" w:date="2026-07-05T01:31: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72"/>
                                <w:r w:rsidR="00A0457C">
                                  <w:rPr>
                                    <w:color w:val="FFFFFF" w:themeColor="background1"/>
                                  </w:rPr>
                                  <w:t xml:space="preserve">     </w:t>
                                </w:r>
                                <w:customXmlInsRangeStart w:id="173" w:author="Eric White" w:date="2026-07-05T01:31:00Z"/>
                              </w:sdtContent>
                            </w:sdt>
                            <w:customXmlInsRangeEnd w:id="173"/>
                            <w:ins w:id="174" w:author="Eric White" w:date="2026-07-05T01:31:00Z" w16du:dateUtc="2026-07-05T05:31: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BEW44f3wAAAAoBAAAPAAAAZHJzL2Rvd25yZXYueG1sTE9NS8NAEL0L/odlBG92 02CtTbMppeqhIFSroN422WkS3Z0N2W0b/fWOXvTymOHxvvLF4Kw4YB9aTwrGowQEUuVNS7WC56e7 i2sQIWoy2npCBZ8YYFGcnuQ6M/5Ij3jYxlqwCYVMK2hi7DIpQ9Wg02HkOyTmdr53OvLb19L0+sjm zso0Sa6k0y1xQqM7XDVYfWz3jnMfxq/r3dv7cv1SbuzqHs3X9Ham1PnZcDNnWM5BRBzinwJ+NnB/ KLhY6fdkgrAKeE38ReYuJ+kMRMnHdJKCLHL5f0LxDQAA//8DAFBLAQItABQABgAIAAAAIQC2gziS /gAAAOEBAAATAAAAAAAAAAAAAAAAAAAAAABbQ29udGVudF9UeXBlc10ueG1sUEsBAi0AFAAGAAgA AAAhADj9If/WAAAAlAEAAAsAAAAAAAAAAAAAAAAALwEAAF9yZWxzLy5yZWxzUEsBAi0AFAAGAAgA AAAhAIFniROJAgAAcwUAAA4AAAAAAAAAAAAAAAAALgIAAGRycy9lMm9Eb2MueG1sUEsBAi0AFAAG AAgAAAAhAERbjh/fAAAACgEAAA8AAAAAAAAAAAAAAAAA4wQAAGRycy9kb3ducmV2LnhtbFBLBQYA AAAABAAEAPMAAADvBQAAAAA= " fillcolor="#0e2841 [3215]" stroked="f" strokeweight="1.5pt">
                <v:textbox inset="14.4pt,14.4pt,14.4pt,28.8pt">
                  <w:txbxContent>
                    <w:p w14:paraId="7ECC6AAF" w14:textId="20B9884B" w:rsidR="002343B0" w:rsidRDefault="002343B0">
                      <w:pPr>
                        <w:spacing w:before="240"/>
                        <w:jc w:val="center"/>
                        <w:rPr>
                          <w:color w:val="FFFFFF" w:themeColor="background1"/>
                        </w:rPr>
                      </w:pPr>
                      <w:customXmlInsRangeStart w:id="176" w:author="Eric White" w:date="2026-07-05T01:31: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76"/>
                          <w:r w:rsidR="00A0457C">
                            <w:rPr>
                              <w:color w:val="FFFFFF" w:themeColor="background1"/>
                            </w:rPr>
                            <w:t xml:space="preserve">     </w:t>
                          </w:r>
                          <w:customXmlInsRangeStart w:id="177" w:author="Eric White" w:date="2026-07-05T01:31:00Z"/>
                        </w:sdtContent>
                      </w:sdt>
                      <w:customXmlInsRangeEnd w:id="177"/>
                      <w:ins w:id="178" w:author="Eric White" w:date="2026-07-05T01:31:00Z" w16du:dateUtc="2026-07-05T05:31: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4E7E5EF"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6975649"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I8fo9/fAAAACQEAAA8AAABkcnMvZG93 bnJldi54bWxMj0tPwzAQhO9I/AdrkbhRh4pHSeNUqDzEoZcWJDg6yTYOtddR1m3Dv2fhApeRVrM7 O1+xGINXBxy4i2TgcpKBQqpj01Fr4O316WIGipOlxvpIaOALGRbl6Ulh8yYeaY2HTWqVhBDn1oBL qc+15tphsDyJPZJ42zgEm2QcWt0M9ijhwetplt3oYDuSD872uHRY7zb7YGDt+WNVL+P77tmt8GX7 yV31yMacn40Pc5H7OaiEY/q7gB8G6Q+lFKvinhpW3oDQpF8V7+p6egeqkqXZLeiy0P8Jym8AAAD/ /wMAUEsBAi0AFAAGAAgAAAAhALaDOJL+AAAA4QEAABMAAAAAAAAAAAAAAAAAAAAAAFtDb250ZW50 X1R5cGVzXS54bWxQSwECLQAUAAYACAAAACEAOP0h/9YAAACUAQAACwAAAAAAAAAAAAAAAAAvAQAA X3JlbHMvLnJlbHNQSwECLQAUAAYACAAAACEAipduZWcCAAArBQAADgAAAAAAAAAAAAAAAAAuAgAA ZHJzL2Uyb0RvYy54bWxQSwECLQAUAAYACAAAACEAjx+j398AAAAJAQAADwAAAAAAAAAAAAAAAADB BAAAZHJzL2Rvd25yZXYueG1sUEsFBgAAAAAEAAQA8wAAAM0FAAAAAA== "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79" w:author="Eric White" w:date="2026-07-05T01:31: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9"/>
                              <w:p w14:paraId="58E3DB93" w14:textId="77777777" w:rsidR="002343B0" w:rsidRDefault="00022A2E">
                                <w:pPr>
                                  <w:spacing w:line="240" w:lineRule="auto"/>
                                  <w:rPr>
                                    <w:rFonts w:asciiTheme="majorHAnsi" w:eastAsiaTheme="majorEastAsia" w:hAnsiTheme="majorHAnsi" w:cstheme="majorBidi"/>
                                    <w:noProof/>
                                    <w:color w:val="156082" w:themeColor="accent1"/>
                                    <w:sz w:val="72"/>
                                    <w:szCs w:val="144"/>
                                  </w:rPr>
                                </w:pPr>
                                <w:ins w:id="181" w:author="Eric White" w:date="2026-07-05T01:31:00Z" w16du:dateUtc="2026-07-05T05:31:00Z">
                                  <w:r>
                                    <w:rPr>
                                      <w:rFonts w:asciiTheme="majorHAnsi" w:eastAsiaTheme="majorEastAsia" w:hAnsiTheme="majorHAnsi" w:cstheme="majorBidi"/>
                                      <w:noProof/>
                                      <w:color w:val="156082" w:themeColor="accent1"/>
                                      <w:sz w:val="72"/>
                                      <w:szCs w:val="72"/>
                                    </w:rPr>
                                    <w:t xml:space="preserve">     </w:t>
                                  </w:r>
                                </w:ins>
                              </w:p>
                              <w:customXmlInsRangeStart w:id="182" w:author="Eric White" w:date="2026-07-05T01:31:00Z"/>
                            </w:sdtContent>
                          </w:sdt>
                          <w:customXmlInsRangeEnd w:id="182"/>
                          <w:customXmlInsRangeStart w:id="183" w:author="Eric White" w:date="2026-07-05T01:31: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83"/>
                              <w:p w14:paraId="386B7A36" w14:textId="77777777" w:rsidR="002343B0" w:rsidRDefault="00022A2E">
                                <w:pPr>
                                  <w:rPr>
                                    <w:rFonts w:asciiTheme="majorHAnsi" w:eastAsiaTheme="majorEastAsia" w:hAnsiTheme="majorHAnsi" w:cstheme="majorBidi"/>
                                    <w:noProof/>
                                    <w:color w:val="0E2841" w:themeColor="text2"/>
                                    <w:sz w:val="32"/>
                                    <w:szCs w:val="40"/>
                                  </w:rPr>
                                </w:pPr>
                                <w:ins w:id="185" w:author="Eric White" w:date="2026-07-05T01:31:00Z" w16du:dateUtc="2026-07-05T05:31:00Z">
                                  <w:r>
                                    <w:rPr>
                                      <w:rFonts w:asciiTheme="majorHAnsi" w:eastAsiaTheme="majorEastAsia" w:hAnsiTheme="majorHAnsi" w:cstheme="majorBidi"/>
                                      <w:noProof/>
                                      <w:color w:val="0E2841" w:themeColor="text2"/>
                                      <w:sz w:val="32"/>
                                      <w:szCs w:val="32"/>
                                    </w:rPr>
                                    <w:t xml:space="preserve">     </w:t>
                                  </w:r>
                                </w:ins>
                              </w:p>
                              <w:customXmlInsRangeStart w:id="186" w:author="Eric White" w:date="2026-07-05T01:31:00Z"/>
                            </w:sdtContent>
                          </w:sdt>
                          <w:customXmlInsRangeEnd w:id="1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InsRangeStart w:id="187" w:author="Eric White" w:date="2026-07-05T01:31: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87"/>
                        <w:p w14:paraId="58E3DB93" w14:textId="77777777" w:rsidR="002343B0" w:rsidRDefault="00022A2E">
                          <w:pPr>
                            <w:spacing w:line="240" w:lineRule="auto"/>
                            <w:rPr>
                              <w:rFonts w:asciiTheme="majorHAnsi" w:eastAsiaTheme="majorEastAsia" w:hAnsiTheme="majorHAnsi" w:cstheme="majorBidi"/>
                              <w:noProof/>
                              <w:color w:val="156082" w:themeColor="accent1"/>
                              <w:sz w:val="72"/>
                              <w:szCs w:val="144"/>
                            </w:rPr>
                          </w:pPr>
                          <w:ins w:id="189" w:author="Eric White" w:date="2026-07-05T01:31:00Z" w16du:dateUtc="2026-07-05T05:31:00Z">
                            <w:r>
                              <w:rPr>
                                <w:rFonts w:asciiTheme="majorHAnsi" w:eastAsiaTheme="majorEastAsia" w:hAnsiTheme="majorHAnsi" w:cstheme="majorBidi"/>
                                <w:noProof/>
                                <w:color w:val="156082" w:themeColor="accent1"/>
                                <w:sz w:val="72"/>
                                <w:szCs w:val="72"/>
                              </w:rPr>
                              <w:t xml:space="preserve">     </w:t>
                            </w:r>
                          </w:ins>
                        </w:p>
                        <w:customXmlInsRangeStart w:id="190" w:author="Eric White" w:date="2026-07-05T01:31:00Z"/>
                      </w:sdtContent>
                    </w:sdt>
                    <w:customXmlInsRangeEnd w:id="190"/>
                    <w:customXmlInsRangeStart w:id="191" w:author="Eric White" w:date="2026-07-05T01:31: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91"/>
                        <w:p w14:paraId="386B7A36" w14:textId="77777777" w:rsidR="002343B0" w:rsidRDefault="00022A2E">
                          <w:pPr>
                            <w:rPr>
                              <w:rFonts w:asciiTheme="majorHAnsi" w:eastAsiaTheme="majorEastAsia" w:hAnsiTheme="majorHAnsi" w:cstheme="majorBidi"/>
                              <w:noProof/>
                              <w:color w:val="0E2841" w:themeColor="text2"/>
                              <w:sz w:val="32"/>
                              <w:szCs w:val="40"/>
                            </w:rPr>
                          </w:pPr>
                          <w:ins w:id="193" w:author="Eric White" w:date="2026-07-05T01:31:00Z" w16du:dateUtc="2026-07-05T05:31:00Z">
                            <w:r>
                              <w:rPr>
                                <w:rFonts w:asciiTheme="majorHAnsi" w:eastAsiaTheme="majorEastAsia" w:hAnsiTheme="majorHAnsi" w:cstheme="majorBidi"/>
                                <w:noProof/>
                                <w:color w:val="0E2841" w:themeColor="text2"/>
                                <w:sz w:val="32"/>
                                <w:szCs w:val="32"/>
                              </w:rPr>
                              <w:t xml:space="preserve">     </w:t>
                            </w:r>
                          </w:ins>
                        </w:p>
                        <w:customXmlInsRangeStart w:id="194" w:author="Eric White" w:date="2026-07-05T01:31:00Z"/>
                      </w:sdtContent>
                    </w:sdt>
                    <w:customXmlInsRangeEnd w:id="194"/>
                  </w:txbxContent>
                </v:textbox>
                <w10:wrap type="square" anchorx="page" anchory="page"/>
              </v:shape>
            </w:pict>
          </mc:Fallback>
        </mc:AlternateContent>
      </w:r>
    </w:p>
    <w:p w14:paraId="3FB5D255" w14:textId="77777777" w:rsidR="002343B0" w:rsidRDefault="007E6509">
      <w:r>
        <w:br w:type="page"/>
      </w:r>
    </w:p>
    <w:p w14:paraId="3D52E07E" w14:textId="77777777" w:rsidR="002343B0" w:rsidRDefault="007E6509" w:rsidP="002742F1">
      <w:pPr>
        <w:shd w:val="clear" w:color="auto" w:fill="E97132"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99"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2343B0" w:rsidRDefault="007E6509">
            <w:r>
              <w:rPr>
                <w:noProof/>
              </w:rPr>
              <w:t>Lorem ipsum dolor sit amet</w:t>
            </w:r>
          </w:p>
        </w:tc>
        <w:tc>
          <w:tcPr>
            <w:tcW w:w="3117" w:type="dxa"/>
          </w:tcPr>
          <w:p w14:paraId="224397AC"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2343B0"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20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2343B0" w:rsidRDefault="007E6509">
            <w:r>
              <w:t>100</w:t>
            </w:r>
          </w:p>
        </w:tc>
        <w:tc>
          <w:tcPr>
            <w:tcW w:w="3117" w:type="dxa"/>
          </w:tcPr>
          <w:p w14:paraId="6DDA39C0" w14:textId="77777777" w:rsidR="002343B0" w:rsidRDefault="007E6509">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2343B0" w:rsidRDefault="007E6509">
            <w:pPr>
              <w:cnfStyle w:val="000000100000"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rPr>
          <w:ins w:id="213"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2343B0" w:rsidRDefault="007E6509">
            <w:r>
              <w:t>400</w:t>
            </w:r>
          </w:p>
        </w:tc>
        <w:tc>
          <w:tcPr>
            <w:tcW w:w="3117" w:type="dxa"/>
          </w:tcPr>
          <w:p w14:paraId="1CDC7D2E" w14:textId="77777777" w:rsidR="002343B0"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2343B0"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rsidR="002343B0" w:rsidRDefault="002343B0" w:rsidP="00C4274D"/>
    <w:p w14:paraId="2EFCDF91" w14:textId="77777777" w:rsidR="002343B0" w:rsidRDefault="002343B0">
      <m:oMathPara>
        <m:oMath>
          <m:sSup>
            <m:sSupPr>
              <m:ctrlPr>
                <w:ins w:id="222" w:author="Eric White" w:date="2026-07-05T01:31:00Z" w16du:dateUtc="2026-07-05T05:31:00Z">
                  <w:rPr>
                    <w:rFonts w:ascii="Cambria Math" w:hAnsi="Cambria Math"/>
                  </w:rPr>
                </w:ins>
              </m:ctrlPr>
            </m:sSupPr>
            <m:e>
              <m:d>
                <m:dPr>
                  <m:ctrlPr>
                    <w:ins w:id="223" w:author="Eric White" w:date="2026-07-05T01:31:00Z" w16du:dateUtc="2026-07-05T05:31:00Z">
                      <w:rPr>
                        <w:rFonts w:ascii="Cambria Math" w:hAnsi="Cambria Math"/>
                      </w:rPr>
                    </w:ins>
                  </m:ctrlPr>
                </m:dPr>
                <m:e>
                  <m:r>
                    <w:ins w:id="224" w:author="Eric White" w:date="2026-07-05T01:31:00Z" w16du:dateUtc="2026-07-05T05:31:00Z">
                      <w:rPr>
                        <w:rFonts w:ascii="Cambria Math" w:hAnsi="Cambria Math"/>
                      </w:rPr>
                      <m:t>x+a</m:t>
                    </w:ins>
                  </m:r>
                </m:e>
              </m:d>
            </m:e>
            <m:sup>
              <m:r>
                <w:ins w:id="225" w:author="Eric White" w:date="2026-07-05T01:31:00Z" w16du:dateUtc="2026-07-05T05:31:00Z">
                  <w:rPr>
                    <w:rFonts w:ascii="Cambria Math" w:hAnsi="Cambria Math"/>
                  </w:rPr>
                  <m:t>n</m:t>
                </w:ins>
              </m:r>
            </m:sup>
          </m:sSup>
          <m:r>
            <w:ins w:id="226" w:author="Eric White" w:date="2026-07-05T01:31:00Z" w16du:dateUtc="2026-07-05T05:31:00Z">
              <w:rPr>
                <w:rFonts w:ascii="Cambria Math" w:eastAsia="Cambria Math" w:hAnsi="Cambria Math" w:cs="Cambria Math"/>
              </w:rPr>
              <m:t>=</m:t>
            </w:ins>
          </m:r>
          <m:nary>
            <m:naryPr>
              <m:chr m:val="∑"/>
              <m:grow m:val="1"/>
              <m:ctrlPr>
                <w:ins w:id="227" w:author="Eric White" w:date="2026-07-05T01:31:00Z" w16du:dateUtc="2026-07-05T05:31:00Z">
                  <w:rPr>
                    <w:rFonts w:ascii="Cambria Math" w:hAnsi="Cambria Math"/>
                  </w:rPr>
                </w:ins>
              </m:ctrlPr>
            </m:naryPr>
            <m:sub>
              <m:r>
                <w:ins w:id="228" w:author="Eric White" w:date="2026-07-05T01:31:00Z" w16du:dateUtc="2026-07-05T05:31:00Z">
                  <w:rPr>
                    <w:rFonts w:ascii="Cambria Math" w:eastAsia="Cambria Math" w:hAnsi="Cambria Math" w:cs="Cambria Math"/>
                  </w:rPr>
                  <m:t>k=0</m:t>
                </w:ins>
              </m:r>
            </m:sub>
            <m:sup>
              <m:r>
                <w:ins w:id="229" w:author="Eric White" w:date="2026-07-05T01:31:00Z" w16du:dateUtc="2026-07-05T05:31:00Z">
                  <w:rPr>
                    <w:rFonts w:ascii="Cambria Math" w:eastAsia="Cambria Math" w:hAnsi="Cambria Math" w:cs="Cambria Math"/>
                  </w:rPr>
                  <m:t>n</m:t>
                </w:ins>
              </m:r>
            </m:sup>
            <m:e>
              <m:d>
                <m:dPr>
                  <m:ctrlPr>
                    <w:ins w:id="230" w:author="Eric White" w:date="2026-07-05T01:31:00Z" w16du:dateUtc="2026-07-05T05:31:00Z">
                      <w:rPr>
                        <w:rFonts w:ascii="Cambria Math" w:hAnsi="Cambria Math"/>
                      </w:rPr>
                    </w:ins>
                  </m:ctrlPr>
                </m:dPr>
                <m:e>
                  <m:f>
                    <m:fPr>
                      <m:type m:val="noBar"/>
                      <m:ctrlPr>
                        <w:ins w:id="231" w:author="Eric White" w:date="2026-07-05T01:31:00Z" w16du:dateUtc="2026-07-05T05:31:00Z">
                          <w:rPr>
                            <w:rFonts w:ascii="Cambria Math" w:hAnsi="Cambria Math"/>
                          </w:rPr>
                        </w:ins>
                      </m:ctrlPr>
                    </m:fPr>
                    <m:num>
                      <m:r>
                        <w:ins w:id="232" w:author="Eric White" w:date="2026-07-05T01:31:00Z" w16du:dateUtc="2026-07-05T05:31:00Z">
                          <w:rPr>
                            <w:rFonts w:ascii="Cambria Math" w:eastAsia="Cambria Math" w:hAnsi="Cambria Math" w:cs="Cambria Math"/>
                          </w:rPr>
                          <m:t>n</m:t>
                        </w:ins>
                      </m:r>
                    </m:num>
                    <m:den>
                      <m:r>
                        <w:ins w:id="233" w:author="Eric White" w:date="2026-07-05T01:31:00Z" w16du:dateUtc="2026-07-05T05:31:00Z">
                          <w:rPr>
                            <w:rFonts w:ascii="Cambria Math" w:eastAsia="Cambria Math" w:hAnsi="Cambria Math" w:cs="Cambria Math"/>
                          </w:rPr>
                          <m:t>k</m:t>
                        </w:ins>
                      </m:r>
                    </m:den>
                  </m:f>
                </m:e>
              </m:d>
              <m:sSup>
                <m:sSupPr>
                  <m:ctrlPr>
                    <w:ins w:id="234" w:author="Eric White" w:date="2026-07-05T01:31:00Z" w16du:dateUtc="2026-07-05T05:31:00Z">
                      <w:rPr>
                        <w:rFonts w:ascii="Cambria Math" w:hAnsi="Cambria Math"/>
                      </w:rPr>
                    </w:ins>
                  </m:ctrlPr>
                </m:sSupPr>
                <m:e>
                  <m:r>
                    <w:ins w:id="235" w:author="Eric White" w:date="2026-07-05T01:31:00Z" w16du:dateUtc="2026-07-05T05:31:00Z">
                      <w:rPr>
                        <w:rFonts w:ascii="Cambria Math" w:eastAsia="Cambria Math" w:hAnsi="Cambria Math" w:cs="Cambria Math"/>
                      </w:rPr>
                      <m:t>x</m:t>
                    </w:ins>
                  </m:r>
                </m:e>
                <m:sup>
                  <m:r>
                    <w:ins w:id="236" w:author="Eric White" w:date="2026-07-05T01:31:00Z" w16du:dateUtc="2026-07-05T05:31:00Z">
                      <w:rPr>
                        <w:rFonts w:ascii="Cambria Math" w:eastAsia="Cambria Math" w:hAnsi="Cambria Math" w:cs="Cambria Math"/>
                      </w:rPr>
                      <m:t>k</m:t>
                    </w:ins>
                  </m:r>
                </m:sup>
              </m:sSup>
              <m:sSup>
                <m:sSupPr>
                  <m:ctrlPr>
                    <w:ins w:id="237" w:author="Eric White" w:date="2026-07-05T01:31:00Z" w16du:dateUtc="2026-07-05T05:31:00Z">
                      <w:rPr>
                        <w:rFonts w:ascii="Cambria Math" w:hAnsi="Cambria Math"/>
                      </w:rPr>
                    </w:ins>
                  </m:ctrlPr>
                </m:sSupPr>
                <m:e>
                  <m:r>
                    <w:ins w:id="238" w:author="Eric White" w:date="2026-07-05T01:31:00Z" w16du:dateUtc="2026-07-05T05:31:00Z">
                      <w:rPr>
                        <w:rFonts w:ascii="Cambria Math" w:eastAsia="Cambria Math" w:hAnsi="Cambria Math" w:cs="Cambria Math"/>
                      </w:rPr>
                      <m:t>a</m:t>
                    </w:ins>
                  </m:r>
                </m:e>
                <m:sup>
                  <m:r>
                    <w:ins w:id="239" w:author="Eric White" w:date="2026-07-05T01:31:00Z" w16du:dateUtc="2026-07-05T05:31:00Z">
                      <w:rPr>
                        <w:rFonts w:ascii="Cambria Math" w:eastAsia="Cambria Math" w:hAnsi="Cambria Math" w:cs="Cambria Math"/>
                      </w:rPr>
                      <m:t>n-k</m:t>
                    </w:ins>
                  </m:r>
                </m:sup>
              </m:sSup>
            </m:e>
          </m:nary>
        </m:oMath>
      </m:oMathPara>
    </w:p>
    <w:p w14:paraId="36198FA6" w14:textId="77777777" w:rsidR="002343B0" w:rsidRDefault="007E6509" w:rsidP="001B1CD7">
      <w:r>
        <w:t>β</w:t>
      </w:r>
    </w:p>
    <w:p w14:paraId="0DA8A235" w14:textId="77777777" w:rsidR="002343B0" w:rsidRPr="001B1CD7" w:rsidRDefault="007E6509" w:rsidP="001B1CD7">
      <w:r>
        <w:t>¥≤≥</w:t>
      </w:r>
    </w:p>
    <w:p w14:paraId="196388FF" w14:textId="52EF7CA9" w:rsidR="002343B0" w:rsidRDefault="007E6509">
      <w:r>
        <w:fldChar w:fldCharType="begin"/>
      </w:r>
      <w:r>
        <w:instrText xml:space="preserve"> DATE \@ "dddd, MMMM d, yyyy" </w:instrText>
      </w:r>
      <w:r>
        <w:fldChar w:fldCharType="separate"/>
      </w:r>
      <w:r>
        <w:rPr>
          <w:noProof/>
        </w:rPr>
        <w:t>Sunday, July 5, 2026</w:t>
      </w:r>
      <w:r>
        <w:fldChar w:fldCharType="end"/>
      </w:r>
    </w:p>
    <w:p w14:paraId="1A8B6BE4" w14:textId="77777777" w:rsidR="002343B0" w:rsidRDefault="002343B0"/>
    <w:p w14:paraId="71B6C7B7" w14:textId="77777777" w:rsidR="002343B0"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2343B0" w:rsidRDefault="007E6509">
      <w:r>
        <w:t>Following hyperlink is to a bookmark on this same page.</w:t>
      </w:r>
    </w:p>
    <w:p w14:paraId="2B7F43FF" w14:textId="77777777" w:rsidR="002343B0" w:rsidRDefault="007E6509">
      <w:r>
        <w:fldChar w:fldCharType="begin"/>
      </w:r>
      <w:r>
        <w:instrText>HYPERLINK \l "ABookmark"</w:instrText>
      </w:r>
      <w:r>
        <w:fldChar w:fldCharType="separate"/>
      </w:r>
      <w:r>
        <w:rPr>
          <w:rStyle w:val="Hyperlink"/>
        </w:rPr>
        <w:t>Video provides a powerful</w:t>
      </w:r>
      <w:r>
        <w:fldChar w:fldCharType="end"/>
      </w:r>
      <w:r>
        <w:t xml:space="preserve"> way to help you prove your point.</w:t>
      </w:r>
    </w:p>
    <w:p w14:paraId="4C604A2E" w14:textId="77777777" w:rsidR="002343B0" w:rsidRDefault="007E6509">
      <w:r>
        <w:t>When you click Online Video, you can paste in the embed code for the video you want to add.</w:t>
      </w:r>
    </w:p>
    <w:p w14:paraId="250A978F" w14:textId="77777777" w:rsidR="002343B0" w:rsidRDefault="007E6509">
      <w:r>
        <w:t>When you click Design and choose a new Theme, the pictures, charts, and SmartArt graphics change to match your new theme.</w:t>
      </w:r>
    </w:p>
    <w:p w14:paraId="2265226A" w14:textId="77777777" w:rsidR="002343B0" w:rsidRDefault="007E6509">
      <w:bookmarkStart w:id="259" w:name="ABookmark"/>
      <w:r>
        <w:rPr>
          <w:highlight w:val="yellow"/>
        </w:rPr>
        <w:t>This is the bookmark here.</w:t>
      </w:r>
      <w:bookmarkEnd w:id="259"/>
      <w:r>
        <w:t xml:space="preserve"> Your headings change to match the new theme.</w:t>
      </w:r>
    </w:p>
    <w:p w14:paraId="1CE611B4" w14:textId="77777777" w:rsidR="002343B0" w:rsidRDefault="007E6509">
      <w:r>
        <w:lastRenderedPageBreak/>
      </w:r>
      <w:r>
        <w:t>Save time in Word with new buttons that show up where you need them.</w:t>
      </w:r>
    </w:p>
    <w:p w14:paraId="4141EE06" w14:textId="77777777" w:rsidR="002343B0" w:rsidRDefault="007E6509" w:rsidP="00751EB4">
      <w:pPr>
        <w:pStyle w:val="ListParagraph"/>
        <w:numPr>
          <w:ilvl w:val="0"/>
          <w:numId w:val="2"/>
        </w:numPr>
        <w:rPr>
          <w:noProof/>
        </w:rPr>
      </w:pPr>
      <w:r>
        <w:rPr>
          <w:noProof/>
        </w:rPr>
        <w:t>Lorem ipsum dolor sit amet, consectetuer adipiscing elit.</w:t>
      </w:r>
    </w:p>
    <w:p w14:paraId="19552889" w14:textId="77777777" w:rsidR="002343B0" w:rsidRDefault="007E6509" w:rsidP="00751EB4">
      <w:pPr>
        <w:pStyle w:val="ListParagraph"/>
        <w:numPr>
          <w:ilvl w:val="0"/>
          <w:numId w:val="2"/>
        </w:numPr>
        <w:rPr>
          <w:noProof/>
        </w:rPr>
      </w:pPr>
      <w:r>
        <w:rPr>
          <w:noProof/>
        </w:rPr>
        <w:t>Maecenas porttitor congue massa.</w:t>
      </w:r>
    </w:p>
    <w:p w14:paraId="7300C6C4" w14:textId="77777777" w:rsidR="002343B0"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2343B0" w:rsidRDefault="007E6509" w:rsidP="00751EB4">
      <w:pPr>
        <w:pStyle w:val="ListParagraph"/>
        <w:numPr>
          <w:ilvl w:val="0"/>
          <w:numId w:val="2"/>
        </w:numPr>
        <w:rPr>
          <w:noProof/>
        </w:rPr>
      </w:pPr>
      <w:r>
        <w:rPr>
          <w:noProof/>
        </w:rPr>
        <w:t>Nunc viverra imperdiet enim.</w:t>
      </w:r>
    </w:p>
    <w:p w14:paraId="5781CD46" w14:textId="77777777" w:rsidR="002343B0" w:rsidRDefault="007E6509" w:rsidP="00751EB4">
      <w:pPr>
        <w:pStyle w:val="ListParagraph"/>
        <w:numPr>
          <w:ilvl w:val="0"/>
          <w:numId w:val="2"/>
        </w:numPr>
      </w:pPr>
      <w:r>
        <w:rPr>
          <w:noProof/>
        </w:rPr>
        <w:t>Fusce est.</w:t>
      </w:r>
    </w:p>
    <w:p w14:paraId="29ACDD4F" w14:textId="77777777" w:rsidR="002343B0" w:rsidRDefault="007E6509">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2343B0" w:rsidRDefault="007E6509">
                            <w:ins w:id="276" w:author="Eric White" w:date="2026-07-05T01:31:00Z" w16du:dateUtc="2026-07-05T05:31: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2343B0" w:rsidRDefault="007E6509">
                      <w:ins w:id="278" w:author="Eric White" w:date="2026-07-05T01:31:00Z" w16du:dateUtc="2026-07-05T05:31:00Z">
                        <w:r>
                          <w:t>Here is a text box.</w:t>
                        </w:r>
                      </w:ins>
                    </w:p>
                  </w:txbxContent>
                </v:textbox>
                <w10:wrap type="square"/>
              </v:shape>
            </w:pict>
          </mc:Fallback>
        </mc:AlternateContent>
      </w:r>
    </w:p>
    <w:bookmarkStart w:id="279" w:name="_MON_1476039688"/>
    <w:bookmarkEnd w:id="279"/>
    <w:p w14:paraId="67B2E23C" w14:textId="77777777" w:rsidR="0018060C" w:rsidRPr="00EB684A" w:rsidRDefault="002343B0" w:rsidP="00EB684A">
      <w:r>
        <w:rPr>
          <w:noProof/>
        </w:rPr>
        <w:object w:dxaOrig="7241" w:dyaOrig="2928" w14:anchorId="37AD01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720326" r:id="rId19"/>
        </w:object>
      </w:r>
    </w:p>
    <w:p w14:paraId="549DFD06" w14:textId="77777777" w:rsidR="002343B0" w:rsidRDefault="007E6509" w:rsidP="00ED7F78">
      <w:pPr>
        <w:pStyle w:val="Heading1"/>
      </w:pPr>
      <w:r>
        <w:lastRenderedPageBreak/>
      </w:r>
      <w:r>
        <w:t>Heading1</w:t>
      </w:r>
    </w:p>
    <w:p w14:paraId="4C00B83B" w14:textId="77777777" w:rsidR="002343B0"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2343B0"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2343B0" w:rsidRDefault="007E6509" w:rsidP="00ED7F78">
      <w:pPr>
        <w:pStyle w:val="Heading2"/>
      </w:pPr>
      <w:r>
        <w:t>Heading 2</w:t>
      </w:r>
    </w:p>
    <w:p w14:paraId="7EDF09DB" w14:textId="77777777" w:rsidR="002343B0"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2343B0" w:rsidRDefault="007E6509">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2343B0" w:rsidRDefault="002343B0"/>
    <w:p w14:paraId="7BA188FC" w14:textId="77777777" w:rsidR="002343B0" w:rsidRDefault="007E6509">
      <w:pPr>
        <w:pStyle w:val="TOCHeading"/>
      </w:pPr>
      <w:r>
        <w:t>Contents</w:t>
      </w:r>
    </w:p>
    <w:p w14:paraId="7F1121EE" w14:textId="77777777" w:rsidR="002343B0" w:rsidRDefault="007E6509">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p>
    <w:p w14:paraId="4F4FA75D" w14:textId="77777777" w:rsidR="002343B0" w:rsidRDefault="007E6509">
      <w:pPr>
        <w:pStyle w:val="TOC2"/>
        <w:tabs>
          <w:tab w:val="right" w:leader="dot" w:pos="9350"/>
        </w:tabs>
        <w:rPr>
          <w:noProof/>
        </w:rPr>
      </w:pPr>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p>
    <w:p w14:paraId="3DD47706" w14:textId="77777777" w:rsidR="002343B0" w:rsidRDefault="007E6509">
      <w:pPr>
        <w:pStyle w:val="TOC1"/>
        <w:tabs>
          <w:tab w:val="right" w:leader="dot" w:pos="9350"/>
        </w:tabs>
        <w:rPr>
          <w:noProof/>
        </w:rPr>
      </w:pPr>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p>
    <w:p w14:paraId="1AE6EBA9" w14:textId="77777777" w:rsidR="002343B0" w:rsidRDefault="007E6509">
      <w:pPr>
        <w:pStyle w:val="TOC2"/>
        <w:tabs>
          <w:tab w:val="right" w:leader="dot" w:pos="9350"/>
        </w:tabs>
        <w:rPr>
          <w:noProof/>
        </w:rPr>
      </w:pPr>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p>
    <w:p w14:paraId="27EB7B00" w14:textId="77777777" w:rsidR="002343B0" w:rsidRDefault="007E6509">
      <w:r>
        <w:rPr>
          <w:b/>
          <w:bCs/>
          <w:noProof/>
        </w:rPr>
        <w:fldChar w:fldCharType="end"/>
      </w:r>
    </w:p>
    <w:p w14:paraId="0FDA8938" w14:textId="77777777" w:rsidR="002343B0" w:rsidRDefault="002343B0"/>
    <w:p w14:paraId="4DCED121" w14:textId="77777777" w:rsidR="002343B0" w:rsidRDefault="002343B0"/>
    <w:p w14:paraId="1239CA24" w14:textId="77777777" w:rsidR="002343B0" w:rsidRDefault="002343B0"/>
    <w:p w14:paraId="4E0C70D0" w14:textId="77777777" w:rsidR="002343B0" w:rsidRDefault="007E6509" w:rsidP="005E4538">
      <w:pPr>
        <w:pStyle w:val="Heading1"/>
      </w:pPr>
      <w:bookmarkStart w:id="313" w:name="_Toc402299822"/>
      <w:r>
        <w:t>Heading 1</w:t>
      </w:r>
      <w:bookmarkEnd w:id="313"/>
    </w:p>
    <w:p w14:paraId="4E50BC12" w14:textId="77777777" w:rsidR="002343B0" w:rsidRDefault="007E6509" w:rsidP="005E4538">
      <w:pPr>
        <w:pStyle w:val="Heading2"/>
      </w:pPr>
      <w:bookmarkStart w:id="316" w:name="_Toc402299823"/>
      <w:r>
        <w:t>Heading 2</w:t>
      </w:r>
      <w:bookmarkEnd w:id="316"/>
    </w:p>
    <w:p w14:paraId="0A4BD695" w14:textId="77777777" w:rsidR="002343B0" w:rsidRDefault="007E6509" w:rsidP="005E4538">
      <w:pPr>
        <w:pStyle w:val="Heading1"/>
      </w:pPr>
      <w:bookmarkStart w:id="319" w:name="_Toc402299824"/>
      <w:r>
        <w:t>Heading 1 again</w:t>
      </w:r>
      <w:bookmarkEnd w:id="319"/>
    </w:p>
    <w:p w14:paraId="1A73D604" w14:textId="77777777" w:rsidR="002343B0" w:rsidRDefault="007E6509" w:rsidP="005E4538">
      <w:pPr>
        <w:pStyle w:val="Heading2"/>
      </w:pPr>
      <w:bookmarkStart w:id="322" w:name="_Toc402299825"/>
      <w:r>
        <w:t>Heading 2 again</w:t>
      </w:r>
      <w:bookmarkEnd w:id="322"/>
    </w:p>
    <w:p w14:paraId="68E620A8" w14:textId="77777777" w:rsidR="002343B0" w:rsidRDefault="002343B0"/>
    <w:p w14:paraId="5F7FB8A0" w14:textId="77777777" w:rsidR="0018060C" w:rsidRDefault="007E6509">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2343B0" w:rsidRDefault="002343B0">
      <w:p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2343B0" w:rsidRDefault="007E6509">
      <w:p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r>
      <w:r>
        <w:t>This is in the following section.</w:t>
      </w:r>
    </w:p>
    <w:p w14:paraId="49F6A636" w14:textId="77777777" w:rsidR="002343B0" w:rsidRDefault="007E6509" w:rsidP="006770F0">
      <w:pPr>
        <w:jc w:val="right"/>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2343B0" w:rsidRDefault="007E6509">
      <w:r>
        <w:t xml:space="preserve">Video provides a </w:t>
      </w:r>
      <w:r>
        <w:rPr>
          <w:rStyle w:val="FootnoteReference"/>
        </w:rPr>
        <w:footnoteReference w:id="1"/>
      </w:r>
      <w:r>
        <w:t>powerful way to help you prove your point.</w:t>
      </w:r>
    </w:p>
    <w:p w14:paraId="1265C0CD" w14:textId="77777777" w:rsidR="002343B0" w:rsidRPr="00375D24" w:rsidRDefault="007E6509">
      <w:pPr>
        <w:rPr>
          <w:rFonts w:ascii="Wide Latin" w:hAnsi="Wide Latin"/>
        </w:rPr>
      </w:pPr>
      <w:r>
        <w:rPr>
          <w:rFonts w:ascii="Wide Latin" w:hAnsi="Wide Latin"/>
        </w:rPr>
        <w:t>Video provides a powerful way to help you prove your point.</w:t>
      </w:r>
    </w:p>
    <w:p w14:paraId="64A22BCC" w14:textId="77777777" w:rsidR="002343B0" w:rsidRPr="00375D24" w:rsidRDefault="007E6509">
      <w:pPr>
        <w:rPr>
          <w:rFonts w:ascii="Times New Roman" w:hAnsi="Times New Roman"/>
          <w:sz w:val="40"/>
        </w:rPr>
      </w:pPr>
      <w:r>
        <w:rPr>
          <w:rFonts w:ascii="Times New Roman" w:hAnsi="Times New Roman"/>
          <w:sz w:val="40"/>
        </w:rPr>
        <w:t>When you click Online Video, you can paste in the embed code for the video you want to add.</w:t>
      </w:r>
    </w:p>
    <w:p w14:paraId="3C771B35" w14:textId="77777777" w:rsidR="002343B0" w:rsidRPr="00375D24" w:rsidRDefault="007E6509">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rsidR="002343B0"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2343B0"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2343B0" w:rsidRPr="00FD5E0B" w:rsidRDefault="007E6509">
      <w:pPr>
        <w:rPr>
          <w:b/>
          <w:color w:val="F6C5AC" w:themeColor="accent2" w:themeTint="66"/>
          <w14:textOutline w14:w="11112" w14:cap="flat" w14:cmpd="sng" w14:algn="ctr">
            <w14:solidFill>
              <w14:schemeClr w14:val="accent2"/>
            </w14:solidFill>
            <w14:prstDash w14:val="solid"/>
            <w14:round/>
          </w14:textOutline>
        </w:rPr>
      </w:pPr>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2343B0" w:rsidRDefault="007E6509">
      <w:r>
        <w:t>Following is a hyperlink.</w:t>
      </w:r>
    </w:p>
    <w:p w14:paraId="467442AB" w14:textId="77777777" w:rsidR="002343B0" w:rsidRDefault="007E6509">
      <w:r>
        <w:fldChar w:fldCharType="begin"/>
      </w:r>
      <w:r>
        <w:instrText>HYPERLINK "http://www.ericwhite.com"</w:instrText>
      </w:r>
      <w:r>
        <w:fldChar w:fldCharType="separate"/>
      </w:r>
      <w:r>
        <w:rPr>
          <w:rStyle w:val="Hyperlink"/>
        </w:rPr>
        <w:t>EricWhite.com</w:t>
      </w:r>
      <w:r>
        <w:fldChar w:fldCharType="end"/>
      </w:r>
    </w:p>
    <w:p w14:paraId="752E6B7E" w14:textId="77777777" w:rsidR="002343B0" w:rsidRDefault="007E6509" w:rsidP="001B6543">
      <w:pPr>
        <w:pStyle w:val="ListParagraph"/>
        <w:numPr>
          <w:ilvl w:val="0"/>
          <w:numId w:val="3"/>
        </w:numPr>
      </w:pPr>
      <w:r>
        <w:t>Video provides a powerful way to help you prove your point.</w:t>
      </w:r>
    </w:p>
    <w:p w14:paraId="10DEA4A8" w14:textId="77777777" w:rsidR="002343B0" w:rsidRDefault="007E6509" w:rsidP="001B6543">
      <w:pPr>
        <w:pStyle w:val="ListParagraph"/>
        <w:numPr>
          <w:ilvl w:val="1"/>
          <w:numId w:val="3"/>
        </w:numPr>
      </w:pPr>
      <w:r>
        <w:t>When you click Online Video, you can paste in the embed code for the video you want to add.</w:t>
      </w:r>
    </w:p>
    <w:p w14:paraId="485F7974" w14:textId="77777777" w:rsidR="002343B0" w:rsidRDefault="007E6509" w:rsidP="001B6543">
      <w:pPr>
        <w:pStyle w:val="ListParagraph"/>
        <w:numPr>
          <w:ilvl w:val="1"/>
          <w:numId w:val="3"/>
        </w:numPr>
      </w:pPr>
      <w:r>
        <w:t>You can also type a keyword to search online for the video that best fits your document.</w:t>
      </w:r>
    </w:p>
    <w:p w14:paraId="11C3285E" w14:textId="77777777" w:rsidR="002343B0"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2343B0" w:rsidRDefault="007E6509" w:rsidP="001B6543">
      <w:pPr>
        <w:pStyle w:val="ListParagraph"/>
        <w:numPr>
          <w:ilvl w:val="1"/>
          <w:numId w:val="3"/>
        </w:numPr>
      </w:pPr>
      <w:r>
        <w:t>For example, you can add a matching cover page, header, and sidebar.</w:t>
      </w:r>
    </w:p>
    <w:p w14:paraId="4BE2BF85" w14:textId="77777777" w:rsidR="002343B0" w:rsidRDefault="007E6509" w:rsidP="007E6A89">
      <w:pPr>
        <w:pStyle w:val="ListParagraph"/>
        <w:numPr>
          <w:ilvl w:val="0"/>
          <w:numId w:val="4"/>
        </w:numPr>
      </w:pPr>
      <w:r>
        <w:t>Video provides a powerful way to help you prove your point.</w:t>
      </w:r>
    </w:p>
    <w:p w14:paraId="54DA412F" w14:textId="77777777" w:rsidR="002343B0" w:rsidRDefault="007E6509" w:rsidP="007E6A89">
      <w:pPr>
        <w:pStyle w:val="ListParagraph"/>
        <w:numPr>
          <w:ilvl w:val="1"/>
          <w:numId w:val="4"/>
        </w:numPr>
      </w:pPr>
      <w:r>
        <w:t>When you click Online Video, you can paste in the embed code for the video you want to add.</w:t>
      </w:r>
    </w:p>
    <w:p w14:paraId="5403892E" w14:textId="77777777" w:rsidR="002343B0" w:rsidRDefault="007E6509" w:rsidP="007E6A89">
      <w:pPr>
        <w:pStyle w:val="ListParagraph"/>
        <w:numPr>
          <w:ilvl w:val="1"/>
          <w:numId w:val="4"/>
        </w:numPr>
      </w:pPr>
      <w:r>
        <w:t>You can also type a keyword to search online for the video that best fits your document.</w:t>
      </w:r>
    </w:p>
    <w:p w14:paraId="26B29323" w14:textId="77777777" w:rsidR="002343B0" w:rsidRDefault="007E6509" w:rsidP="007E6A89">
      <w:pPr>
        <w:pStyle w:val="ListParagraph"/>
        <w:numPr>
          <w:ilvl w:val="1"/>
          <w:numId w:val="4"/>
        </w:numPr>
      </w:pPr>
      <w:r>
        <w:lastRenderedPageBreak/>
      </w:r>
      <w:r>
        <w:t>To make your document look professionally produced, Word provides header, footer, cover page, and text box designs that complement each other.</w:t>
      </w:r>
    </w:p>
    <w:p w14:paraId="2BC36EFF" w14:textId="77777777" w:rsidR="002343B0" w:rsidRDefault="007E6509" w:rsidP="007E6A89">
      <w:pPr>
        <w:pStyle w:val="ListParagraph"/>
        <w:numPr>
          <w:ilvl w:val="0"/>
          <w:numId w:val="4"/>
        </w:numPr>
      </w:pPr>
      <w:r>
        <w:t>For example, you can add a matching cover page, header, and sidebar.</w:t>
      </w:r>
    </w:p>
    <w:p w14:paraId="0385F8D8" w14:textId="77777777" w:rsidR="002343B0" w:rsidRDefault="007E6509" w:rsidP="007E6A89">
      <w:pPr>
        <w:pStyle w:val="ListParagraph"/>
        <w:numPr>
          <w:ilvl w:val="1"/>
          <w:numId w:val="4"/>
        </w:numPr>
      </w:pPr>
      <w:r>
        <w:t>Click Insert and then choose the elements you want from the different galleries.</w:t>
      </w:r>
    </w:p>
    <w:p w14:paraId="45A81F88" w14:textId="77777777" w:rsidR="002343B0" w:rsidRDefault="007E6509" w:rsidP="007E6A89">
      <w:pPr>
        <w:pStyle w:val="ListParagraph"/>
        <w:numPr>
          <w:ilvl w:val="1"/>
          <w:numId w:val="4"/>
        </w:numPr>
      </w:pPr>
      <w:r>
        <w:t>Themes and styles also help keep your document coordinated.</w:t>
      </w:r>
    </w:p>
    <w:p w14:paraId="5DCE6C90" w14:textId="77777777" w:rsidR="002343B0" w:rsidRDefault="007E6509" w:rsidP="007E6A89">
      <w:pPr>
        <w:pStyle w:val="ListParagraph"/>
        <w:numPr>
          <w:ilvl w:val="0"/>
          <w:numId w:val="4"/>
        </w:numPr>
      </w:pPr>
      <w:r>
        <w:t>When you click Design and choose a new Theme, the pictures, charts, and SmartArt graphics change to match your new theme.</w:t>
      </w:r>
    </w:p>
    <w:p w14:paraId="5327A714" w14:textId="77777777" w:rsidR="002343B0"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2343B0" w:rsidRDefault="002343B0"/>
    <w:p w14:paraId="7DCE2E0C" w14:textId="75EC41AE" w:rsidR="002343B0" w:rsidRDefault="007E6509">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86"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2343B0" w:rsidRDefault="007E6509">
            <w:r>
              <w:rPr>
                <w:noProof/>
              </w:rPr>
              <w:t>Lorem ipsum dolor sit amet</w:t>
            </w:r>
          </w:p>
        </w:tc>
        <w:tc>
          <w:tcPr>
            <w:tcW w:w="3117" w:type="dxa"/>
          </w:tcPr>
          <w:p w14:paraId="6F2D47E4" w14:textId="77777777" w:rsidR="002343B0"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2343B0"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ins w:id="393" w:author="Eric White" w:date="2026-07-05T01:31:00Z" w16du:dateUtc="2026-07-05T05:31: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2343B0" w:rsidRDefault="007E6509">
            <w:r>
              <w:t>400</w:t>
            </w:r>
          </w:p>
        </w:tc>
        <w:tc>
          <w:tcPr>
            <w:tcW w:w="3117" w:type="dxa"/>
          </w:tcPr>
          <w:p w14:paraId="7D4CF8AA" w14:textId="77777777" w:rsidR="002343B0" w:rsidRDefault="007E6509">
            <w:pPr>
              <w:cnfStyle w:val="000000100000" w:firstRow="0" w:lastRow="0" w:firstColumn="0" w:lastColumn="0" w:oddVBand="0" w:evenVBand="0" w:oddHBand="1" w:evenHBand="0" w:firstRowFirstColumn="0" w:firstRowLastColumn="0" w:lastRowFirstColumn="0" w:lastRowLastColumn="0"/>
            </w:pPr>
            <w:r>
              <w:t>500</w:t>
            </w:r>
          </w:p>
        </w:tc>
        <w:tc>
          <w:tcPr>
            <w:tcW w:w="3117" w:type="dxa"/>
          </w:tcPr>
          <w:p w14:paraId="0CEC9855" w14:textId="77777777" w:rsidR="002343B0" w:rsidRDefault="007E6509">
            <w:pPr>
              <w:cnfStyle w:val="000000100000" w:firstRow="0" w:lastRow="0" w:firstColumn="0" w:lastColumn="0" w:oddVBand="0" w:evenVBand="0" w:oddHBand="1" w:evenHBand="0" w:firstRowFirstColumn="0" w:firstRowLastColumn="0" w:lastRowFirstColumn="0" w:lastRowLastColumn="0"/>
            </w:pPr>
            <w:r>
              <w:t>600</w:t>
            </w:r>
          </w:p>
        </w:tc>
      </w:tr>
    </w:tbl>
    <w:p w14:paraId="7540EDBA" w14:textId="77777777" w:rsidR="002343B0" w:rsidRDefault="002343B0" w:rsidP="00C4274D"/>
    <w:p w14:paraId="56ECE6CA" w14:textId="77777777" w:rsidR="002343B0"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2343B0" w:rsidRDefault="007E6509" w:rsidP="00CD35D8">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2343B0" w:rsidRDefault="007E6509" w:rsidP="00CD35D8">
      <w:pPr>
        <w:ind w:firstLine="720"/>
      </w:pPr>
      <w:r>
        <w:t>To make your document look professionally produced, Word provides header, footer, cover page, and text box designs that complement each other.</w:t>
      </w:r>
    </w:p>
    <w:p w14:paraId="551600B1" w14:textId="77777777" w:rsidR="002343B0" w:rsidRDefault="007E6509" w:rsidP="00CD35D8">
      <w:pPr>
        <w:ind w:left="1440"/>
      </w:pPr>
      <w:r>
        <w:t>For example, you can add a matching cover page, header, and sidebar.</w:t>
      </w:r>
    </w:p>
    <w:p w14:paraId="482579FD" w14:textId="77777777" w:rsidR="002343B0" w:rsidRDefault="007E6509" w:rsidP="00CD35D8">
      <w:pPr>
        <w:ind w:left="2880"/>
      </w:pPr>
      <w:r>
        <w:t>Click Insert and then choose the elements you want from the different galleries.</w:t>
      </w:r>
    </w:p>
    <w:p w14:paraId="3853DCFC" w14:textId="77777777" w:rsidR="00E60915" w:rsidRDefault="007E6509">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p>
    <w:sectPr w:rsidR="00E60915">
      <w:pgSz w:w="12240" w:h="15840"/>
      <w:pgMar w:top="1440" w:right="1440" w:bottom="1440" w:left="1440" w:header="720" w:footer="720" w:gutter="0"/>
      <w:cols w:space="720"/>
      <w:docGrid w:linePitch="360"/>
      <w:sectPrChange w:id="413" w:author="Eric White" w:date="2026-07-05T01:31:00Z" w16du:dateUtc="2026-07-05T05:31:00Z">
        <w:sectPr w:rsidR="00E60915">
          <w:pgMar w:top="1440" w:right="1440" w:bottom="1440" w:left="1440" w:header="720" w:footer="720" w:gutter="0"/>
          <w:docGrid w:linePitch="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Ex w15:paraId="15EE48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4E4302C" w16cex:dateUtc="2026-07-05T0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Id w16cid:paraId="15EE4822" w16cid:durableId="54E430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B82C4" w14:textId="77777777" w:rsidR="002343B0" w:rsidRDefault="002343B0">
      <w:pPr>
        <w:spacing w:after="0" w:line="240" w:lineRule="auto"/>
      </w:pPr>
      <w:r>
        <w:separator/>
      </w:r>
    </w:p>
  </w:endnote>
  <w:endnote w:type="continuationSeparator" w:id="0">
    <w:p w14:paraId="1556FF64" w14:textId="77777777" w:rsidR="002343B0" w:rsidRDefault="002343B0">
      <w:pPr>
        <w:spacing w:after="0" w:line="240" w:lineRule="auto"/>
      </w:pPr>
      <w:r>
        <w:continuationSeparator/>
      </w:r>
    </w:p>
  </w:endnote>
  <w:endnote w:id="1">
    <w:p w14:paraId="68990B77" w14:textId="77777777" w:rsidR="002343B0" w:rsidRDefault="007E6509">
      <w:pPr>
        <w:pStyle w:val="EndnoteText"/>
      </w:pPr>
      <w:ins w:id="99" w:author="Eric White" w:date="2026-07-05T01:31:00Z" w16du:dateUtc="2026-07-05T05:31: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Geneva, sans-serif">
    <w:altName w:val="Verdan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2343B0" w:rsidRDefault="002343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2343B0" w:rsidRDefault="002343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2343B0" w:rsidRDefault="002343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E5291B" w14:textId="77777777" w:rsidR="002343B0" w:rsidRDefault="002343B0">
      <w:pPr>
        <w:spacing w:after="0" w:line="240" w:lineRule="auto"/>
      </w:pPr>
      <w:r>
        <w:separator/>
      </w:r>
    </w:p>
  </w:footnote>
  <w:footnote w:type="continuationSeparator" w:id="0">
    <w:p w14:paraId="71044180" w14:textId="77777777" w:rsidR="002343B0" w:rsidRDefault="002343B0">
      <w:pPr>
        <w:spacing w:after="0" w:line="240" w:lineRule="auto"/>
      </w:pPr>
      <w:r>
        <w:continuationSeparator/>
      </w:r>
    </w:p>
  </w:footnote>
  <w:footnote w:id="1">
    <w:p w14:paraId="2984BC4D" w14:textId="77777777" w:rsidR="002343B0" w:rsidRDefault="007E6509">
      <w:pPr>
        <w:pStyle w:val="FootnoteText"/>
      </w:pPr>
      <w:ins w:id="336" w:author="Eric White" w:date="2026-07-05T01:31:00Z" w16du:dateUtc="2026-07-05T05:31: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2343B0" w:rsidRDefault="002343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2343B0" w:rsidRDefault="002343B0">
        <w:pPr>
          <w:pStyle w:val="Header"/>
        </w:pPr>
        <w:ins w:id="101" w:author="Eric White" w:date="2026-07-05T01:31:00Z" w16du:dateUtc="2026-07-05T05:31:00Z">
          <w:r>
            <w:rPr>
              <w:noProof/>
            </w:rPr>
            <w:pict w14:anchorId="3AB97A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102" w:author="Eric White" w:date="2026-07-05T01:31:00Z" w16du:dateUtc="2026-07-05T05:31:00Z">
          <w:r>
            <w:rPr>
              <w:noProof/>
            </w:rPr>
            <w:pict w14:anchorId="26C250F5">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zM8HgIAACUEAAAOAAAAZHJzL2Uyb0RvYy54bWysU8tu2zAQvBfoPxC815JT2EkEy4GbtOkh bY3GRc40HxZTkcuStCXn67ukZbuPW1EdCGqXGs7MjmY3vWnJTvqgwdZ0PCopkZaD0HZT02+rD2+u KAmRWcFasLKmexnozfz1q1nnKnkBDbRCeoIgNlSdq2kTo6uKIvBGGhZG4KTFpgJvWMRXvymEZx2i m7a4KMtp0YEXzgOXIWD17tCk84yvlOTxi1JBRtLWFLnFvPq8rtNazGes2njmGs0HGuwfWBimLV56 grpjkZGt139BGc09BFBxxMEUoJTmMmtANePyDzWPDXMya0FzgjvZFP4fLP+8e3RLT2L/DnocYBYR 3APw74FYuPc4kzHF3VdA7/LutmF2IxfBobnHpgz6Baeb+++FjkvQNiLNXFiI522IHzEErTzWBhDv oWskE7+Xs+7V3h0RV7KPCTXh4cCKzoVqIJ4GHaqQJKy7TyDwE7aNkGX0yhviM++r6zI9uYymE5SK adifEoAXEI7F6WX5dno9oYRjbzy9nFxOJ/lKViW0NGHnQ7yXYEja1NSjCxmW7R5CTOzORwaqid2B Z+zXPdFi0JGYr0HskXuHCaxp+LFlXqLbW3MLGFh0T3kwTxjxhc/qjwRW/RPzbqAQkf2yPSYw88hR FMQykwwRzwhkWgz2jrVkkp04MB0OD5wPqOlbCwt0Ueks6MxzEIRZzDqH/yaF/df3fOr8d89/AgAA //8DAFBLAwQUAAYACAAAACEA+h1Y4OEAAAALAQAADwAAAGRycy9kb3ducmV2LnhtbEyPQU/CQBCF 7yT8h82QeCGwFVPQ0i0RDCe5iBw8Dt2hbezOlu4Wqr/exYteXjJ5eW/el656U4sLta6yrOB+GoEg zq2uuFBweN9OHkE4j6yxtkwKvsjBKhsOUky0vfIbXfa+EKGEXYIKSu+bREqXl2TQTW1DHLyTbQ36 cLaF1C1eQ7mp5SyK5tJgxeFDiQ1tSso/951RUJw+zt15vNu8bg99Tna3/o6rtVJ3o/5lGeR5CcJT 7/8ScGMI+yELw462Y+1ErSDQ+F+9eVEcL0AcFczmD08gs1T+Z8h+AAAA//8DAFBLAQItABQABgAI AAAAIQC2gziS/gAAAOEBAAATAAAAAAAAAAAAAAAAAAAAAABbQ29udGVudF9UeXBlc10ueG1sUEsB Ai0AFAAGAAgAAAAhADj9If/WAAAAlAEAAAsAAAAAAAAAAAAAAAAALwEAAF9yZWxzLy5yZWxzUEsB Ai0AFAAGAAgAAAAhAGSPMzweAgAAJQQAAA4AAAAAAAAAAAAAAAAALgIAAGRycy9lMm9Eb2MueG1s UEsBAi0AFAAGAAgAAAAhAPodWODhAAAACwEAAA8AAAAAAAAAAAAAAAAAeAQAAGRycy9kb3ducmV2 LnhtbFBLBQYAAAAABAAEAPMAAACGBQAAAAA= "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2343B0" w:rsidRDefault="002343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29405141">
    <w:abstractNumId w:val="3"/>
  </w:num>
  <w:num w:numId="2" w16cid:durableId="287979408">
    <w:abstractNumId w:val="0"/>
  </w:num>
  <w:num w:numId="3" w16cid:durableId="524249899">
    <w:abstractNumId w:val="1"/>
  </w:num>
  <w:num w:numId="4" w16cid:durableId="17431411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0915"/>
    <w:rsid w:val="00022A2E"/>
    <w:rsid w:val="0018060C"/>
    <w:rsid w:val="002173BF"/>
    <w:rsid w:val="002343B0"/>
    <w:rsid w:val="0033635D"/>
    <w:rsid w:val="003C5814"/>
    <w:rsid w:val="007E6509"/>
    <w:rsid w:val="00894F66"/>
    <w:rsid w:val="009E3783"/>
    <w:rsid w:val="00A0457C"/>
    <w:rsid w:val="00AD20E4"/>
    <w:rsid w:val="00AD7FBA"/>
    <w:rsid w:val="00B616E6"/>
    <w:rsid w:val="00BF0F5F"/>
    <w:rsid w:val="00D1208C"/>
    <w:rsid w:val="00D525A2"/>
    <w:rsid w:val="00E60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08900"/>
  <w15:docId w15:val="{7529A58B-9661-534F-B0DB-05C25BEB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7-05T01:31: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Eric White" w:date="2026-07-05T01:31: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7-05T01:31: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Eric White" w:date="2026-07-05T01:31: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7-05T01:31: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Eric White" w:date="2026-07-05T01:31: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7-05T01:31: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7-05T01:31: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7-05T01:31: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7-05T01:31: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Eric White" w:date="2026-07-05T01:31: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7-05T01:31:00Z">
        <w:pPr>
          <w:spacing w:before="200" w:line="259" w:lineRule="auto"/>
          <w:outlineLvl w:val="7"/>
        </w:pPr>
      </w:pPrChange>
    </w:pPr>
    <w:rPr>
      <w:rFonts w:asciiTheme="minorHAnsi" w:eastAsiaTheme="minorHAnsi" w:hAnsiTheme="minorHAnsi" w:cstheme="minorBidi"/>
      <w:caps/>
      <w:spacing w:val="10"/>
      <w:sz w:val="18"/>
      <w:szCs w:val="18"/>
      <w:rPrChange w:id="7" w:author="Eric White" w:date="2026-07-05T01:31: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7-05T01:31:00Z">
        <w:pPr>
          <w:spacing w:before="200" w:line="259" w:lineRule="auto"/>
          <w:outlineLvl w:val="8"/>
        </w:pPr>
      </w:pPrChange>
    </w:pPr>
    <w:rPr>
      <w:rFonts w:asciiTheme="minorHAnsi" w:eastAsiaTheme="minorHAnsi" w:hAnsiTheme="minorHAnsi" w:cstheme="minorBidi"/>
      <w:i/>
      <w:iCs/>
      <w:caps/>
      <w:spacing w:val="10"/>
      <w:sz w:val="18"/>
      <w:szCs w:val="18"/>
      <w:rPrChange w:id="8" w:author="Eric White" w:date="2026-07-05T01:31: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E3783"/>
    <w:rPr>
      <w:sz w:val="16"/>
      <w:szCs w:val="16"/>
    </w:rPr>
  </w:style>
  <w:style w:type="paragraph" w:styleId="CommentText">
    <w:name w:val="annotation text"/>
    <w:basedOn w:val="Normal"/>
    <w:link w:val="CommentTextChar"/>
    <w:uiPriority w:val="99"/>
    <w:semiHidden/>
    <w:unhideWhenUsed/>
    <w:rsid w:val="009E3783"/>
    <w:pPr>
      <w:spacing w:line="240" w:lineRule="auto"/>
    </w:pPr>
    <w:rPr>
      <w:sz w:val="20"/>
    </w:rPr>
  </w:style>
  <w:style w:type="character" w:customStyle="1" w:styleId="CommentTextChar">
    <w:name w:val="Comment Text Char"/>
    <w:basedOn w:val="DefaultParagraphFont"/>
    <w:link w:val="CommentText"/>
    <w:uiPriority w:val="99"/>
    <w:semiHidden/>
    <w:rsid w:val="009E3783"/>
    <w:rPr>
      <w:sz w:val="20"/>
    </w:rPr>
  </w:style>
  <w:style w:type="paragraph" w:styleId="CommentSubject">
    <w:name w:val="annotation subject"/>
    <w:basedOn w:val="CommentText"/>
    <w:next w:val="CommentText"/>
    <w:link w:val="CommentSubjectChar"/>
    <w:uiPriority w:val="99"/>
    <w:semiHidden/>
    <w:unhideWhenUsed/>
    <w:rsid w:val="009E3783"/>
    <w:rPr>
      <w:b/>
      <w:bCs/>
    </w:rPr>
  </w:style>
  <w:style w:type="character" w:customStyle="1" w:styleId="CommentSubjectChar">
    <w:name w:val="Comment Subject Char"/>
    <w:basedOn w:val="CommentTextChar"/>
    <w:link w:val="CommentSubject"/>
    <w:uiPriority w:val="99"/>
    <w:semiHidden/>
    <w:rsid w:val="009E3783"/>
    <w:rPr>
      <w:b/>
      <w:bCs/>
      <w:sz w:val="20"/>
    </w:rPr>
  </w:style>
  <w:style w:type="character" w:customStyle="1" w:styleId="Heading1Char">
    <w:name w:val="Heading 1 Char"/>
    <w:basedOn w:val="DefaultParagraphFont"/>
    <w:link w:val="Heading1"/>
    <w:uiPriority w:val="9"/>
    <w:rsid w:val="00A0457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0457C"/>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A0457C"/>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A0457C"/>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A0457C"/>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A0457C"/>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Eric White" w:date="2026-07-05T01:31:00Z">
        <w:pPr>
          <w:spacing w:after="160" w:line="259" w:lineRule="auto"/>
          <w:ind w:left="720"/>
          <w:contextualSpacing/>
        </w:pPr>
      </w:pPrChange>
    </w:pPr>
    <w:rPr>
      <w:rFonts w:asciiTheme="minorHAnsi" w:eastAsiaTheme="minorHAnsi" w:hAnsiTheme="minorHAnsi" w:cstheme="minorBidi"/>
      <w:szCs w:val="22"/>
      <w:rPrChange w:id="9" w:author="Eric White" w:date="2026-07-05T01:31:00Z">
        <w:rPr>
          <w:rFonts w:asciiTheme="minorHAnsi" w:eastAsiaTheme="minorHAnsi" w:hAnsiTheme="minorHAnsi" w:cstheme="minorBidi"/>
          <w:sz w:val="22"/>
          <w:szCs w:val="22"/>
          <w:lang w:val="en-US" w:eastAsia="en-US" w:bidi="ar-SA"/>
        </w:rPr>
      </w:rPrChange>
    </w:rPr>
  </w:style>
  <w:style w:type="paragraph" w:styleId="BalloonText">
    <w:name w:val="Balloon Text"/>
    <w:basedOn w:val="Normal"/>
    <w:link w:val="BalloonTextChar"/>
    <w:uiPriority w:val="99"/>
    <w:semiHidden/>
    <w:unhideWhenUsed/>
    <w:rsid w:val="00A0457C"/>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A0457C"/>
    <w:rPr>
      <w:rFonts w:ascii="Segoe UI" w:eastAsiaTheme="minorHAnsi" w:hAnsi="Segoe UI" w:cs="Segoe UI"/>
      <w:sz w:val="18"/>
      <w:szCs w:val="18"/>
    </w:rPr>
  </w:style>
  <w:style w:type="character" w:styleId="PlaceholderText">
    <w:name w:val="Placeholder Text"/>
    <w:basedOn w:val="DefaultParagraphFont"/>
    <w:uiPriority w:val="99"/>
    <w:semiHidden/>
    <w:rsid w:val="00A0457C"/>
    <w:rPr>
      <w:color w:val="808080"/>
    </w:rPr>
  </w:style>
  <w:style w:type="paragraph" w:styleId="EndnoteText">
    <w:name w:val="endnote text"/>
    <w:basedOn w:val="Normal"/>
    <w:link w:val="EndnoteTextChar"/>
    <w:uiPriority w:val="99"/>
    <w:semiHidden/>
    <w:unhideWhenUsed/>
    <w:rsid w:val="00C32A83"/>
    <w:pPr>
      <w:spacing w:after="0" w:line="240" w:lineRule="auto"/>
      <w:pPrChange w:id="10" w:author="Eric White" w:date="2026-07-05T01:31:00Z"/>
    </w:pPr>
    <w:rPr>
      <w:rFonts w:asciiTheme="minorHAnsi" w:eastAsiaTheme="minorHAnsi" w:hAnsiTheme="minorHAnsi" w:cstheme="minorBidi"/>
      <w:sz w:val="20"/>
      <w:rPrChange w:id="10" w:author="Eric White" w:date="2026-07-05T01:31: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A0457C"/>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A0457C"/>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1" w:author="Eric White" w:date="2026-07-05T01:31:00Z">
        <w:pPr>
          <w:tabs>
            <w:tab w:val="center" w:pos="4680"/>
            <w:tab w:val="right" w:pos="9360"/>
          </w:tabs>
        </w:pPr>
      </w:pPrChange>
    </w:pPr>
    <w:rPr>
      <w:rFonts w:asciiTheme="minorHAnsi" w:eastAsiaTheme="minorHAnsi" w:hAnsiTheme="minorHAnsi" w:cstheme="minorBidi"/>
      <w:szCs w:val="22"/>
      <w:rPrChange w:id="11" w:author="Eric White" w:date="2026-07-05T01:31: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A0457C"/>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2" w:author="Eric White" w:date="2026-07-05T01:31:00Z">
        <w:pPr>
          <w:tabs>
            <w:tab w:val="center" w:pos="4680"/>
            <w:tab w:val="right" w:pos="9360"/>
          </w:tabs>
        </w:pPr>
      </w:pPrChange>
    </w:pPr>
    <w:rPr>
      <w:rFonts w:asciiTheme="minorHAnsi" w:eastAsiaTheme="minorHAnsi" w:hAnsiTheme="minorHAnsi" w:cstheme="minorBidi"/>
      <w:szCs w:val="22"/>
      <w:rPrChange w:id="12" w:author="Eric White" w:date="2026-07-05T01:31: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A0457C"/>
    <w:rPr>
      <w:rFonts w:asciiTheme="minorHAnsi" w:eastAsiaTheme="minorHAnsi" w:hAnsiTheme="minorHAnsi" w:cstheme="minorBidi"/>
      <w:szCs w:val="22"/>
    </w:rPr>
  </w:style>
  <w:style w:type="table" w:styleId="TableGrid">
    <w:name w:val="Table Grid"/>
    <w:basedOn w:val="TableNormal"/>
    <w:uiPriority w:val="39"/>
    <w:rsid w:val="00A0457C"/>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0457C"/>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3" w:author="Eric White" w:date="2026-07-05T01:31:00Z"/>
    </w:pPr>
    <w:rPr>
      <w:rFonts w:asciiTheme="minorHAnsi" w:eastAsiaTheme="minorEastAsia" w:hAnsiTheme="minorHAnsi" w:cstheme="minorBidi"/>
      <w:szCs w:val="22"/>
      <w:rPrChange w:id="13" w:author="Eric White" w:date="2026-07-05T01:31: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A0457C"/>
    <w:rPr>
      <w:rFonts w:asciiTheme="minorHAnsi" w:eastAsiaTheme="minorEastAsia" w:hAnsiTheme="minorHAnsi" w:cstheme="minorBidi"/>
      <w:szCs w:val="22"/>
    </w:rPr>
  </w:style>
  <w:style w:type="character" w:styleId="Hyperlink">
    <w:name w:val="Hyperlink"/>
    <w:basedOn w:val="DefaultParagraphFont"/>
    <w:uiPriority w:val="99"/>
    <w:unhideWhenUsed/>
    <w:rsid w:val="00A0457C"/>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4" w:author="Eric White" w:date="2026-07-05T01:31:00Z">
        <w:pPr>
          <w:spacing w:after="160" w:line="259" w:lineRule="auto"/>
        </w:pPr>
      </w:pPrChange>
    </w:pPr>
    <w:rPr>
      <w:rFonts w:asciiTheme="minorHAnsi" w:eastAsiaTheme="minorHAnsi" w:hAnsiTheme="minorHAnsi" w:cstheme="minorBidi"/>
      <w:b/>
      <w:bCs/>
      <w:color w:val="0F4761" w:themeColor="accent1" w:themeShade="BF"/>
      <w:sz w:val="16"/>
      <w:szCs w:val="16"/>
      <w:rPrChange w:id="14" w:author="Eric White" w:date="2026-07-05T01:31: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5" w:author="Eric White" w:date="2026-07-05T01:31:00Z">
        <w:pPr>
          <w:spacing w:line="259" w:lineRule="auto"/>
        </w:pPr>
      </w:pPrChange>
    </w:pPr>
    <w:rPr>
      <w:rFonts w:asciiTheme="majorHAnsi" w:eastAsiaTheme="majorEastAsia" w:hAnsiTheme="majorHAnsi" w:cstheme="majorBidi"/>
      <w:caps/>
      <w:color w:val="156082" w:themeColor="accent1"/>
      <w:spacing w:val="10"/>
      <w:sz w:val="52"/>
      <w:szCs w:val="52"/>
      <w:rPrChange w:id="15" w:author="Eric White" w:date="2026-07-05T01:31: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A0457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6" w:author="Eric White" w:date="2026-07-05T01:31:00Z">
        <w:pPr>
          <w:spacing w:after="500"/>
        </w:pPr>
      </w:pPrChange>
    </w:pPr>
    <w:rPr>
      <w:rFonts w:asciiTheme="minorHAnsi" w:eastAsiaTheme="minorHAnsi" w:hAnsiTheme="minorHAnsi" w:cstheme="minorBidi"/>
      <w:caps/>
      <w:color w:val="595959" w:themeColor="text1" w:themeTint="A6"/>
      <w:spacing w:val="10"/>
      <w:sz w:val="21"/>
      <w:szCs w:val="21"/>
      <w:rPrChange w:id="16" w:author="Eric White" w:date="2026-07-05T01:31: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A0457C"/>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A0457C"/>
    <w:rPr>
      <w:b/>
      <w:bCs/>
    </w:rPr>
  </w:style>
  <w:style w:type="character" w:styleId="Emphasis">
    <w:name w:val="Emphasis"/>
    <w:uiPriority w:val="20"/>
    <w:qFormat/>
    <w:rsid w:val="00A0457C"/>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7" w:author="Eric White" w:date="2026-07-05T01:31:00Z">
        <w:pPr>
          <w:spacing w:after="160" w:line="259" w:lineRule="auto"/>
        </w:pPr>
      </w:pPrChange>
    </w:pPr>
    <w:rPr>
      <w:rFonts w:asciiTheme="minorHAnsi" w:eastAsiaTheme="minorHAnsi" w:hAnsiTheme="minorHAnsi" w:cstheme="minorBidi"/>
      <w:i/>
      <w:iCs/>
      <w:sz w:val="24"/>
      <w:szCs w:val="24"/>
      <w:rPrChange w:id="17" w:author="Eric White" w:date="2026-07-05T01:31: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A0457C"/>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8" w:author="Eric White" w:date="2026-07-05T01:31:00Z">
        <w:pPr>
          <w:spacing w:before="240" w:after="240"/>
          <w:ind w:left="1080" w:right="1080"/>
          <w:jc w:val="center"/>
        </w:pPr>
      </w:pPrChange>
    </w:pPr>
    <w:rPr>
      <w:rFonts w:asciiTheme="minorHAnsi" w:eastAsiaTheme="minorHAnsi" w:hAnsiTheme="minorHAnsi" w:cstheme="minorBidi"/>
      <w:color w:val="156082" w:themeColor="accent1"/>
      <w:sz w:val="24"/>
      <w:szCs w:val="24"/>
      <w:rPrChange w:id="18" w:author="Eric White" w:date="2026-07-05T01:31: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A0457C"/>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A0457C"/>
    <w:rPr>
      <w:i/>
      <w:iCs/>
      <w:color w:val="0A2F40" w:themeColor="accent1" w:themeShade="7F"/>
    </w:rPr>
  </w:style>
  <w:style w:type="character" w:styleId="IntenseEmphasis">
    <w:name w:val="Intense Emphasis"/>
    <w:uiPriority w:val="21"/>
    <w:qFormat/>
    <w:rsid w:val="00A0457C"/>
    <w:rPr>
      <w:b/>
      <w:bCs/>
      <w:caps/>
      <w:color w:val="0A2F40" w:themeColor="accent1" w:themeShade="7F"/>
      <w:spacing w:val="10"/>
    </w:rPr>
  </w:style>
  <w:style w:type="character" w:styleId="SubtleReference">
    <w:name w:val="Subtle Reference"/>
    <w:uiPriority w:val="31"/>
    <w:qFormat/>
    <w:rsid w:val="00A0457C"/>
    <w:rPr>
      <w:b/>
      <w:bCs/>
      <w:color w:val="156082" w:themeColor="accent1"/>
    </w:rPr>
  </w:style>
  <w:style w:type="character" w:styleId="IntenseReference">
    <w:name w:val="Intense Reference"/>
    <w:uiPriority w:val="32"/>
    <w:qFormat/>
    <w:rsid w:val="00A0457C"/>
    <w:rPr>
      <w:b/>
      <w:bCs/>
      <w:i/>
      <w:iCs/>
      <w:caps/>
      <w:color w:val="156082" w:themeColor="accent1"/>
    </w:rPr>
  </w:style>
  <w:style w:type="character" w:styleId="BookTitle">
    <w:name w:val="Book Title"/>
    <w:uiPriority w:val="33"/>
    <w:qFormat/>
    <w:rsid w:val="00A0457C"/>
    <w:rPr>
      <w:b/>
      <w:bCs/>
      <w:i/>
      <w:iCs/>
      <w:spacing w:val="0"/>
    </w:rPr>
  </w:style>
  <w:style w:type="paragraph" w:styleId="TOCHeading">
    <w:name w:val="TOC Heading"/>
    <w:basedOn w:val="Heading1"/>
    <w:next w:val="Normal"/>
    <w:uiPriority w:val="39"/>
    <w:semiHidden/>
    <w:unhideWhenUsed/>
    <w:qFormat/>
    <w:rsid w:val="00A0457C"/>
    <w:pPr>
      <w:outlineLvl w:val="9"/>
    </w:pPr>
  </w:style>
  <w:style w:type="paragraph" w:styleId="TOC1">
    <w:name w:val="toc 1"/>
    <w:basedOn w:val="Normal"/>
    <w:next w:val="Normal"/>
    <w:autoRedefine/>
    <w:uiPriority w:val="39"/>
    <w:unhideWhenUsed/>
    <w:rsid w:val="005E4538"/>
    <w:pPr>
      <w:spacing w:after="100" w:line="259" w:lineRule="auto"/>
      <w:pPrChange w:id="19" w:author="Eric White" w:date="2026-07-05T01:31:00Z">
        <w:pPr>
          <w:spacing w:after="100" w:line="259" w:lineRule="auto"/>
        </w:pPr>
      </w:pPrChange>
    </w:pPr>
    <w:rPr>
      <w:rFonts w:asciiTheme="minorHAnsi" w:eastAsiaTheme="minorHAnsi" w:hAnsiTheme="minorHAnsi" w:cstheme="minorBidi"/>
      <w:szCs w:val="22"/>
      <w:rPrChange w:id="19" w:author="Eric White" w:date="2026-07-05T01:31: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0" w:author="Eric White" w:date="2026-07-05T01:31:00Z">
        <w:pPr>
          <w:spacing w:after="100" w:line="259" w:lineRule="auto"/>
          <w:ind w:left="220"/>
        </w:pPr>
      </w:pPrChange>
    </w:pPr>
    <w:rPr>
      <w:rFonts w:asciiTheme="minorHAnsi" w:eastAsiaTheme="minorHAnsi" w:hAnsiTheme="minorHAnsi" w:cstheme="minorBidi"/>
      <w:szCs w:val="22"/>
      <w:rPrChange w:id="20" w:author="Eric White" w:date="2026-07-05T01:31: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1" w:author="Eric White" w:date="2026-07-05T01:31:00Z"/>
    </w:pPr>
    <w:rPr>
      <w:rFonts w:asciiTheme="minorHAnsi" w:eastAsiaTheme="minorHAnsi" w:hAnsiTheme="minorHAnsi" w:cstheme="minorBidi"/>
      <w:sz w:val="20"/>
      <w:rPrChange w:id="21" w:author="Eric White" w:date="2026-07-05T01:31: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A0457C"/>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A045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fontTable" Target="fontTable.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microsoft.com/office/2018/08/relationships/commentsExtensible" Target="commentsExtensi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130-F14C-AA00-D980B7EF2590}"/>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130-F14C-AA00-D980B7EF2590}"/>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130-F14C-AA00-D980B7EF2590}"/>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1836</Words>
  <Characters>10471</Characters>
  <Application>Microsoft Office Word</Application>
  <DocSecurity>0</DocSecurity>
  <Lines>87</Lines>
  <Paragraphs>24</Paragraphs>
  <ScaleCrop>false</ScaleCrop>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2026-05-14T17:18:00Z</dcterms:created>
  <dcterms:modified xsi:type="dcterms:W3CDTF">2026-07-05T05:31:00Z</dcterms:modified>
</cp:coreProperties>
</file>