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202DA4" w:rsidRDefault="007D0CB6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2895964" w14:textId="77777777" w:rsidR="00202DA4" w:rsidRDefault="007D0CB6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202DA4" w:rsidRDefault="00202DA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96057" w14:paraId="299F8167" w14:textId="77777777">
        <w:trPr>
          <w:ins w:id="20" w:author="Arthur Souza Rodrigues" w:date="2026-07-05T01:31:00Z" w16du:dateUtc="2026-07-05T05:31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202DA4" w:rsidRDefault="007D0CB6">
            <w:r>
              <w:rPr>
                <w:color w:val="64748B"/>
                <w:sz w:val="20"/>
              </w:rPr>
              <w:t xml:space="preserve">npm               </w:t>
            </w:r>
            <w:r>
              <w:fldChar w:fldCharType="begin"/>
            </w:r>
            <w:r>
              <w:instrText>HYPERLINK "https://www.npmjs.com/package/@eigenpal/docx-js-editor"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@eigenpal/docx-js-editor                 </w:t>
            </w:r>
            <w:r>
              <w:fldChar w:fldCharType="end"/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77777777" w:rsidR="00202DA4" w:rsidRDefault="007D0CB6">
            <w:r>
              <w:rPr>
                <w:color w:val="64748B"/>
                <w:sz w:val="20"/>
              </w:rPr>
              <w:t xml:space="preserve">github               </w:t>
            </w:r>
            <w:r>
              <w:fldChar w:fldCharType="begin"/>
            </w:r>
            <w:r>
              <w:instrText>HYPERLINK "https://github.com/eigenpal/docx-editor"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eigenpal/docx-editor                 </w:t>
            </w:r>
            <w:r>
              <w:fldChar w:fldCharType="end"/>
            </w:r>
          </w:p>
        </w:tc>
      </w:tr>
    </w:tbl>
    <w:p w14:paraId="49E996B2" w14:textId="77777777" w:rsidR="00202DA4" w:rsidRDefault="007D0CB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70A0CC1C" w:rsidR="00202DA4" w:rsidRDefault="007D0CB6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no backend required           , no document data leaving the client.         </w:t>
      </w:r>
    </w:p>
    <w:p w14:paraId="040B2180" w14:textId="64A1A000" w:rsidR="00202DA4" w:rsidRDefault="00202DA4">
      <w:pPr>
        <w:spacing w:before="60"/>
      </w:pPr>
    </w:p>
    <w:p w14:paraId="28B83400" w14:textId="63C344EE" w:rsidR="00202DA4" w:rsidRDefault="007D0CB6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This library skips it           — OOXML is the canonical format throughout.         </w:t>
      </w:r>
    </w:p>
    <w:p w14:paraId="681C5E84" w14:textId="77777777" w:rsidR="00202DA4" w:rsidRDefault="00202DA4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519EFDD8" w14:textId="77777777">
        <w:trPr>
          <w:ins w:id="33" w:author="Arthur Souza Rodrigues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202DA4" w:rsidRDefault="007D0CB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361C3C30" w14:textId="77777777" w:rsidR="00202DA4" w:rsidRDefault="007D0CB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3C22B7C4" w14:textId="6D263800" w:rsidR="00202DA4" w:rsidRDefault="00202DA4"/>
          <w:p w14:paraId="567EA400" w14:textId="30A68100" w:rsidR="00202DA4" w:rsidRDefault="007D0CB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3CFDB86E" w14:textId="1F183200" w:rsidR="00202DA4" w:rsidRDefault="007D0CB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202DA4" w:rsidRDefault="007D0CB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202DA4" w:rsidRDefault="007D0CB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37A8266F" w14:textId="4854BC00" w:rsidR="00202DA4" w:rsidRDefault="007D0CB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202DA4" w:rsidRDefault="007D0CB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2E85494C" w14:textId="77777777" w:rsidR="00202DA4" w:rsidRDefault="007D0CB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7E6A5FCE" w14:textId="77777777" w:rsidR="00202DA4" w:rsidRDefault="007D0CB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202DA4" w:rsidRDefault="00202DA4">
      <w:pPr>
        <w:spacing w:before="160"/>
      </w:pPr>
    </w:p>
    <w:p w14:paraId="124B2800" w14:textId="77777777" w:rsidR="00202DA4" w:rsidRDefault="007D0CB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202DA4" w:rsidRDefault="007D0CB6">
      <w:pPr>
        <w:spacing w:before="60" w:after="60"/>
      </w:pPr>
      <w:r>
        <w:rPr>
          <w:color w:val="0F172A"/>
        </w:rPr>
        <w:lastRenderedPageBreak/>
      </w: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202DA4" w:rsidRDefault="00202DA4">
      <w:pPr>
        <w:spacing w:before="80"/>
      </w:pPr>
    </w:p>
    <w:p w14:paraId="334AE0C7" w14:textId="15C85C00" w:rsidR="00202DA4" w:rsidRDefault="007D0CB6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202DA4" w:rsidRDefault="007D0CB6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0ED76288" w14:textId="78C5FE00" w:rsidR="00202DA4" w:rsidRDefault="00202DA4">
      <w:pPr>
        <w:spacing w:before="60"/>
      </w:pPr>
    </w:p>
    <w:p w14:paraId="2228E200" w14:textId="40AC8A00" w:rsidR="00202DA4" w:rsidRDefault="007D0CB6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202DA4" w:rsidRDefault="00202DA4">
      <w:pPr>
        <w:spacing w:before="80"/>
      </w:pPr>
    </w:p>
    <w:p w14:paraId="749CF692" w14:textId="77777777" w:rsidR="00202DA4" w:rsidRDefault="007D0CB6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20814DB6" w14:textId="2F40A200" w:rsidR="00202DA4" w:rsidRDefault="007D0CB6">
      <w:pPr>
        <w:spacing w:before="60" w:after="60"/>
      </w:pPr>
      <w:r>
        <w:rPr>
          <w:color w:val="0F172A"/>
        </w:rPr>
        <w:t xml:space="preserve">Select text and click the floating button on the page edge to         add a comment anchored to that selection         . A Google Docs-style sidebar shows threaded cards positioned at their anchor point in the document. Reply, resolve, reopen, or delete inline.         </w:t>
      </w:r>
    </w:p>
    <w:p w14:paraId="5EB00800" w14:textId="4A396600" w:rsidR="00202DA4" w:rsidRDefault="00202DA4">
      <w:pPr>
        <w:spacing w:before="60"/>
      </w:pPr>
    </w:p>
    <w:p w14:paraId="73ABDE4F" w14:textId="255A2400" w:rsidR="00202DA4" w:rsidRDefault="007D0CB6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202DA4" w:rsidRDefault="00202DA4">
      <w:pPr>
        <w:spacing w:before="80"/>
      </w:pPr>
    </w:p>
    <w:p w14:paraId="07D0CE00" w14:textId="0F7CE400" w:rsidR="00202DA4" w:rsidRDefault="007D0CB6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1CE416A0" w14:textId="77777777" w:rsidR="00202DA4" w:rsidRDefault="007D0CB6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7922822C" w14:textId="7A256D00" w:rsidR="00202DA4" w:rsidRDefault="00202DA4">
      <w:pPr>
        <w:spacing w:before="160"/>
      </w:pPr>
    </w:p>
    <w:p w14:paraId="467B1700" w14:textId="00AE9C00" w:rsidR="00202DA4" w:rsidRDefault="007D0CB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202DA4" w:rsidRDefault="007D0CB6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202DA4" w:rsidRDefault="00202DA4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496057" w14:paraId="6C568FA4" w14:textId="77777777">
        <w:trPr>
          <w:ins w:id="88" w:author="Arthur Souza Rodrigues" w:date="2026-07-05T01:31:00Z" w16du:dateUtc="2026-07-05T05:31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202DA4" w:rsidRDefault="007D0CB6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202DA4" w:rsidRDefault="007D0CB6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202DA4" w:rsidRDefault="007D0CB6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202DA4" w:rsidRDefault="007D0CB6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496057" w14:paraId="33D63C49" w14:textId="77777777">
        <w:trPr>
          <w:ins w:id="97" w:author="Arthur Souza Rodrigues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202DA4" w:rsidRDefault="007D0CB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202DA4" w:rsidRDefault="007D0CB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202DA4" w:rsidRDefault="007D0CB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202DA4" w:rsidRDefault="007D0CB6">
            <w:r>
              <w:rPr>
                <w:color w:val="64748B"/>
                <w:sz w:val="20"/>
              </w:rPr>
              <w:t xml:space="preserve">.docx file contents to load               </w:t>
            </w:r>
          </w:p>
        </w:tc>
      </w:tr>
      <w:tr w:rsidR="00496057" w14:paraId="18BE2151" w14:textId="77777777">
        <w:trPr>
          <w:ins w:id="106" w:author="Arthur Souza Rodrigues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202DA4" w:rsidRDefault="007D0CB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lastRenderedPageBreak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202DA4" w:rsidRDefault="007D0CB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202DA4" w:rsidRDefault="007D0CB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202DA4" w:rsidRDefault="007D0CB6">
            <w:r>
              <w:rPr>
                <w:color w:val="64748B"/>
                <w:sz w:val="20"/>
              </w:rPr>
              <w:t xml:space="preserve">Preview mode — no editing UI               </w:t>
            </w:r>
          </w:p>
        </w:tc>
      </w:tr>
      <w:tr w:rsidR="00496057" w14:paraId="0FE59C57" w14:textId="77777777">
        <w:trPr>
          <w:ins w:id="115" w:author="Arthur Souza Rodrigues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202DA4" w:rsidRDefault="007D0CB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202DA4" w:rsidRDefault="007D0CB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202DA4" w:rsidRDefault="007D0CB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202DA4" w:rsidRDefault="007D0CB6">
            <w:r>
              <w:rPr>
                <w:color w:val="64748B"/>
                <w:sz w:val="20"/>
              </w:rPr>
              <w:t xml:space="preserve">Show formatting toolbar               </w:t>
            </w:r>
          </w:p>
        </w:tc>
      </w:tr>
      <w:tr w:rsidR="00496057" w14:paraId="29F67046" w14:textId="77777777">
        <w:trPr>
          <w:ins w:id="124" w:author="Arthur Souza Rodrigues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202DA4" w:rsidRDefault="007D0CB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202DA4" w:rsidRDefault="007D0CB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202DA4" w:rsidRDefault="007D0CB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202DA4" w:rsidRDefault="007D0CB6">
            <w:r>
              <w:rPr>
                <w:color w:val="64748B"/>
                <w:sz w:val="20"/>
              </w:rPr>
              <w:t xml:space="preserve">Author name for comments and tracked changes               </w:t>
            </w:r>
          </w:p>
        </w:tc>
      </w:tr>
      <w:tr w:rsidR="00496057" w14:paraId="5CA9B3BD" w14:textId="77777777">
        <w:trPr>
          <w:ins w:id="133" w:author="Arthur Souza Rodrigues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202DA4" w:rsidRDefault="007D0CB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202DA4" w:rsidRDefault="007D0CB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202DA4" w:rsidRDefault="007D0CB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202DA4" w:rsidRDefault="007D0CB6">
            <w:r>
              <w:rPr>
                <w:color w:val="64748B"/>
                <w:sz w:val="20"/>
              </w:rPr>
              <w:t xml:space="preserve">Called on every document change               </w:t>
            </w:r>
          </w:p>
        </w:tc>
      </w:tr>
      <w:tr w:rsidR="00496057" w14:paraId="2CF047F3" w14:textId="77777777">
        <w:trPr>
          <w:ins w:id="142" w:author="Arthur Souza Rodrigues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202DA4" w:rsidRDefault="007D0CB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202DA4" w:rsidRDefault="007D0CB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202DA4" w:rsidRDefault="007D0CB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202DA4" w:rsidRDefault="007D0CB6">
            <w:r>
              <w:rPr>
                <w:color w:val="64748B"/>
                <w:sz w:val="20"/>
              </w:rPr>
              <w:t xml:space="preserve">Called on save, receives ArrayBuffer               </w:t>
            </w:r>
          </w:p>
        </w:tc>
      </w:tr>
      <w:tr w:rsidR="00496057" w14:paraId="70055BE2" w14:textId="77777777">
        <w:trPr>
          <w:ins w:id="151" w:author="Arthur Souza Rodrigues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202DA4" w:rsidRDefault="007D0CB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202DA4" w:rsidRDefault="007D0CB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202DA4" w:rsidRDefault="007D0CB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202DA4" w:rsidRDefault="007D0CB6">
            <w:r>
              <w:rPr>
                <w:color w:val="64748B"/>
                <w:sz w:val="20"/>
              </w:rPr>
              <w:t xml:space="preserve">Called on error               </w:t>
            </w:r>
          </w:p>
        </w:tc>
      </w:tr>
    </w:tbl>
    <w:p w14:paraId="4C32CC00" w14:textId="77777777" w:rsidR="00202DA4" w:rsidRDefault="00202DA4">
      <w:pPr>
        <w:spacing w:before="80"/>
      </w:pPr>
    </w:p>
    <w:p w14:paraId="460BB7FA" w14:textId="77777777" w:rsidR="00202DA4" w:rsidRDefault="007D0CB6">
      <w:r>
        <w:br w:type="page"/>
      </w:r>
    </w:p>
    <w:p w14:paraId="219D9206" w14:textId="7D8B6000" w:rsidR="00202DA4" w:rsidRDefault="007D0CB6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38C51124" w14:textId="77777777">
        <w:trPr>
          <w:ins w:id="165" w:author="Arthur Souza Rodrigues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202DA4" w:rsidRDefault="007D0CB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119BBAD" w14:textId="77777777" w:rsidR="00202DA4" w:rsidRDefault="00202DA4"/>
          <w:p w14:paraId="31FF7C43" w14:textId="7641B600" w:rsidR="00202DA4" w:rsidRDefault="007D0CB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093EFC14" w14:textId="4C570E00" w:rsidR="00202DA4" w:rsidRDefault="007D0CB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A98A965" w14:textId="77777777" w:rsidR="00202DA4" w:rsidRDefault="007D0CB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7D7E86FD" w14:textId="2F654B00" w:rsidR="00202DA4" w:rsidRDefault="007D0CB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202DA4" w:rsidRDefault="007D0CB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0E79FEF4" w14:textId="77777777" w:rsidR="00202DA4" w:rsidRDefault="00202DA4">
      <w:pPr>
        <w:spacing w:before="160"/>
      </w:pPr>
    </w:p>
    <w:p w14:paraId="3F190000" w14:textId="5C749680" w:rsidR="00202DA4" w:rsidRDefault="007D0CB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63DEC521" w14:textId="5084D000" w:rsidR="00202DA4" w:rsidRDefault="007D0CB6">
      <w:pPr>
        <w:spacing w:before="60" w:after="60"/>
      </w:pPr>
      <w:r>
        <w:rPr>
          <w:color w:val="0F172A"/>
        </w:rPr>
        <w:t xml:space="preserve">Read         </w:t>
      </w:r>
      <w:r>
        <w:fldChar w:fldCharType="begin"/>
      </w:r>
      <w:r>
        <w:instrText>HYPERLINK "https://github.com/eigenpal/docx-editor/blob/main/docs/PLUGINS.md" \h</w:instrText>
      </w:r>
      <w:r>
        <w:fldChar w:fldCharType="separate"/>
      </w:r>
      <w:r>
        <w:rPr>
          <w:rFonts w:ascii="Courier New" w:hAnsi="Courier New" w:cs="Courier New"/>
          <w:color w:val="2563EB"/>
          <w:sz w:val="19"/>
          <w:szCs w:val="19"/>
          <w:u w:val="single"/>
        </w:rPr>
        <w:t xml:space="preserve">docs/PLUGINS.md           </w:t>
      </w:r>
      <w:r>
        <w:fldChar w:fldCharType="end"/>
      </w:r>
      <w:r>
        <w:rPr>
          <w:color w:val="0F172A"/>
        </w:rPr>
        <w:t xml:space="preserve">before opening a pull request that touches the plugin API.         </w:t>
      </w:r>
    </w:p>
    <w:p w14:paraId="184BDDEC" w14:textId="24089F00" w:rsidR="00202DA4" w:rsidRDefault="00202DA4">
      <w:pPr>
        <w:spacing w:before="60"/>
      </w:pPr>
    </w:p>
    <w:p w14:paraId="5D0DEE00" w14:textId="77777777" w:rsidR="00202DA4" w:rsidRDefault="007D0CB6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55958B5C" w14:textId="68145E00" w:rsidR="00202DA4" w:rsidRDefault="007D0CB6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202DA4" w:rsidRDefault="007D0CB6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A0C6CF0" w14:textId="55385AEA" w:rsidR="00202DA4" w:rsidRDefault="007D0CB6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Avoid intermediate HTML serialisation where possible.           </w:t>
      </w:r>
    </w:p>
    <w:p w14:paraId="5C297367" w14:textId="77777777" w:rsidR="00202DA4" w:rsidRDefault="007D0CB6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67947E03" w14:textId="10AA3000" w:rsidR="00202DA4" w:rsidRDefault="00202DA4">
      <w:pPr>
        <w:spacing w:before="80"/>
      </w:pPr>
    </w:p>
    <w:p w14:paraId="7AB6E680" w14:textId="77777777" w:rsidR="00202DA4" w:rsidRDefault="007D0CB6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65B64342" w14:textId="77777777">
        <w:trPr>
          <w:ins w:id="198" w:author="Arthur Souza Rodrigues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202DA4" w:rsidRDefault="007D0CB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202DA4" w:rsidRDefault="007D0CB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BA3A620" w14:textId="689A8600" w:rsidR="00202DA4" w:rsidRDefault="00202DA4">
      <w:pPr>
        <w:spacing w:before="200"/>
      </w:pPr>
    </w:p>
    <w:p w14:paraId="6D436C00" w14:textId="6FF0F000" w:rsidR="00202DA4" w:rsidRDefault="007D0CB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78A32269" w14:textId="77777777" w:rsidR="00202DA4" w:rsidRDefault="00202DA4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02DA4" w14:paraId="612FA903" w14:textId="77777777">
        <w:trPr>
          <w:ins w:id="207" w:author="Arthur Souza Rodrigues" w:date="2026-07-05T01:31:00Z" w16du:dateUtc="2026-07-05T05:31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202DA4" w:rsidRDefault="007D0CB6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202DA4" w:rsidRDefault="007D0CB6">
            <w:pPr>
              <w:spacing w:after="320"/>
            </w:pPr>
            <w:r>
              <w:rPr>
                <w:color w:val="64748B"/>
                <w:sz w:val="20"/>
              </w:rPr>
              <w:t xml:space="preserve">Maintainer · eigenpal.com               </w:t>
            </w:r>
          </w:p>
          <w:p w14:paraId="574FD3C0" w14:textId="77777777" w:rsidR="00202DA4" w:rsidRDefault="00202DA4">
            <w:pPr>
              <w:pBdr>
                <w:bottom w:val="single" w:sz="3" w:space="1" w:color="E2E8F0"/>
              </w:pBdr>
              <w:spacing w:after="60"/>
            </w:pPr>
          </w:p>
          <w:p w14:paraId="739E1328" w14:textId="77777777" w:rsidR="00202DA4" w:rsidRDefault="007D0CB6">
            <w:r>
              <w:rPr>
                <w:color w:val="64748B"/>
                <w:sz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202DA4" w:rsidRDefault="007D0CB6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lastRenderedPageBreak/>
            </w: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DB16C97" w14:textId="23392000" w:rsidR="00202DA4" w:rsidRDefault="007D0CB6">
            <w:pPr>
              <w:spacing w:after="320"/>
            </w:pPr>
            <w:r>
              <w:rPr>
                <w:color w:val="64748B"/>
                <w:sz w:val="20"/>
              </w:rPr>
              <w:t xml:space="preserve">on behalf of the community               </w:t>
            </w:r>
          </w:p>
          <w:p w14:paraId="7B105400" w14:textId="77777777" w:rsidR="00202DA4" w:rsidRDefault="00202DA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202DA4" w:rsidRDefault="007D0CB6">
            <w:r>
              <w:rPr>
                <w:color w:val="64748B"/>
                <w:sz w:val="20"/>
              </w:rPr>
              <w:t xml:space="preserve">signature · date               </w:t>
            </w:r>
          </w:p>
        </w:tc>
      </w:tr>
    </w:tbl>
    <w:p w14:paraId="37D69274" w14:textId="77777777" w:rsidR="00E90400" w:rsidRDefault="007D0CB6"/>
    <w:p w14:paraId="3DBD4861" w14:textId="77777777" w:rsidR="00E90400" w:rsidRDefault="007D0CB6"/>
    <w:p w14:paraId="218E7BB8" w14:textId="77777777" w:rsidR="00E90400" w:rsidRDefault="007D0CB6"/>
    <w:p w14:paraId="722D0A72" w14:textId="77777777" w:rsidR="00E90400" w:rsidRDefault="007D0CB6"/>
    <w:p w14:paraId="44F6B7FE" w14:textId="77777777" w:rsidR="00E90400" w:rsidRDefault="007D0CB6"/>
    <w:p w14:paraId="47FD596C" w14:textId="77777777" w:rsidR="00E90400" w:rsidRDefault="007D0CB6"/>
    <w:p w14:paraId="5D5C6F61" w14:textId="77777777" w:rsidR="00E90400" w:rsidRDefault="007D0CB6"/>
    <w:sectPr w:rsidR="00E90400">
      <w:headerReference w:type="default" r:id="rId10"/>
      <w:footerReference w:type="default" r:id="rId11"/>
      <w:pgSz w:w="12240" w:h="15840"/>
      <w:pgMar w:top="1300" w:right="1440" w:bottom="1300" w:left="1440" w:header="708" w:footer="708" w:gutter="0"/>
      <w:cols w:space="720"/>
      <w:docGrid w:linePitch="360"/>
      <w:sectPrChange w:id="239" w:author="Arthur Souza Rodrigues" w:date="2026-07-05T01:31:00Z" w16du:dateUtc="2026-07-05T05:31:00Z">
        <w:sectPr w:rsidR="00E90400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B628BE" w14:textId="77777777" w:rsidR="007D0CB6" w:rsidRDefault="007D0CB6">
      <w:pPr>
        <w:pPrChange w:id="13" w:author="Arthur Souza Rodrigues" w:date="2026-07-05T01:31:00Z" w16du:dateUtc="2026-07-05T05:31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621BD94F" w14:textId="77777777" w:rsidR="007D0CB6" w:rsidRDefault="007D0CB6">
      <w:pPr>
        <w:pPrChange w:id="14" w:author="Arthur Souza Rodrigues" w:date="2026-07-05T01:31:00Z" w16du:dateUtc="2026-07-05T05:31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EABF65" w14:textId="77777777" w:rsidR="0003460F" w:rsidRDefault="007D0CB6">
    <w:pPr>
      <w:pBdr>
        <w:top w:val="single" w:sz="2" w:space="1" w:color="E2E8F0"/>
      </w:pBdr>
      <w:spacing w:before="80"/>
      <w:jc w:val="center"/>
      <w:pPrChange w:id="237" w:author="Arthur Souza Rodrigues" w:date="2026-07-05T01:31:00Z" w16du:dateUtc="2026-07-05T05:31:00Z">
        <w:pPr>
          <w:pStyle w:val="Footer"/>
        </w:pPr>
      </w:pPrChange>
    </w:pPr>
    <w:ins w:id="238" w:author="Arthur Souza Rodrigues" w:date="2026-07-05T01:31:00Z" w16du:dateUtc="2026-07-05T05:31:00Z">
      <w:r>
        <w:rPr>
          <w:color w:val="64748B"/>
          <w:sz w:val="20"/>
        </w:rPr>
        <w:t xml:space="preserve">Page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PAGE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of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NUMPAGES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·       </w:t>
      </w:r>
      <w:r>
        <w:fldChar w:fldCharType="begin"/>
      </w:r>
      <w:r>
        <w:instrText>HYPERLINK \h</w:instrText>
      </w:r>
      <w:r>
        <w:fldChar w:fldCharType="separate"/>
      </w:r>
      <w:r>
        <w:rPr>
          <w:color w:val="64748B"/>
          <w:sz w:val="20"/>
        </w:rPr>
        <w:t xml:space="preserve">eigenpal.com         </w:t>
      </w:r>
      <w:r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DE2412" w14:textId="77777777" w:rsidR="007D0CB6" w:rsidRDefault="007D0CB6">
      <w:pPr>
        <w:pPrChange w:id="11" w:author="Arthur Souza Rodrigues" w:date="2026-07-05T01:31:00Z" w16du:dateUtc="2026-07-05T05:31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3DB578D7" w14:textId="77777777" w:rsidR="007D0CB6" w:rsidRDefault="007D0CB6">
      <w:pPr>
        <w:pPrChange w:id="12" w:author="Arthur Souza Rodrigues" w:date="2026-07-05T01:31:00Z" w16du:dateUtc="2026-07-05T05:31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A0BF14" w14:textId="77777777" w:rsidR="0003460F" w:rsidRDefault="007D0CB6">
    <w:pPr>
      <w:pBdr>
        <w:bottom w:val="single" w:sz="2" w:space="1" w:color="E2E8F0"/>
      </w:pBdr>
      <w:jc w:val="center"/>
      <w:pPrChange w:id="235" w:author="Arthur Souza Rodrigues" w:date="2026-07-05T01:31:00Z" w16du:dateUtc="2026-07-05T05:31:00Z">
        <w:pPr>
          <w:pStyle w:val="Header"/>
        </w:pPr>
      </w:pPrChange>
    </w:pPr>
    <w:ins w:id="236" w:author="Arthur Souza Rodrigues" w:date="2026-07-05T01:31:00Z" w16du:dateUtc="2026-07-05T05:31:00Z">
      <w:r>
        <w:rPr>
          <w:color w:val="64748B"/>
          <w:sz w:val="20"/>
        </w:rPr>
        <w:t xml:space="preserve">Docx Editor: Project Charter &amp; Contributor Agreement       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2E58BD"/>
    <w:multiLevelType w:val="hybridMultilevel"/>
    <w:tmpl w:val="81587418"/>
    <w:lvl w:ilvl="0" w:tplc="5234E592">
      <w:start w:val="1"/>
      <w:numFmt w:val="bullet"/>
      <w:lvlText w:val="●"/>
      <w:lvlJc w:val="left"/>
      <w:pPr>
        <w:ind w:left="720" w:hanging="360"/>
      </w:pPr>
    </w:lvl>
    <w:lvl w:ilvl="1" w:tplc="B860E432">
      <w:start w:val="1"/>
      <w:numFmt w:val="bullet"/>
      <w:lvlText w:val="○"/>
      <w:lvlJc w:val="left"/>
      <w:pPr>
        <w:ind w:left="1440" w:hanging="360"/>
      </w:pPr>
    </w:lvl>
    <w:lvl w:ilvl="2" w:tplc="E7F089F4">
      <w:start w:val="1"/>
      <w:numFmt w:val="bullet"/>
      <w:lvlText w:val="■"/>
      <w:lvlJc w:val="left"/>
      <w:pPr>
        <w:ind w:left="2160" w:hanging="360"/>
      </w:pPr>
    </w:lvl>
    <w:lvl w:ilvl="3" w:tplc="E35C073A">
      <w:start w:val="1"/>
      <w:numFmt w:val="bullet"/>
      <w:lvlText w:val="●"/>
      <w:lvlJc w:val="left"/>
      <w:pPr>
        <w:ind w:left="2880" w:hanging="360"/>
      </w:pPr>
    </w:lvl>
    <w:lvl w:ilvl="4" w:tplc="9DEA7F90">
      <w:start w:val="1"/>
      <w:numFmt w:val="bullet"/>
      <w:lvlText w:val="○"/>
      <w:lvlJc w:val="left"/>
      <w:pPr>
        <w:ind w:left="3600" w:hanging="360"/>
      </w:pPr>
    </w:lvl>
    <w:lvl w:ilvl="5" w:tplc="22EE5486">
      <w:start w:val="1"/>
      <w:numFmt w:val="bullet"/>
      <w:lvlText w:val="■"/>
      <w:lvlJc w:val="left"/>
      <w:pPr>
        <w:ind w:left="4320" w:hanging="360"/>
      </w:pPr>
    </w:lvl>
    <w:lvl w:ilvl="6" w:tplc="05526642">
      <w:start w:val="1"/>
      <w:numFmt w:val="bullet"/>
      <w:lvlText w:val="●"/>
      <w:lvlJc w:val="left"/>
      <w:pPr>
        <w:ind w:left="5040" w:hanging="360"/>
      </w:pPr>
    </w:lvl>
    <w:lvl w:ilvl="7" w:tplc="4B485A02">
      <w:start w:val="1"/>
      <w:numFmt w:val="bullet"/>
      <w:lvlText w:val="●"/>
      <w:lvlJc w:val="left"/>
      <w:pPr>
        <w:ind w:left="5760" w:hanging="360"/>
      </w:pPr>
    </w:lvl>
    <w:lvl w:ilvl="8" w:tplc="82C646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7A63CC"/>
    <w:multiLevelType w:val="hybridMultilevel"/>
    <w:tmpl w:val="C4FEDB74"/>
    <w:lvl w:ilvl="0" w:tplc="9064F7C4">
      <w:start w:val="1"/>
      <w:numFmt w:val="bullet"/>
      <w:lvlText w:val="–"/>
      <w:lvlJc w:val="left"/>
      <w:pPr>
        <w:ind w:left="640" w:hanging="320"/>
      </w:pPr>
    </w:lvl>
    <w:lvl w:ilvl="1" w:tplc="E4264704">
      <w:numFmt w:val="decimal"/>
      <w:lvlText w:val=""/>
      <w:lvlJc w:val="left"/>
    </w:lvl>
    <w:lvl w:ilvl="2" w:tplc="CA5A8534">
      <w:numFmt w:val="decimal"/>
      <w:lvlText w:val=""/>
      <w:lvlJc w:val="left"/>
    </w:lvl>
    <w:lvl w:ilvl="3" w:tplc="9A7895C0">
      <w:numFmt w:val="decimal"/>
      <w:lvlText w:val=""/>
      <w:lvlJc w:val="left"/>
    </w:lvl>
    <w:lvl w:ilvl="4" w:tplc="7BDE538A">
      <w:numFmt w:val="decimal"/>
      <w:lvlText w:val=""/>
      <w:lvlJc w:val="left"/>
    </w:lvl>
    <w:lvl w:ilvl="5" w:tplc="60FAD692">
      <w:numFmt w:val="decimal"/>
      <w:lvlText w:val=""/>
      <w:lvlJc w:val="left"/>
    </w:lvl>
    <w:lvl w:ilvl="6" w:tplc="1AC2DE2A">
      <w:numFmt w:val="decimal"/>
      <w:lvlText w:val=""/>
      <w:lvlJc w:val="left"/>
    </w:lvl>
    <w:lvl w:ilvl="7" w:tplc="71A425F0">
      <w:numFmt w:val="decimal"/>
      <w:lvlText w:val=""/>
      <w:lvlJc w:val="left"/>
    </w:lvl>
    <w:lvl w:ilvl="8" w:tplc="D354BC46">
      <w:numFmt w:val="decimal"/>
      <w:lvlText w:val=""/>
      <w:lvlJc w:val="left"/>
    </w:lvl>
  </w:abstractNum>
  <w:num w:numId="1" w16cid:durableId="383987517">
    <w:abstractNumId w:val="0"/>
    <w:lvlOverride w:ilvl="0">
      <w:startOverride w:val="1"/>
    </w:lvlOverride>
  </w:num>
  <w:num w:numId="2" w16cid:durableId="1334454296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0400"/>
    <w:rsid w:val="0003460F"/>
    <w:rsid w:val="001955FB"/>
    <w:rsid w:val="00202DA4"/>
    <w:rsid w:val="004020B1"/>
    <w:rsid w:val="00475264"/>
    <w:rsid w:val="00496057"/>
    <w:rsid w:val="007D0CB6"/>
    <w:rsid w:val="00A7749F"/>
    <w:rsid w:val="00BF0F5F"/>
    <w:rsid w:val="00E9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991773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  <w:pPrChange w:id="0" w:author="Arthur Souza Rodrigues" w:date="2026-07-05T01:31:00Z">
        <w:pPr>
          <w:outlineLvl w:val="0"/>
        </w:pPr>
      </w:pPrChange>
    </w:pPr>
    <w:rPr>
      <w:rFonts w:ascii="Inter" w:eastAsia="Inter" w:hAnsi="Inter" w:cs="Inter"/>
      <w:color w:val="2E74B5"/>
      <w:sz w:val="32"/>
      <w:szCs w:val="32"/>
      <w:rPrChange w:id="0" w:author="Arthur Souza Rodrigues" w:date="2026-07-05T01:31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  <w:pPrChange w:id="1" w:author="Arthur Souza Rodrigues" w:date="2026-07-05T01:31:00Z">
        <w:pPr>
          <w:outlineLvl w:val="1"/>
        </w:pPr>
      </w:pPrChange>
    </w:pPr>
    <w:rPr>
      <w:rFonts w:ascii="Inter" w:eastAsia="Inter" w:hAnsi="Inter" w:cs="Inter"/>
      <w:color w:val="2E74B5"/>
      <w:sz w:val="26"/>
      <w:szCs w:val="26"/>
      <w:rPrChange w:id="1" w:author="Arthur Souza Rodrigues" w:date="2026-07-05T01:31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  <w:pPrChange w:id="2" w:author="Arthur Souza Rodrigues" w:date="2026-07-05T01:31:00Z">
        <w:pPr>
          <w:outlineLvl w:val="2"/>
        </w:pPr>
      </w:pPrChange>
    </w:pPr>
    <w:rPr>
      <w:rFonts w:ascii="Inter" w:eastAsia="Inter" w:hAnsi="Inter" w:cs="Inter"/>
      <w:color w:val="1F4D78"/>
      <w:sz w:val="24"/>
      <w:szCs w:val="24"/>
      <w:rPrChange w:id="2" w:author="Arthur Souza Rodrigues" w:date="2026-07-05T01:31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  <w:pPrChange w:id="3" w:author="Arthur Souza Rodrigues" w:date="2026-07-05T01:31:00Z">
        <w:pPr>
          <w:outlineLvl w:val="3"/>
        </w:pPr>
      </w:pPrChange>
    </w:pPr>
    <w:rPr>
      <w:rFonts w:ascii="Inter" w:eastAsia="Inter" w:hAnsi="Inter" w:cs="Inter"/>
      <w:i/>
      <w:iCs/>
      <w:color w:val="2E74B5"/>
      <w:szCs w:val="22"/>
      <w:rPrChange w:id="3" w:author="Arthur Souza Rodrigues" w:date="2026-07-05T01:31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  <w:pPrChange w:id="4" w:author="Arthur Souza Rodrigues" w:date="2026-07-05T01:31:00Z">
        <w:pPr>
          <w:outlineLvl w:val="4"/>
        </w:pPr>
      </w:pPrChange>
    </w:pPr>
    <w:rPr>
      <w:rFonts w:ascii="Inter" w:eastAsia="Inter" w:hAnsi="Inter" w:cs="Inter"/>
      <w:color w:val="2E74B5"/>
      <w:szCs w:val="22"/>
      <w:rPrChange w:id="4" w:author="Arthur Souza Rodrigues" w:date="2026-07-05T01:31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  <w:pPrChange w:id="5" w:author="Arthur Souza Rodrigues" w:date="2026-07-05T01:31:00Z">
        <w:pPr>
          <w:outlineLvl w:val="5"/>
        </w:pPr>
      </w:pPrChange>
    </w:pPr>
    <w:rPr>
      <w:rFonts w:ascii="Inter" w:eastAsia="Inter" w:hAnsi="Inter" w:cs="Inter"/>
      <w:color w:val="1F4D78"/>
      <w:szCs w:val="22"/>
      <w:rPrChange w:id="5" w:author="Arthur Souza Rodrigues" w:date="2026-07-05T01:31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60F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60F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60F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60F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60F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60F"/>
    <w:rPr>
      <w:rFonts w:ascii="Inter" w:eastAsia="Inter" w:hAnsi="Inter" w:cs="Inter"/>
      <w:color w:val="1F4D78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  <w:pPrChange w:id="6" w:author="Arthur Souza Rodrigues" w:date="2026-07-05T01:31:00Z"/>
    </w:pPr>
    <w:rPr>
      <w:rFonts w:ascii="Inter" w:eastAsia="Inter" w:hAnsi="Inter" w:cs="Inter"/>
      <w:sz w:val="56"/>
      <w:szCs w:val="56"/>
      <w:rPrChange w:id="6" w:author="Arthur Souza Rodrigues" w:date="2026-07-05T01:31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03460F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qFormat/>
    <w:pPr>
      <w:spacing w:after="0" w:line="240" w:lineRule="auto"/>
      <w:pPrChange w:id="7" w:author="Arthur Souza Rodrigues" w:date="2026-07-05T01:31:00Z"/>
    </w:pPr>
    <w:rPr>
      <w:rFonts w:ascii="Inter" w:eastAsia="Inter" w:hAnsi="Inter" w:cs="Inter"/>
      <w:b/>
      <w:bCs/>
      <w:szCs w:val="22"/>
      <w:rPrChange w:id="7" w:author="Arthur Souza Rodrigues" w:date="2026-07-05T01:31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qFormat/>
    <w:pPr>
      <w:spacing w:after="0" w:line="240" w:lineRule="auto"/>
      <w:pPrChange w:id="8" w:author="Arthur Souza Rodrigues" w:date="2026-07-05T01:31:00Z"/>
    </w:pPr>
    <w:rPr>
      <w:rFonts w:ascii="Inter" w:eastAsia="Inter" w:hAnsi="Inter" w:cs="Inter"/>
      <w:szCs w:val="22"/>
      <w:rPrChange w:id="8" w:author="Arthur Souza Rodrigues" w:date="2026-07-05T01:31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sid w:val="0003460F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03460F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9" w:author="Arthur Souza Rodrigues" w:date="2026-07-05T01:31:00Z"/>
    </w:pPr>
    <w:rPr>
      <w:rFonts w:ascii="Inter" w:eastAsia="Inter" w:hAnsi="Inter" w:cs="Inter"/>
      <w:sz w:val="20"/>
      <w:rPrChange w:id="9" w:author="Arthur Souza Rodrigues" w:date="2026-07-05T01:31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460F"/>
    <w:rPr>
      <w:rFonts w:ascii="Inter" w:eastAsia="Inter" w:hAnsi="Inter" w:cs="Inter"/>
      <w:sz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10" w:author="Arthur Souza Rodrigues" w:date="2026-07-05T01:31:00Z"/>
    </w:pPr>
    <w:rPr>
      <w:rFonts w:ascii="Inter" w:eastAsia="Inter" w:hAnsi="Inter" w:cs="Inter"/>
      <w:sz w:val="20"/>
      <w:rPrChange w:id="10" w:author="Arthur Souza Rodrigues" w:date="2026-07-05T01:31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3460F"/>
    <w:rPr>
      <w:rFonts w:ascii="Inter" w:eastAsia="Inter" w:hAnsi="Inter" w:cs="Inter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3460F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346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60F"/>
  </w:style>
  <w:style w:type="paragraph" w:styleId="Footer">
    <w:name w:val="footer"/>
    <w:basedOn w:val="Normal"/>
    <w:link w:val="FooterChar"/>
    <w:uiPriority w:val="99"/>
    <w:unhideWhenUsed/>
    <w:rsid w:val="000346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6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822</Words>
  <Characters>4688</Characters>
  <Application>Microsoft Office Word</Application>
  <DocSecurity>0</DocSecurity>
  <Lines>39</Lines>
  <Paragraphs>10</Paragraphs>
  <ScaleCrop>false</ScaleCrop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2026-07-05T05:31:00Z</dcterms:modified>
</cp:coreProperties>
</file>