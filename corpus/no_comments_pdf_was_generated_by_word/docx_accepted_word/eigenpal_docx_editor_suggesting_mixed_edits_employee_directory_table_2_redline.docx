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363196" w14:textId="77777777" w:rsidR="00896100" w:rsidRDefault="009C7C8C">
      <w:r>
        <w:t>Employee Directory</w:t>
      </w:r>
    </w:p>
    <w:p w14:paraId="4518F653" w14:textId="77777777" w:rsidR="00896100" w:rsidRDefault="00896100"/>
    <w:p w14:paraId="2313C800" w14:textId="6454BBE0" w:rsidR="00394FE3" w:rsidRDefault="009C7C8C">
      <w:pPr>
        <w:spacing w:after="20"/>
      </w:pPr>
    </w:p>
    <w:p w14:paraId="6D7FBB8D" w14:textId="77777777" w:rsidR="00394FE3" w:rsidRDefault="009C7C8C">
      <w:pPr>
        <w:spacing w:after="60"/>
      </w:pPr>
    </w:p>
    <w:p w14:paraId="6F066E00" w14:textId="77777777" w:rsidR="00394FE3" w:rsidRDefault="00394FE3">
      <w:pPr>
        <w:spacing w:after="60"/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12" w:author="Comparison" w:date="2026-07-05T01:29:00Z" w16du:dateUtc="2026-07-05T05:29:00Z">
          <w:tblPr>
            <w:tblW w:w="93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3120"/>
        <w:gridCol w:w="3120"/>
        <w:gridCol w:w="3120"/>
        <w:tblGridChange w:id="13">
          <w:tblGrid>
            <w:gridCol w:w="14"/>
            <w:gridCol w:w="3120"/>
            <w:gridCol w:w="1546"/>
            <w:gridCol w:w="1560"/>
            <w:gridCol w:w="14"/>
            <w:gridCol w:w="3106"/>
            <w:gridCol w:w="14"/>
          </w:tblGrid>
        </w:tblGridChange>
      </w:tblGrid>
      <w:tr w:rsidR="00394FE3" w14:paraId="51354931" w14:textId="1F2E0B9B">
        <w:tblPrEx>
          <w:tblCellMar>
            <w:top w:w="0" w:type="dxa"/>
            <w:bottom w:w="0" w:type="dxa"/>
          </w:tblCellMar>
          <w:tblPrExChange w:id="14" w:author="Comparison" w:date="2026-07-05T01:29:00Z" w16du:dateUtc="2026-07-05T05:29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trHeight w:val="360"/>
          <w:trPrChange w:id="15" w:author="Comparison" w:date="2026-07-05T01:29:00Z" w16du:dateUtc="2026-07-05T05:29:00Z">
            <w:trPr>
              <w:gridAfter w:val="0"/>
            </w:trPr>
          </w:trPrChange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6" w:author="Comparison" w:date="2026-07-05T01:29:00Z" w16du:dateUtc="2026-07-05T05:29:00Z">
              <w:tcPr>
                <w:tcW w:w="4680" w:type="dxa"/>
                <w:gridSpan w:val="3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8FAFC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</w:tcPrChange>
          </w:tcPr>
          <w:p w14:paraId="02059000" w14:textId="77777777" w:rsidR="00394FE3" w:rsidRDefault="009C7C8C">
            <w:r>
              <w:t>Name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9" w:author="Comparison" w:date="2026-07-05T01:29:00Z" w16du:dateUtc="2026-07-05T05:29:00Z">
              <w:tcPr>
                <w:tcW w:w="4680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8FAFC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</w:tcPrChange>
          </w:tcPr>
          <w:p w14:paraId="584B0615" w14:textId="77777777" w:rsidR="00394FE3" w:rsidRDefault="009C7C8C">
            <w:r>
              <w:t>Department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2" w:author="Comparison" w:date="2026-07-05T01:29:00Z" w16du:dateUtc="2026-07-05T05:29:00Z">
              <w:tcPr>
                <w:tcW w:w="312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61A875DF" w14:textId="77777777" w:rsidR="009C7C8C" w:rsidRDefault="009C7C8C">
            <w:pPr>
              <w:spacing w:after="200" w:line="276" w:lineRule="auto"/>
              <w:rPr>
                <w:rFonts w:ascii="Calibri" w:eastAsia="Times New Roman" w:hAnsi="Calibri" w:cs="Times New Roman"/>
                <w:szCs w:val="20"/>
              </w:rPr>
            </w:pPr>
            <w:r>
              <w:t>Role</w:t>
            </w:r>
          </w:p>
        </w:tc>
      </w:tr>
      <w:tr w:rsidR="00896100" w14:paraId="3063A231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24" w:author="Comparison" w:date="2026-07-05T01:29:00Z" w16du:dateUtc="2026-07-05T05:2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A5282" w14:textId="77777777" w:rsidR="00896100" w:rsidRDefault="009C7C8C">
            <w:r>
              <w:t>Alice Johnson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C3E9C" w14:textId="77777777" w:rsidR="00896100" w:rsidRDefault="009C7C8C">
            <w:r>
              <w:t>Engineering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ACA67" w14:textId="77777777" w:rsidR="00896100" w:rsidRDefault="009C7C8C">
            <w:r>
              <w:t>Senior Dev</w:t>
            </w:r>
          </w:p>
        </w:tc>
      </w:tr>
      <w:tr w:rsidR="00896100" w14:paraId="52D4E1EE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31" w:author="Comparison" w:date="2026-07-05T01:29:00Z" w16du:dateUtc="2026-07-05T05:2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2044B" w14:textId="77777777" w:rsidR="00896100" w:rsidRDefault="009C7C8C">
            <w:r>
              <w:t>Bob Smith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BB0EC" w14:textId="77777777" w:rsidR="00896100" w:rsidRDefault="009C7C8C">
            <w:r>
              <w:t>Marketing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F3B5A" w14:textId="77777777" w:rsidR="00896100" w:rsidRDefault="009C7C8C">
            <w:r>
              <w:t>Manager</w:t>
            </w:r>
          </w:p>
        </w:tc>
      </w:tr>
      <w:tr w:rsidR="00896100" w14:paraId="79428B64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38" w:author="Comparison" w:date="2026-07-05T01:29:00Z" w16du:dateUtc="2026-07-05T05:2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C596D" w14:textId="77777777" w:rsidR="00896100" w:rsidRDefault="009C7C8C">
            <w:r>
              <w:t>Carol White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F8F00" w14:textId="77777777" w:rsidR="00896100" w:rsidRDefault="009C7C8C">
            <w:r>
              <w:t>Sales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DDC20" w14:textId="77777777" w:rsidR="00896100" w:rsidRDefault="009C7C8C">
            <w:r>
              <w:t>Director</w:t>
            </w:r>
          </w:p>
        </w:tc>
      </w:tr>
    </w:tbl>
    <w:p w14:paraId="0445B66B" w14:textId="77777777" w:rsidR="00394FE3" w:rsidRDefault="009C7C8C">
      <w:pPr>
        <w:pBdr>
          <w:bottom w:val="single" w:sz="3" w:space="4" w:color="E2E8F0"/>
        </w:pBdr>
        <w:spacing w:before="300" w:after="80"/>
      </w:pPr>
    </w:p>
    <w:p w14:paraId="5C239600" w14:textId="6693EEB7" w:rsidR="00394FE3" w:rsidRDefault="009C7C8C">
      <w:pPr>
        <w:spacing w:before="60" w:after="60"/>
      </w:pPr>
    </w:p>
    <w:p w14:paraId="040B2180" w14:textId="64A1A000" w:rsidR="00394FE3" w:rsidRDefault="00394FE3">
      <w:pPr>
        <w:spacing w:before="60"/>
      </w:pPr>
    </w:p>
    <w:p w14:paraId="28B83400" w14:textId="5439C9CE" w:rsidR="00394FE3" w:rsidRDefault="009C7C8C">
      <w:pPr>
        <w:spacing w:before="60" w:after="60"/>
      </w:pPr>
    </w:p>
    <w:p w14:paraId="0173E3A4" w14:textId="77777777" w:rsidR="00394FE3" w:rsidRDefault="00394FE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4FE3" w14:paraId="780DE77F" w14:textId="77777777">
        <w:tblPrEx>
          <w:tblCellMar>
            <w:top w:w="0" w:type="dxa"/>
            <w:bottom w:w="0" w:type="dxa"/>
          </w:tblCellMar>
        </w:tblPrEx>
        <w:trPr>
          <w:del w:id="53" w:author="Comparison" w:date="2026-07-05T01:29:00Z" w16du:dateUtc="2026-07-05T05:29:00Z"/>
        </w:trPr>
        <w:tc>
          <w:tcPr>
            <w:tcW w:w="9360" w:type="dxa"/>
            <w:tcBorders>
              <w:top w:val="single" w:sz="1" w:space="0" w:color="E2E8F0"/>
              <w:left w:val="single" w:sz="8" w:space="0" w:color="2563EB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394FE3" w:rsidRDefault="009C7C8C"/>
          <w:p w14:paraId="55F0C9F7" w14:textId="77777777" w:rsidR="00394FE3" w:rsidRDefault="009C7C8C"/>
          <w:p w14:paraId="1180FC33" w14:textId="77777777" w:rsidR="00394FE3" w:rsidRDefault="00394FE3"/>
          <w:p w14:paraId="567EA400" w14:textId="30A68100" w:rsidR="00394FE3" w:rsidRDefault="009C7C8C"/>
          <w:p w14:paraId="1C57EBF3" w14:textId="77777777" w:rsidR="00394FE3" w:rsidRDefault="009C7C8C"/>
          <w:p w14:paraId="3A8E4300" w14:textId="77777777" w:rsidR="00394FE3" w:rsidRDefault="009C7C8C"/>
          <w:p w14:paraId="3B343800" w14:textId="77777777" w:rsidR="00394FE3" w:rsidRDefault="009C7C8C"/>
          <w:p w14:paraId="74037E53" w14:textId="77777777" w:rsidR="00394FE3" w:rsidRDefault="009C7C8C"/>
          <w:p w14:paraId="5947C400" w14:textId="5DC24300" w:rsidR="00394FE3" w:rsidRDefault="009C7C8C"/>
          <w:p w14:paraId="45122712" w14:textId="77777777" w:rsidR="00394FE3" w:rsidRDefault="009C7C8C"/>
          <w:p w14:paraId="6471AD30" w14:textId="77777777" w:rsidR="00394FE3" w:rsidRDefault="009C7C8C"/>
        </w:tc>
      </w:tr>
    </w:tbl>
    <w:p w14:paraId="2163BE00" w14:textId="77777777" w:rsidR="00394FE3" w:rsidRDefault="00394FE3">
      <w:pPr>
        <w:spacing w:before="160"/>
      </w:pPr>
    </w:p>
    <w:p w14:paraId="124B2800" w14:textId="77777777" w:rsidR="00394FE3" w:rsidRDefault="009C7C8C">
      <w:pPr>
        <w:pBdr>
          <w:bottom w:val="single" w:sz="3" w:space="4" w:color="E2E8F0"/>
        </w:pBdr>
        <w:spacing w:before="300" w:after="80"/>
      </w:pPr>
    </w:p>
    <w:p w14:paraId="2409DE00" w14:textId="1129CE00" w:rsidR="00394FE3" w:rsidRDefault="009C7C8C">
      <w:pPr>
        <w:spacing w:before="60" w:after="60"/>
      </w:pPr>
    </w:p>
    <w:p w14:paraId="2F9DEC00" w14:textId="77777777" w:rsidR="00394FE3" w:rsidRDefault="00394FE3">
      <w:pPr>
        <w:spacing w:before="80"/>
      </w:pPr>
    </w:p>
    <w:p w14:paraId="4876E3E7" w14:textId="77777777" w:rsidR="00394FE3" w:rsidRDefault="009C7C8C">
      <w:pPr>
        <w:spacing w:before="180" w:after="40"/>
      </w:pPr>
    </w:p>
    <w:p w14:paraId="0D483E00" w14:textId="77777777" w:rsidR="00394FE3" w:rsidRDefault="009C7C8C">
      <w:pPr>
        <w:spacing w:before="60" w:after="60"/>
      </w:pPr>
    </w:p>
    <w:p w14:paraId="1411FCFF" w14:textId="77777777" w:rsidR="00394FE3" w:rsidRDefault="00394FE3">
      <w:pPr>
        <w:spacing w:before="60"/>
      </w:pPr>
    </w:p>
    <w:p w14:paraId="2228E200" w14:textId="40AC8A00" w:rsidR="00394FE3" w:rsidRDefault="009C7C8C">
      <w:pPr>
        <w:spacing w:before="60" w:after="60"/>
      </w:pPr>
    </w:p>
    <w:p w14:paraId="1E769400" w14:textId="77777777" w:rsidR="00394FE3" w:rsidRDefault="00394FE3">
      <w:pPr>
        <w:spacing w:before="80"/>
      </w:pPr>
    </w:p>
    <w:p w14:paraId="11238194" w14:textId="77777777" w:rsidR="00394FE3" w:rsidRDefault="009C7C8C">
      <w:pPr>
        <w:spacing w:before="180" w:after="40"/>
      </w:pPr>
    </w:p>
    <w:p w14:paraId="1A2ED46C" w14:textId="77777777" w:rsidR="00394FE3" w:rsidRDefault="009C7C8C">
      <w:pPr>
        <w:spacing w:before="60" w:after="60"/>
      </w:pPr>
    </w:p>
    <w:p w14:paraId="5EB00800" w14:textId="4A396600" w:rsidR="00394FE3" w:rsidRDefault="00394FE3">
      <w:pPr>
        <w:spacing w:before="60"/>
      </w:pPr>
    </w:p>
    <w:p w14:paraId="0EA82131" w14:textId="77777777" w:rsidR="00394FE3" w:rsidRDefault="009C7C8C">
      <w:pPr>
        <w:spacing w:before="60" w:after="60"/>
      </w:pPr>
    </w:p>
    <w:p w14:paraId="56FD1A00" w14:textId="226DA740" w:rsidR="00394FE3" w:rsidRDefault="00394FE3">
      <w:pPr>
        <w:spacing w:before="80"/>
      </w:pPr>
    </w:p>
    <w:p w14:paraId="07D0CE00" w14:textId="0F7CE400" w:rsidR="00394FE3" w:rsidRDefault="009C7C8C">
      <w:pPr>
        <w:spacing w:before="180" w:after="40"/>
      </w:pPr>
    </w:p>
    <w:p w14:paraId="630E1ED4" w14:textId="77777777" w:rsidR="00394FE3" w:rsidRDefault="009C7C8C">
      <w:pPr>
        <w:spacing w:before="60" w:after="60"/>
      </w:pPr>
    </w:p>
    <w:p w14:paraId="2FC1968A" w14:textId="77777777" w:rsidR="00394FE3" w:rsidRDefault="00394FE3">
      <w:pPr>
        <w:spacing w:before="160"/>
      </w:pPr>
    </w:p>
    <w:p w14:paraId="467B1700" w14:textId="00AE9C00" w:rsidR="00394FE3" w:rsidRDefault="009C7C8C">
      <w:pPr>
        <w:pBdr>
          <w:bottom w:val="single" w:sz="3" w:space="4" w:color="E2E8F0"/>
        </w:pBdr>
        <w:spacing w:before="300" w:after="80"/>
      </w:pPr>
    </w:p>
    <w:p w14:paraId="2A6EFC00" w14:textId="77777777" w:rsidR="00394FE3" w:rsidRDefault="009C7C8C">
      <w:pPr>
        <w:spacing w:before="60" w:after="60"/>
      </w:pPr>
    </w:p>
    <w:p w14:paraId="72EED800" w14:textId="0C0A6600" w:rsidR="00394FE3" w:rsidRDefault="00394FE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394FE3" w14:paraId="439ADBBB" w14:textId="77777777">
        <w:tblPrEx>
          <w:tblCellMar>
            <w:top w:w="0" w:type="dxa"/>
            <w:bottom w:w="0" w:type="dxa"/>
          </w:tblCellMar>
        </w:tblPrEx>
        <w:trPr>
          <w:del w:id="108" w:author="Comparison" w:date="2026-07-05T01:29:00Z" w16du:dateUtc="2026-07-05T05:29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B8F8B6" w14:textId="77777777" w:rsidR="00394FE3" w:rsidRDefault="009C7C8C"/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394FE3" w:rsidRDefault="009C7C8C"/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2A2A05" w14:textId="77777777" w:rsidR="00394FE3" w:rsidRDefault="009C7C8C"/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394FE3" w:rsidRDefault="009C7C8C"/>
        </w:tc>
      </w:tr>
      <w:tr w:rsidR="00394FE3" w14:paraId="573475AB" w14:textId="77777777">
        <w:tblPrEx>
          <w:tblCellMar>
            <w:top w:w="0" w:type="dxa"/>
            <w:bottom w:w="0" w:type="dxa"/>
          </w:tblCellMar>
        </w:tblPrEx>
        <w:trPr>
          <w:del w:id="117" w:author="Comparison" w:date="2026-07-05T01:29:00Z" w16du:dateUtc="2026-07-05T05:29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394FE3" w:rsidRDefault="009C7C8C"/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394FE3" w:rsidRDefault="009C7C8C"/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394FE3" w:rsidRDefault="009C7C8C"/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6EC6D93" w14:textId="77777777" w:rsidR="00394FE3" w:rsidRDefault="009C7C8C"/>
        </w:tc>
      </w:tr>
      <w:tr w:rsidR="00394FE3" w14:paraId="699EF271" w14:textId="77777777">
        <w:tblPrEx>
          <w:tblCellMar>
            <w:top w:w="0" w:type="dxa"/>
            <w:bottom w:w="0" w:type="dxa"/>
          </w:tblCellMar>
        </w:tblPrEx>
        <w:trPr>
          <w:del w:id="126" w:author="Comparison" w:date="2026-07-05T01:29:00Z" w16du:dateUtc="2026-07-05T05:29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394FE3" w:rsidRDefault="009C7C8C"/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2931616" w14:textId="77777777" w:rsidR="00394FE3" w:rsidRDefault="009C7C8C"/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C31239" w14:textId="77777777" w:rsidR="00394FE3" w:rsidRDefault="009C7C8C"/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394FE3" w:rsidRDefault="009C7C8C"/>
        </w:tc>
      </w:tr>
      <w:tr w:rsidR="00394FE3" w14:paraId="5D3B222E" w14:textId="77777777">
        <w:tblPrEx>
          <w:tblCellMar>
            <w:top w:w="0" w:type="dxa"/>
            <w:bottom w:w="0" w:type="dxa"/>
          </w:tblCellMar>
        </w:tblPrEx>
        <w:trPr>
          <w:del w:id="135" w:author="Comparison" w:date="2026-07-05T01:29:00Z" w16du:dateUtc="2026-07-05T05:29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1C7BBCF" w14:textId="77777777" w:rsidR="00394FE3" w:rsidRDefault="009C7C8C"/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67CB71C" w14:textId="77777777" w:rsidR="00394FE3" w:rsidRDefault="009C7C8C"/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898EE0" w14:textId="77777777" w:rsidR="00394FE3" w:rsidRDefault="009C7C8C"/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394FE3" w:rsidRDefault="009C7C8C"/>
        </w:tc>
      </w:tr>
      <w:tr w:rsidR="00394FE3" w14:paraId="00C612E5" w14:textId="77777777">
        <w:tblPrEx>
          <w:tblCellMar>
            <w:top w:w="0" w:type="dxa"/>
            <w:bottom w:w="0" w:type="dxa"/>
          </w:tblCellMar>
        </w:tblPrEx>
        <w:trPr>
          <w:del w:id="144" w:author="Comparison" w:date="2026-07-05T01:29:00Z" w16du:dateUtc="2026-07-05T05:29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394FE3" w:rsidRDefault="009C7C8C"/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09B33C0" w14:textId="77777777" w:rsidR="00394FE3" w:rsidRDefault="009C7C8C"/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394FE3" w:rsidRDefault="009C7C8C"/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D1D1BF4" w14:textId="77777777" w:rsidR="00394FE3" w:rsidRDefault="009C7C8C"/>
        </w:tc>
      </w:tr>
      <w:tr w:rsidR="00394FE3" w14:paraId="3C0577C2" w14:textId="77777777">
        <w:tblPrEx>
          <w:tblCellMar>
            <w:top w:w="0" w:type="dxa"/>
            <w:bottom w:w="0" w:type="dxa"/>
          </w:tblCellMar>
        </w:tblPrEx>
        <w:trPr>
          <w:del w:id="153" w:author="Comparison" w:date="2026-07-05T01:29:00Z" w16du:dateUtc="2026-07-05T05:29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394FE3" w:rsidRDefault="009C7C8C"/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394FE3" w:rsidRDefault="009C7C8C"/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394FE3" w:rsidRDefault="009C7C8C"/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9CF97F5" w14:textId="77777777" w:rsidR="00394FE3" w:rsidRDefault="009C7C8C"/>
        </w:tc>
      </w:tr>
      <w:tr w:rsidR="00394FE3" w14:paraId="0CA6F4BD" w14:textId="77777777">
        <w:tblPrEx>
          <w:tblCellMar>
            <w:top w:w="0" w:type="dxa"/>
            <w:bottom w:w="0" w:type="dxa"/>
          </w:tblCellMar>
        </w:tblPrEx>
        <w:trPr>
          <w:del w:id="162" w:author="Comparison" w:date="2026-07-05T01:29:00Z" w16du:dateUtc="2026-07-05T05:29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8D0260B" w14:textId="77777777" w:rsidR="00394FE3" w:rsidRDefault="009C7C8C"/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394FE3" w:rsidRDefault="009C7C8C"/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50424C" w14:textId="77777777" w:rsidR="00394FE3" w:rsidRDefault="009C7C8C"/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60C3055" w14:textId="77777777" w:rsidR="00394FE3" w:rsidRDefault="009C7C8C"/>
        </w:tc>
      </w:tr>
      <w:tr w:rsidR="00394FE3" w14:paraId="4E336595" w14:textId="77777777">
        <w:tblPrEx>
          <w:tblCellMar>
            <w:top w:w="0" w:type="dxa"/>
            <w:bottom w:w="0" w:type="dxa"/>
          </w:tblCellMar>
        </w:tblPrEx>
        <w:trPr>
          <w:del w:id="171" w:author="Comparison" w:date="2026-07-05T01:29:00Z" w16du:dateUtc="2026-07-05T05:29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394FE3" w:rsidRDefault="009C7C8C"/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394FE3" w:rsidRDefault="009C7C8C"/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07B18D" w14:textId="77777777" w:rsidR="00394FE3" w:rsidRDefault="009C7C8C"/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394FE3" w:rsidRDefault="009C7C8C"/>
        </w:tc>
      </w:tr>
    </w:tbl>
    <w:p w14:paraId="4C32CC00" w14:textId="77777777" w:rsidR="00394FE3" w:rsidRDefault="00394FE3">
      <w:pPr>
        <w:spacing w:before="80"/>
      </w:pPr>
    </w:p>
    <w:p w14:paraId="24CCEC9B" w14:textId="77777777" w:rsidR="00394FE3" w:rsidRDefault="00394FE3">
      <w:pPr>
        <w:spacing w:after="160" w:line="259" w:lineRule="auto"/>
      </w:pPr>
    </w:p>
    <w:p w14:paraId="649DCA3A" w14:textId="77777777" w:rsidR="00394FE3" w:rsidRDefault="009C7C8C"/>
    <w:p w14:paraId="1463FDB2" w14:textId="77777777" w:rsidR="00394FE3" w:rsidRDefault="009C7C8C">
      <w:pPr>
        <w:spacing w:before="1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4FE3" w14:paraId="4D479D99" w14:textId="77777777">
        <w:tblPrEx>
          <w:tblCellMar>
            <w:top w:w="0" w:type="dxa"/>
            <w:bottom w:w="0" w:type="dxa"/>
          </w:tblCellMar>
        </w:tblPrEx>
        <w:trPr>
          <w:del w:id="186" w:author="Comparison" w:date="2026-07-05T01:29:00Z" w16du:dateUtc="2026-07-05T05:29:00Z"/>
        </w:trPr>
        <w:tc>
          <w:tcPr>
            <w:tcW w:w="9360" w:type="dxa"/>
            <w:tcBorders>
              <w:top w:val="single" w:sz="1" w:space="0" w:color="E2E8F0"/>
              <w:left w:val="single" w:sz="8" w:space="0" w:color="2563EB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394FE3" w:rsidRDefault="009C7C8C"/>
          <w:p w14:paraId="5B085B59" w14:textId="77777777" w:rsidR="00394FE3" w:rsidRDefault="00394FE3"/>
          <w:p w14:paraId="6AA53C52" w14:textId="77777777" w:rsidR="00394FE3" w:rsidRDefault="009C7C8C"/>
          <w:p w14:paraId="60081192" w14:textId="77777777" w:rsidR="00394FE3" w:rsidRDefault="009C7C8C"/>
          <w:p w14:paraId="3096EA94" w14:textId="77777777" w:rsidR="00394FE3" w:rsidRDefault="009C7C8C"/>
          <w:p w14:paraId="28B1EFC2" w14:textId="77777777" w:rsidR="00394FE3" w:rsidRDefault="009C7C8C"/>
          <w:p w14:paraId="05CB9400" w14:textId="01667E00" w:rsidR="00394FE3" w:rsidRDefault="009C7C8C"/>
        </w:tc>
      </w:tr>
    </w:tbl>
    <w:p w14:paraId="4F75D24B" w14:textId="77777777" w:rsidR="00394FE3" w:rsidRDefault="00394FE3">
      <w:pPr>
        <w:spacing w:before="160"/>
      </w:pPr>
    </w:p>
    <w:p w14:paraId="3F190000" w14:textId="5C749680" w:rsidR="00394FE3" w:rsidRDefault="009C7C8C">
      <w:pPr>
        <w:pBdr>
          <w:bottom w:val="single" w:sz="3" w:space="4" w:color="E2E8F0"/>
        </w:pBdr>
        <w:spacing w:before="300" w:after="80"/>
      </w:pPr>
    </w:p>
    <w:p w14:paraId="76116DAC" w14:textId="77777777" w:rsidR="00394FE3" w:rsidRDefault="009C7C8C">
      <w:pPr>
        <w:spacing w:before="60" w:after="60"/>
      </w:pPr>
    </w:p>
    <w:p w14:paraId="15A944F1" w14:textId="77777777" w:rsidR="00394FE3" w:rsidRDefault="00394FE3">
      <w:pPr>
        <w:spacing w:before="60"/>
      </w:pPr>
    </w:p>
    <w:p w14:paraId="5D0DEE00" w14:textId="77777777" w:rsidR="00394FE3" w:rsidRDefault="009C7C8C">
      <w:pPr>
        <w:spacing w:before="180" w:after="40"/>
      </w:pPr>
    </w:p>
    <w:p w14:paraId="19C682C8" w14:textId="77777777" w:rsidR="00394FE3" w:rsidRDefault="009C7C8C">
      <w:pPr>
        <w:pStyle w:val="ListParagraph"/>
        <w:numPr>
          <w:ilvl w:val="0"/>
          <w:numId w:val="2"/>
        </w:numPr>
        <w:spacing w:before="40" w:after="40"/>
      </w:pPr>
    </w:p>
    <w:p w14:paraId="07FC7A00" w14:textId="3FE09E80" w:rsidR="00394FE3" w:rsidRDefault="009C7C8C">
      <w:pPr>
        <w:pStyle w:val="ListParagraph"/>
        <w:numPr>
          <w:ilvl w:val="0"/>
          <w:numId w:val="2"/>
        </w:numPr>
        <w:spacing w:before="40" w:after="40"/>
      </w:pPr>
    </w:p>
    <w:p w14:paraId="6F93F318" w14:textId="47FFD02F" w:rsidR="00394FE3" w:rsidRDefault="009C7C8C">
      <w:pPr>
        <w:pStyle w:val="ListParagraph"/>
        <w:numPr>
          <w:ilvl w:val="0"/>
          <w:numId w:val="2"/>
        </w:numPr>
        <w:spacing w:before="40" w:after="40"/>
      </w:pPr>
    </w:p>
    <w:p w14:paraId="19E1C1A7" w14:textId="77777777" w:rsidR="00394FE3" w:rsidRDefault="009C7C8C">
      <w:pPr>
        <w:pStyle w:val="ListParagraph"/>
        <w:numPr>
          <w:ilvl w:val="0"/>
          <w:numId w:val="2"/>
        </w:numPr>
        <w:spacing w:before="40" w:after="40"/>
      </w:pPr>
    </w:p>
    <w:p w14:paraId="04CEE6BC" w14:textId="77777777" w:rsidR="00394FE3" w:rsidRDefault="00394FE3">
      <w:pPr>
        <w:spacing w:before="80"/>
      </w:pPr>
    </w:p>
    <w:p w14:paraId="7AB6E680" w14:textId="77777777" w:rsidR="00394FE3" w:rsidRDefault="009C7C8C">
      <w:pPr>
        <w:spacing w:before="1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4FE3" w14:paraId="10765D37" w14:textId="77777777">
        <w:tblPrEx>
          <w:tblCellMar>
            <w:top w:w="0" w:type="dxa"/>
            <w:bottom w:w="0" w:type="dxa"/>
          </w:tblCellMar>
        </w:tblPrEx>
        <w:trPr>
          <w:del w:id="219" w:author="Comparison" w:date="2026-07-05T01:29:00Z" w16du:dateUtc="2026-07-05T05:29:00Z"/>
        </w:trPr>
        <w:tc>
          <w:tcPr>
            <w:tcW w:w="9360" w:type="dxa"/>
            <w:tcBorders>
              <w:top w:val="single" w:sz="1" w:space="0" w:color="E2E8F0"/>
              <w:left w:val="single" w:sz="8" w:space="0" w:color="2563EB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394FE3" w:rsidRDefault="009C7C8C"/>
          <w:p w14:paraId="60D6F200" w14:textId="77777777" w:rsidR="00394FE3" w:rsidRDefault="009C7C8C"/>
        </w:tc>
      </w:tr>
    </w:tbl>
    <w:p w14:paraId="27E2D32F" w14:textId="77777777" w:rsidR="00394FE3" w:rsidRDefault="00394FE3">
      <w:pPr>
        <w:spacing w:before="200"/>
      </w:pPr>
    </w:p>
    <w:p w14:paraId="6D436C00" w14:textId="6FF0F000" w:rsidR="00394FE3" w:rsidRDefault="009C7C8C">
      <w:pPr>
        <w:pBdr>
          <w:bottom w:val="single" w:sz="3" w:space="4" w:color="E2E8F0"/>
        </w:pBdr>
        <w:spacing w:before="300" w:after="80"/>
      </w:pPr>
    </w:p>
    <w:p w14:paraId="43CC8180" w14:textId="77777777" w:rsidR="00394FE3" w:rsidRDefault="00394FE3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94FE3" w14:paraId="0BFF00A5" w14:textId="77777777">
        <w:tblPrEx>
          <w:tblCellMar>
            <w:top w:w="0" w:type="dxa"/>
            <w:bottom w:w="0" w:type="dxa"/>
          </w:tblCellMar>
        </w:tblPrEx>
        <w:trPr>
          <w:del w:id="228" w:author="Comparison" w:date="2026-07-05T01:29:00Z" w16du:dateUtc="2026-07-05T05:29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1790D3A9" w14:textId="77777777" w:rsidR="00394FE3" w:rsidRDefault="009C7C8C">
            <w:pPr>
              <w:spacing w:after="8"/>
            </w:pPr>
          </w:p>
          <w:p w14:paraId="4F81C000" w14:textId="10DD3300" w:rsidR="00394FE3" w:rsidRDefault="009C7C8C">
            <w:pPr>
              <w:spacing w:after="320"/>
            </w:pPr>
          </w:p>
          <w:p w14:paraId="574FD3C0" w14:textId="77777777" w:rsidR="00394FE3" w:rsidRDefault="00394FE3">
            <w:pPr>
              <w:pBdr>
                <w:bottom w:val="single" w:sz="3" w:space="1" w:color="E2E8F0"/>
              </w:pBdr>
              <w:spacing w:after="60"/>
            </w:pPr>
          </w:p>
          <w:p w14:paraId="2A14AACD" w14:textId="77777777" w:rsidR="00394FE3" w:rsidRDefault="009C7C8C"/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5E93AFC" w14:textId="77777777" w:rsidR="00394FE3" w:rsidRDefault="009C7C8C">
            <w:pPr>
              <w:spacing w:after="8"/>
            </w:pPr>
          </w:p>
          <w:p w14:paraId="0F88BE73" w14:textId="77777777" w:rsidR="00394FE3" w:rsidRDefault="009C7C8C">
            <w:pPr>
              <w:spacing w:after="320"/>
            </w:pPr>
          </w:p>
          <w:p w14:paraId="7B105400" w14:textId="77777777" w:rsidR="00394FE3" w:rsidRDefault="00394FE3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394FE3" w:rsidRDefault="009C7C8C"/>
        </w:tc>
      </w:tr>
    </w:tbl>
    <w:p w14:paraId="11893661" w14:textId="77777777" w:rsidR="009E47C1" w:rsidRDefault="009E47C1"/>
    <w:sectPr w:rsidR="009E47C1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0"/>
      <w:sectPrChange w:id="247" w:author="Comparison" w:date="2026-07-05T01:29:00Z" w16du:dateUtc="2026-07-05T05:29:00Z">
        <w:sectPr w:rsidR="009E47C1">
          <w:pgMar w:top="1300" w:right="1440" w:bottom="1300" w:left="1440" w:header="708" w:footer="708" w:gutter="0"/>
          <w:docGrid w:linePitch="360"/>
        </w:sectPr>
      </w:sectPrChange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A58F65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A58F658" w16cid:durableId="4A58F65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97624A9" w14:textId="77777777" w:rsidR="009C7C8C" w:rsidRDefault="009C7C8C" w:rsidP="00FE2411">
      <w:pPr>
        <w:pPrChange w:id="2" w:author="Comparison" w:date="2026-07-05T01:29:00Z" w16du:dateUtc="2026-07-05T05:29:00Z"/>
      </w:pPr>
      <w:r>
        <w:separator/>
      </w:r>
    </w:p>
  </w:endnote>
  <w:endnote w:type="continuationSeparator" w:id="0">
    <w:p w14:paraId="5593A57C" w14:textId="77777777" w:rsidR="009C7C8C" w:rsidRDefault="009C7C8C" w:rsidP="00FE2411">
      <w:pPr>
        <w:pPrChange w:id="3" w:author="Comparison" w:date="2026-07-05T01:29:00Z" w16du:dateUtc="2026-07-05T05:29:00Z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362C94" w14:textId="77777777" w:rsidR="00394FE3" w:rsidRDefault="009C7C8C">
    <w:pPr>
      <w:pStyle w:val="ListParagraph"/>
      <w:pPrChange w:id="245" w:author="Comparison" w:date="2026-07-05T01:29:00Z" w16du:dateUtc="2026-07-05T05:29:00Z">
        <w:pPr>
          <w:pBdr>
            <w:top w:val="single" w:sz="2" w:space="1" w:color="E2E8F0"/>
          </w:pBdr>
          <w:spacing w:before="80"/>
          <w:jc w:val="center"/>
        </w:pPr>
      </w:pPrChange>
    </w:pPr>
    <w:del w:id="246" w:author="Comparison" w:date="2026-07-05T01:29:00Z" w16du:dateUtc="2026-07-05T05:29:00Z">
      <w:r>
        <w:rPr>
          <w:color w:val="64748B"/>
          <w:sz w:val="20"/>
          <w:szCs w:val="20"/>
        </w:rPr>
        <w:delText xml:space="preserve">Page </w:delTex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delInstrText>PAGE \* MERGEFORMAT</w:del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delText>1</w:delTex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delText xml:space="preserve"> of </w:delTex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delInstrText>NUMPAGES \* MERGEFORMAT</w:del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delText>1</w:delTex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delText xml:space="preserve"> · </w:delText>
      </w:r>
      <w:r>
        <w:fldChar w:fldCharType="begin"/>
      </w:r>
      <w:r>
        <w:delInstrText>HYPERLINK \h</w:delInstrText>
      </w:r>
      <w:r>
        <w:fldChar w:fldCharType="separate"/>
      </w:r>
      <w:r>
        <w:rPr>
          <w:color w:val="64748B"/>
          <w:sz w:val="20"/>
          <w:szCs w:val="20"/>
        </w:rPr>
        <w:delText>eigenpal.com</w:delText>
      </w:r>
      <w:r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807D67C" w14:textId="77777777" w:rsidR="009C7C8C" w:rsidRDefault="009C7C8C" w:rsidP="00FE2411">
      <w:pPr>
        <w:pPrChange w:id="0" w:author="Comparison" w:date="2026-07-05T01:29:00Z" w16du:dateUtc="2026-07-05T05:29:00Z"/>
      </w:pPr>
      <w:r>
        <w:separator/>
      </w:r>
    </w:p>
  </w:footnote>
  <w:footnote w:type="continuationSeparator" w:id="0">
    <w:p w14:paraId="21FE8789" w14:textId="77777777" w:rsidR="009C7C8C" w:rsidRDefault="009C7C8C" w:rsidP="00FE2411">
      <w:pPr>
        <w:pPrChange w:id="1" w:author="Comparison" w:date="2026-07-05T01:29:00Z" w16du:dateUtc="2026-07-05T05:29:00Z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1843EB" w14:textId="77777777" w:rsidR="00394FE3" w:rsidRDefault="009C7C8C">
    <w:pPr>
      <w:pPrChange w:id="243" w:author="Comparison" w:date="2026-07-05T01:29:00Z" w16du:dateUtc="2026-07-05T05:29:00Z">
        <w:pPr>
          <w:pBdr>
            <w:bottom w:val="single" w:sz="2" w:space="1" w:color="E2E8F0"/>
          </w:pBdr>
          <w:jc w:val="center"/>
        </w:pPr>
      </w:pPrChange>
    </w:pPr>
    <w:del w:id="244" w:author="Comparison" w:date="2026-07-05T01:29:00Z" w16du:dateUtc="2026-07-05T05:29:00Z">
      <w:r>
        <w:rPr>
          <w:color w:val="64748B"/>
          <w:sz w:val="20"/>
          <w:szCs w:val="20"/>
        </w:rPr>
        <w:delText>Docx Editor: Project Charter &amp; Contributor Agreement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BBD4508"/>
    <w:multiLevelType w:val="hybridMultilevel"/>
    <w:tmpl w:val="F1700EE0"/>
    <w:lvl w:ilvl="0" w:tplc="01E88C8A">
      <w:start w:val="1"/>
      <w:numFmt w:val="bullet"/>
      <w:lvlText w:val="–"/>
      <w:lvlJc w:val="left"/>
      <w:pPr>
        <w:ind w:left="640" w:hanging="320"/>
      </w:pPr>
    </w:lvl>
    <w:lvl w:ilvl="1" w:tplc="EE54918A">
      <w:numFmt w:val="decimal"/>
      <w:lvlText w:val=""/>
      <w:lvlJc w:val="left"/>
    </w:lvl>
    <w:lvl w:ilvl="2" w:tplc="CB865A1E">
      <w:numFmt w:val="decimal"/>
      <w:lvlText w:val=""/>
      <w:lvlJc w:val="left"/>
    </w:lvl>
    <w:lvl w:ilvl="3" w:tplc="860880DE">
      <w:numFmt w:val="decimal"/>
      <w:lvlText w:val=""/>
      <w:lvlJc w:val="left"/>
    </w:lvl>
    <w:lvl w:ilvl="4" w:tplc="271846D2">
      <w:numFmt w:val="decimal"/>
      <w:lvlText w:val=""/>
      <w:lvlJc w:val="left"/>
    </w:lvl>
    <w:lvl w:ilvl="5" w:tplc="5FFE1A7C">
      <w:numFmt w:val="decimal"/>
      <w:lvlText w:val=""/>
      <w:lvlJc w:val="left"/>
    </w:lvl>
    <w:lvl w:ilvl="6" w:tplc="50624416">
      <w:numFmt w:val="decimal"/>
      <w:lvlText w:val=""/>
      <w:lvlJc w:val="left"/>
    </w:lvl>
    <w:lvl w:ilvl="7" w:tplc="6BB81114">
      <w:numFmt w:val="decimal"/>
      <w:lvlText w:val=""/>
      <w:lvlJc w:val="left"/>
    </w:lvl>
    <w:lvl w:ilvl="8" w:tplc="B04E112C">
      <w:numFmt w:val="decimal"/>
      <w:lvlText w:val=""/>
      <w:lvlJc w:val="left"/>
    </w:lvl>
  </w:abstractNum>
  <w:abstractNum w:abstractNumId="1" w15:restartNumberingAfterBreak="0">
    <w:nsid w:val="66B04125"/>
    <w:multiLevelType w:val="hybridMultilevel"/>
    <w:tmpl w:val="C928A75E"/>
    <w:lvl w:ilvl="0" w:tplc="379CD1D0">
      <w:start w:val="1"/>
      <w:numFmt w:val="bullet"/>
      <w:lvlText w:val="●"/>
      <w:lvlJc w:val="left"/>
      <w:pPr>
        <w:ind w:left="720" w:hanging="360"/>
      </w:pPr>
    </w:lvl>
    <w:lvl w:ilvl="1" w:tplc="9F0AF142">
      <w:start w:val="1"/>
      <w:numFmt w:val="bullet"/>
      <w:lvlText w:val="○"/>
      <w:lvlJc w:val="left"/>
      <w:pPr>
        <w:ind w:left="1440" w:hanging="360"/>
      </w:pPr>
    </w:lvl>
    <w:lvl w:ilvl="2" w:tplc="05F6E832">
      <w:start w:val="1"/>
      <w:numFmt w:val="bullet"/>
      <w:lvlText w:val="■"/>
      <w:lvlJc w:val="left"/>
      <w:pPr>
        <w:ind w:left="2160" w:hanging="360"/>
      </w:pPr>
    </w:lvl>
    <w:lvl w:ilvl="3" w:tplc="6ACC9CCC">
      <w:start w:val="1"/>
      <w:numFmt w:val="bullet"/>
      <w:lvlText w:val="●"/>
      <w:lvlJc w:val="left"/>
      <w:pPr>
        <w:ind w:left="2880" w:hanging="360"/>
      </w:pPr>
    </w:lvl>
    <w:lvl w:ilvl="4" w:tplc="DAD6F156">
      <w:start w:val="1"/>
      <w:numFmt w:val="bullet"/>
      <w:lvlText w:val="○"/>
      <w:lvlJc w:val="left"/>
      <w:pPr>
        <w:ind w:left="3600" w:hanging="360"/>
      </w:pPr>
    </w:lvl>
    <w:lvl w:ilvl="5" w:tplc="2308301C">
      <w:start w:val="1"/>
      <w:numFmt w:val="bullet"/>
      <w:lvlText w:val="■"/>
      <w:lvlJc w:val="left"/>
      <w:pPr>
        <w:ind w:left="4320" w:hanging="360"/>
      </w:pPr>
    </w:lvl>
    <w:lvl w:ilvl="6" w:tplc="F452805E">
      <w:start w:val="1"/>
      <w:numFmt w:val="bullet"/>
      <w:lvlText w:val="●"/>
      <w:lvlJc w:val="left"/>
      <w:pPr>
        <w:ind w:left="5040" w:hanging="360"/>
      </w:pPr>
    </w:lvl>
    <w:lvl w:ilvl="7" w:tplc="329C09F4">
      <w:start w:val="1"/>
      <w:numFmt w:val="bullet"/>
      <w:lvlText w:val="●"/>
      <w:lvlJc w:val="left"/>
      <w:pPr>
        <w:ind w:left="5760" w:hanging="360"/>
      </w:pPr>
    </w:lvl>
    <w:lvl w:ilvl="8" w:tplc="43706FA0">
      <w:start w:val="1"/>
      <w:numFmt w:val="bullet"/>
      <w:lvlText w:val="●"/>
      <w:lvlJc w:val="left"/>
      <w:pPr>
        <w:ind w:left="6480" w:hanging="360"/>
      </w:pPr>
    </w:lvl>
  </w:abstractNum>
  <w:num w:numId="1" w16cid:durableId="660425634">
    <w:abstractNumId w:val="1"/>
    <w:lvlOverride w:ilvl="0">
      <w:startOverride w:val="1"/>
    </w:lvlOverride>
  </w:num>
  <w:num w:numId="2" w16cid:durableId="12709708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FE3"/>
    <w:rsid w:val="00394FE3"/>
    <w:rsid w:val="00896100"/>
    <w:rsid w:val="00904839"/>
    <w:rsid w:val="009C7C8C"/>
    <w:rsid w:val="009E47C1"/>
    <w:rsid w:val="00BF0F5F"/>
    <w:rsid w:val="00FE2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602</Words>
  <Characters>3437</Characters>
  <Application>Microsoft Office Word</Application>
  <DocSecurity>0</DocSecurity>
  <Lines>28</Lines>
  <Paragraphs>8</Paragraphs>
  <ScaleCrop>false</ScaleCrop>
  <Company/>
  <LinksUpToDate>false</LinksUpToDate>
  <CharactersWithSpaces>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Arthur Souza Rodrigues</cp:lastModifiedBy>
  <cp:revision>1</cp:revision>
  <dcterms:created xsi:type="dcterms:W3CDTF">2026-03-05T19:36:00Z</dcterms:created>
  <dcterms:modified xsi:type="dcterms:W3CDTF">2026-07-05T05:29:00Z</dcterms:modified>
</cp:coreProperties>
</file>