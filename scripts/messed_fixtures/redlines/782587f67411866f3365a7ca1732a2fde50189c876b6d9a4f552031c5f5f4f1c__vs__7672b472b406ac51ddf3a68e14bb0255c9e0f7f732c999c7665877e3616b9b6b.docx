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FF671" w14:textId="77777777" w:rsidR="00BE7473" w:rsidRDefault="00BE7473" w:rsidP="00035935">
      <w:pPr>
        <w:rPr>
          <w:ins w:id="10" w:author="Reutersmon" w:date="2026-09-25T21:08:00Z" w16du:dateUtc="2026-09-26T01:08:00Z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  <w:tblPrChange w:id="11" w:author="Reutersmon" w:date="2026-09-25T21:08:00Z" w16du:dateUtc="2026-09-26T01:08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1829"/>
        <w:gridCol w:w="2270"/>
        <w:gridCol w:w="184"/>
        <w:tblGridChange w:id="12">
          <w:tblGrid>
            <w:gridCol w:w="15"/>
            <w:gridCol w:w="1740"/>
            <w:gridCol w:w="74"/>
            <w:gridCol w:w="2086"/>
            <w:gridCol w:w="184"/>
            <w:gridCol w:w="184"/>
          </w:tblGrid>
        </w:tblGridChange>
      </w:tblGrid>
      <w:tr w:rsidR="008D7D0F" w:rsidRPr="008D7D0F" w14:paraId="70ADE806" w14:textId="77777777">
        <w:trPr>
          <w:trHeight w:val="262"/>
          <w:trPrChange w:id="13" w:author="Reutersmon" w:date="2026-09-25T21:08:00Z" w16du:dateUtc="2026-09-26T01:08:00Z">
            <w:trPr>
              <w:gridBefore w:val="1"/>
              <w:gridAfter w:val="2"/>
              <w:trHeight w:val="270"/>
            </w:trPr>
          </w:trPrChange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PrChange w:id="14" w:author="Reutersmon" w:date="2026-09-25T21:08:00Z" w16du:dateUtc="2026-09-26T01:08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29F2E0D3" w14:textId="77777777" w:rsidR="008D7D0F" w:rsidRDefault="008D7D0F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b/>
                <w:color w:val="000000"/>
                <w:u w:val="single"/>
                <w:lang w:val="en-ZA"/>
                <w:rPrChange w:id="15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u w:val="single"/>
                    <w:lang w:eastAsia="en-ZA"/>
                  </w:rPr>
                </w:rPrChange>
              </w:rPr>
              <w:pPrChange w:id="16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b/>
                <w:color w:val="000000"/>
                <w:u w:val="single"/>
                <w:lang w:val="en-ZA"/>
                <w:rPrChange w:id="17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u w:val="single"/>
                    <w:lang w:eastAsia="en-ZA"/>
                  </w:rPr>
                </w:rPrChange>
              </w:rPr>
              <w:t>SA 11AM TIME</w:t>
            </w:r>
          </w:p>
        </w:tc>
        <w:tc>
          <w:tcPr>
            <w:tcW w:w="2270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18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5A7C7EE" w14:textId="77777777" w:rsidR="008D7D0F" w:rsidRDefault="008D7D0F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lang w:val="en-ZA"/>
                <w:rPrChange w:id="19" w:author="Reutersmon" w:date="2026-09-25T21:08:00Z" w16du:dateUtc="2026-09-26T01:08:00Z">
                  <w:rPr>
                    <w:rFonts w:ascii="Arial" w:eastAsia="Times New Roman" w:hAnsi="Arial" w:cs="Arial"/>
                    <w:sz w:val="20"/>
                    <w:szCs w:val="20"/>
                    <w:lang w:eastAsia="en-ZA"/>
                  </w:rPr>
                </w:rPrChange>
              </w:rPr>
              <w:pPrChange w:id="20" w:author="Reutersmon" w:date="2026-09-25T21:08:00Z" w16du:dateUtc="2026-09-26T01:08:00Z">
                <w:pPr>
                  <w:spacing w:after="0" w:line="240" w:lineRule="auto"/>
                </w:pPr>
              </w:pPrChange>
            </w:pPr>
          </w:p>
        </w:tc>
      </w:tr>
      <w:tr w:rsidR="008D7D0F" w:rsidRPr="008D7D0F" w14:paraId="728FA93F" w14:textId="77777777" w:rsidTr="00524D29">
        <w:trPr>
          <w:trHeight w:val="305"/>
          <w:trPrChange w:id="21" w:author="Reutersmon" w:date="2026-09-25T21:08:00Z" w16du:dateUtc="2026-09-26T01:08:00Z">
            <w:trPr>
              <w:gridBefore w:val="1"/>
              <w:gridAfter w:val="2"/>
              <w:trHeight w:val="315"/>
            </w:trPr>
          </w:trPrChange>
        </w:trPr>
        <w:tc>
          <w:tcPr>
            <w:tcW w:w="409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22" w:author="Reutersmon" w:date="2026-09-25T21:08:00Z" w16du:dateUtc="2026-09-26T01:08:00Z">
              <w:tcPr>
                <w:tcW w:w="3900" w:type="dxa"/>
                <w:gridSpan w:val="3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5AAB23F7" w14:textId="77777777" w:rsidR="008D7D0F" w:rsidRDefault="008D7D0F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color w:val="000000"/>
                <w:sz w:val="24"/>
                <w:lang w:val="en-ZA"/>
                <w:rPrChange w:id="23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24" w:author="Reutersmon" w:date="2026-09-25T21:08:00Z" w16du:dateUtc="2026-09-26T01:0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25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Close out Rates Crossed</w:t>
            </w:r>
          </w:p>
        </w:tc>
      </w:tr>
      <w:tr w:rsidR="008D7D0F" w:rsidRPr="008D7D0F" w14:paraId="19A9AA6B" w14:textId="77777777">
        <w:trPr>
          <w:trHeight w:val="305"/>
          <w:trPrChange w:id="26" w:author="Reutersmon" w:date="2026-09-25T21:08:00Z" w16du:dateUtc="2026-09-26T01:08:00Z">
            <w:trPr>
              <w:gridBefore w:val="1"/>
              <w:gridAfter w:val="2"/>
              <w:trHeight w:val="315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27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C5CD305" w14:textId="77777777" w:rsidR="008D7D0F" w:rsidRDefault="008D7D0F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b/>
                <w:color w:val="000000"/>
                <w:sz w:val="24"/>
                <w:lang w:val="en-ZA"/>
                <w:rPrChange w:id="28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29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30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Currency</w:t>
            </w:r>
          </w:p>
        </w:tc>
        <w:tc>
          <w:tcPr>
            <w:tcW w:w="2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31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0182754" w14:textId="77777777" w:rsidR="008D7D0F" w:rsidRDefault="008D7D0F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color w:val="000000"/>
                <w:sz w:val="24"/>
                <w:lang w:val="en-ZA"/>
                <w:rPrChange w:id="32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33" w:author="Reutersmon" w:date="2026-09-25T21:08:00Z" w16du:dateUtc="2026-09-26T01:0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34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Rate</w:t>
            </w:r>
          </w:p>
        </w:tc>
      </w:tr>
      <w:tr w:rsidR="008D7D0F" w:rsidRPr="008D7D0F" w14:paraId="3EC85522" w14:textId="77777777">
        <w:trPr>
          <w:gridAfter w:val="1"/>
          <w:wAfter w:w="184" w:type="dxa"/>
          <w:trHeight w:val="290"/>
          <w:trPrChange w:id="35" w:author="Reutersmon" w:date="2026-09-25T21:08:00Z" w16du:dateUtc="2026-09-26T01:08:00Z">
            <w:trPr>
              <w:gridBefore w:val="1"/>
              <w:gridAfter w:val="2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36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CFB89BD" w14:textId="77777777" w:rsidR="008D7D0F" w:rsidRDefault="008D7D0F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3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38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3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USD/RAND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40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8DFDA58" w14:textId="77777777" w:rsidR="008D7D0F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41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42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43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14.2553</w:t>
              </w:r>
            </w:ins>
            <w:del w:id="44" w:author="Reutersmon" w:date="2026-09-25T21:08:00Z" w16du:dateUtc="2026-09-26T01:08:00Z">
              <w:r w:rsidR="008D7D0F" w:rsidRPr="008D7D0F">
                <w:rPr>
                  <w:rFonts w:ascii="Arial" w:hAnsi="Arial" w:cs="Arial"/>
                  <w:sz w:val="24"/>
                  <w:szCs w:val="24"/>
                  <w:lang w:eastAsia="en-ZA"/>
                </w:rPr>
                <w:delText>12.1615</w:delText>
              </w:r>
            </w:del>
          </w:p>
        </w:tc>
      </w:tr>
      <w:tr w:rsidR="008D7D0F" w:rsidRPr="008D7D0F" w14:paraId="47756D12" w14:textId="77777777">
        <w:trPr>
          <w:gridAfter w:val="1"/>
          <w:wAfter w:w="184" w:type="dxa"/>
          <w:trHeight w:val="290"/>
          <w:trPrChange w:id="45" w:author="Reutersmon" w:date="2026-09-25T21:08:00Z" w16du:dateUtc="2026-09-26T01:08:00Z">
            <w:trPr>
              <w:gridBefore w:val="1"/>
              <w:gridAfter w:val="2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46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676DA3C" w14:textId="77777777" w:rsidR="008D7D0F" w:rsidRDefault="008D7D0F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4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48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4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GBP/RAND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50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89F0451" w14:textId="77777777" w:rsidR="008D7D0F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51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52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53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20.4891</w:t>
              </w:r>
            </w:ins>
            <w:del w:id="54" w:author="Reutersmon" w:date="2026-09-25T21:08:00Z" w16du:dateUtc="2026-09-26T01:08:00Z">
              <w:r w:rsidR="008D7D0F" w:rsidRPr="008D7D0F">
                <w:rPr>
                  <w:rFonts w:ascii="Arial" w:hAnsi="Arial" w:cs="Arial"/>
                  <w:sz w:val="24"/>
                  <w:szCs w:val="24"/>
                  <w:lang w:eastAsia="en-ZA"/>
                </w:rPr>
                <w:delText>18.0921</w:delText>
              </w:r>
            </w:del>
          </w:p>
        </w:tc>
      </w:tr>
      <w:tr w:rsidR="008D7D0F" w:rsidRPr="008D7D0F" w14:paraId="4E5006A6" w14:textId="77777777">
        <w:trPr>
          <w:gridAfter w:val="1"/>
          <w:wAfter w:w="184" w:type="dxa"/>
          <w:trHeight w:val="290"/>
          <w:trPrChange w:id="55" w:author="Reutersmon" w:date="2026-09-25T21:08:00Z" w16du:dateUtc="2026-09-26T01:08:00Z">
            <w:trPr>
              <w:gridBefore w:val="1"/>
              <w:gridAfter w:val="2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56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EE6169D" w14:textId="77777777" w:rsidR="008D7D0F" w:rsidRDefault="008D7D0F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5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58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5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EUR/RAND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60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BFE8563" w14:textId="77777777" w:rsidR="008D7D0F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61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62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63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16.1975</w:t>
              </w:r>
            </w:ins>
            <w:del w:id="64" w:author="Reutersmon" w:date="2026-09-25T21:08:00Z" w16du:dateUtc="2026-09-26T01:08:00Z">
              <w:r w:rsidR="008D7D0F" w:rsidRPr="008D7D0F">
                <w:rPr>
                  <w:rFonts w:ascii="Arial" w:hAnsi="Arial" w:cs="Arial"/>
                  <w:sz w:val="24"/>
                  <w:szCs w:val="24"/>
                  <w:lang w:eastAsia="en-ZA"/>
                </w:rPr>
                <w:delText>12.9930</w:delText>
              </w:r>
            </w:del>
          </w:p>
        </w:tc>
      </w:tr>
      <w:tr w:rsidR="00524D29" w14:paraId="7858B061" w14:textId="77777777">
        <w:trPr>
          <w:gridAfter w:val="1"/>
          <w:wAfter w:w="184" w:type="dxa"/>
          <w:trHeight w:val="247"/>
          <w:ins w:id="65" w:author="Reutersmon" w:date="2026-09-25T21:08:00Z" w16du:dateUtc="2026-09-26T01:08:00Z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4C394622" w14:textId="77777777" w:rsidR="00524D29" w:rsidRDefault="00524D29">
            <w:pPr>
              <w:autoSpaceDE w:val="0"/>
              <w:autoSpaceDN w:val="0"/>
              <w:adjustRightInd w:val="0"/>
              <w:jc w:val="right"/>
              <w:rPr>
                <w:ins w:id="66" w:author="Reutersmon" w:date="2026-09-25T21:08:00Z" w16du:dateUtc="2026-09-26T01:08:00Z"/>
                <w:rFonts w:ascii="Arial" w:eastAsiaTheme="minorHAnsi" w:hAnsi="Arial" w:cs="Arial"/>
                <w:color w:val="000000"/>
                <w:szCs w:val="20"/>
                <w:lang w:val="en-ZA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C446EBA" w14:textId="77777777" w:rsidR="00524D29" w:rsidRDefault="00524D29">
            <w:pPr>
              <w:autoSpaceDE w:val="0"/>
              <w:autoSpaceDN w:val="0"/>
              <w:adjustRightInd w:val="0"/>
              <w:jc w:val="right"/>
              <w:rPr>
                <w:ins w:id="67" w:author="Reutersmon" w:date="2026-09-25T21:08:00Z" w16du:dateUtc="2026-09-26T01:08:00Z"/>
                <w:rFonts w:ascii="Arial" w:eastAsiaTheme="minorHAnsi" w:hAnsi="Arial" w:cs="Arial"/>
                <w:color w:val="000000"/>
                <w:szCs w:val="20"/>
                <w:lang w:val="en-ZA"/>
              </w:rPr>
            </w:pPr>
          </w:p>
        </w:tc>
      </w:tr>
    </w:tbl>
    <w:p w14:paraId="6F1BE66B" w14:textId="77777777" w:rsidR="00BA47F6" w:rsidRDefault="00BA47F6">
      <w:pPr>
        <w:rPr>
          <w:del w:id="68" w:author="Reutersmon" w:date="2026-09-25T21:08:00Z" w16du:dateUtc="2026-09-26T01:08:00Z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  <w:tblPrChange w:id="69" w:author="Reutersmon" w:date="2026-09-25T21:08:00Z" w16du:dateUtc="2026-09-26T01:08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1829"/>
        <w:gridCol w:w="2270"/>
        <w:gridCol w:w="184"/>
        <w:tblGridChange w:id="70">
          <w:tblGrid>
            <w:gridCol w:w="15"/>
            <w:gridCol w:w="1740"/>
            <w:gridCol w:w="74"/>
            <w:gridCol w:w="2086"/>
            <w:gridCol w:w="368"/>
          </w:tblGrid>
        </w:tblGridChange>
      </w:tblGrid>
      <w:tr w:rsidR="007517A6" w:rsidRPr="007517A6" w14:paraId="15BC5788" w14:textId="77777777">
        <w:trPr>
          <w:trHeight w:val="262"/>
          <w:trPrChange w:id="71" w:author="Reutersmon" w:date="2026-09-25T21:08:00Z" w16du:dateUtc="2026-09-26T01:08:00Z">
            <w:trPr>
              <w:gridBefore w:val="1"/>
              <w:gridAfter w:val="1"/>
              <w:trHeight w:val="270"/>
            </w:trPr>
          </w:trPrChange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PrChange w:id="72" w:author="Reutersmon" w:date="2026-09-25T21:08:00Z" w16du:dateUtc="2026-09-26T01:08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1C638817" w14:textId="77777777" w:rsidR="007517A6" w:rsidRDefault="007517A6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b/>
                <w:color w:val="000000"/>
                <w:u w:val="single"/>
                <w:lang w:val="en-ZA"/>
                <w:rPrChange w:id="73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u w:val="single"/>
                    <w:lang w:eastAsia="en-ZA"/>
                  </w:rPr>
                </w:rPrChange>
              </w:rPr>
              <w:pPrChange w:id="74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b/>
                <w:color w:val="000000"/>
                <w:u w:val="single"/>
                <w:lang w:val="en-ZA"/>
                <w:rPrChange w:id="75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u w:val="single"/>
                    <w:lang w:eastAsia="en-ZA"/>
                  </w:rPr>
                </w:rPrChange>
              </w:rPr>
              <w:t>SA 4PM TIME</w:t>
            </w:r>
          </w:p>
        </w:tc>
        <w:tc>
          <w:tcPr>
            <w:tcW w:w="2270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76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1689F84" w14:textId="77777777" w:rsidR="007517A6" w:rsidRDefault="007517A6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lang w:val="en-ZA"/>
                <w:rPrChange w:id="77" w:author="Reutersmon" w:date="2026-09-25T21:08:00Z" w16du:dateUtc="2026-09-26T01:08:00Z">
                  <w:rPr>
                    <w:rFonts w:ascii="Arial" w:eastAsia="Times New Roman" w:hAnsi="Arial" w:cs="Arial"/>
                    <w:sz w:val="20"/>
                    <w:szCs w:val="20"/>
                    <w:lang w:eastAsia="en-ZA"/>
                  </w:rPr>
                </w:rPrChange>
              </w:rPr>
              <w:pPrChange w:id="78" w:author="Reutersmon" w:date="2026-09-25T21:08:00Z" w16du:dateUtc="2026-09-26T01:08:00Z">
                <w:pPr>
                  <w:spacing w:after="0" w:line="240" w:lineRule="auto"/>
                </w:pPr>
              </w:pPrChange>
            </w:pPr>
          </w:p>
        </w:tc>
      </w:tr>
      <w:tr w:rsidR="007517A6" w:rsidRPr="007517A6" w14:paraId="68EF589C" w14:textId="77777777" w:rsidTr="00524D29">
        <w:trPr>
          <w:trHeight w:val="305"/>
          <w:trPrChange w:id="79" w:author="Reutersmon" w:date="2026-09-25T21:08:00Z" w16du:dateUtc="2026-09-26T01:08:00Z">
            <w:trPr>
              <w:gridBefore w:val="1"/>
              <w:gridAfter w:val="1"/>
              <w:trHeight w:val="315"/>
            </w:trPr>
          </w:trPrChange>
        </w:trPr>
        <w:tc>
          <w:tcPr>
            <w:tcW w:w="409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80" w:author="Reutersmon" w:date="2026-09-25T21:08:00Z" w16du:dateUtc="2026-09-26T01:08:00Z">
              <w:tcPr>
                <w:tcW w:w="3900" w:type="dxa"/>
                <w:gridSpan w:val="3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7576C84E" w14:textId="77777777" w:rsidR="007517A6" w:rsidRDefault="007517A6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color w:val="000000"/>
                <w:sz w:val="24"/>
                <w:lang w:val="en-ZA"/>
                <w:rPrChange w:id="81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82" w:author="Reutersmon" w:date="2026-09-25T21:08:00Z" w16du:dateUtc="2026-09-26T01:0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83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Close out Rates Crossed</w:t>
            </w:r>
          </w:p>
        </w:tc>
      </w:tr>
      <w:tr w:rsidR="007517A6" w:rsidRPr="007517A6" w14:paraId="5510167F" w14:textId="77777777">
        <w:trPr>
          <w:trHeight w:val="305"/>
          <w:trPrChange w:id="84" w:author="Reutersmon" w:date="2026-09-25T21:08:00Z" w16du:dateUtc="2026-09-26T01:08:00Z">
            <w:trPr>
              <w:gridBefore w:val="1"/>
              <w:gridAfter w:val="1"/>
              <w:trHeight w:val="315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85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12757AD" w14:textId="77777777" w:rsidR="007517A6" w:rsidRDefault="007517A6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b/>
                <w:color w:val="000000"/>
                <w:sz w:val="24"/>
                <w:lang w:val="en-ZA"/>
                <w:rPrChange w:id="86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87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88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Currency</w:t>
            </w:r>
          </w:p>
        </w:tc>
        <w:tc>
          <w:tcPr>
            <w:tcW w:w="2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89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D5B5D1E" w14:textId="77777777" w:rsidR="007517A6" w:rsidRDefault="007517A6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color w:val="000000"/>
                <w:sz w:val="24"/>
                <w:lang w:val="en-ZA"/>
                <w:rPrChange w:id="90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pPrChange w:id="91" w:author="Reutersmon" w:date="2026-09-25T21:08:00Z" w16du:dateUtc="2026-09-26T01:0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rFonts w:ascii="Arial" w:hAnsi="Arial"/>
                <w:b/>
                <w:color w:val="000000"/>
                <w:sz w:val="24"/>
                <w:lang w:val="en-ZA"/>
                <w:rPrChange w:id="92" w:author="Reutersmon" w:date="2026-09-25T21:08:00Z" w16du:dateUtc="2026-09-26T01:08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ZA"/>
                  </w:rPr>
                </w:rPrChange>
              </w:rPr>
              <w:t>Rate</w:t>
            </w:r>
          </w:p>
        </w:tc>
      </w:tr>
      <w:tr w:rsidR="007517A6" w:rsidRPr="007517A6" w14:paraId="55E98DE0" w14:textId="77777777">
        <w:trPr>
          <w:gridAfter w:val="1"/>
          <w:wAfter w:w="184" w:type="dxa"/>
          <w:trHeight w:val="290"/>
          <w:trPrChange w:id="93" w:author="Reutersmon" w:date="2026-09-25T21:08:00Z" w16du:dateUtc="2026-09-26T01:08:00Z">
            <w:trPr>
              <w:gridBefore w:val="1"/>
              <w:gridAfter w:val="1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94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53BF4BB" w14:textId="77777777" w:rsidR="007517A6" w:rsidRDefault="007517A6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95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96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9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USD/RAND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98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82887AB" w14:textId="77777777" w:rsidR="007517A6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9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100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101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14.2906</w:t>
              </w:r>
            </w:ins>
            <w:del w:id="102" w:author="Reutersmon" w:date="2026-09-25T21:08:00Z" w16du:dateUtc="2026-09-26T01:08:00Z">
              <w:r w:rsidR="007517A6" w:rsidRPr="007517A6">
                <w:rPr>
                  <w:rFonts w:ascii="Arial" w:hAnsi="Arial" w:cs="Arial"/>
                  <w:sz w:val="24"/>
                  <w:szCs w:val="24"/>
                  <w:lang w:eastAsia="en-ZA"/>
                </w:rPr>
                <w:delText>12.1464</w:delText>
              </w:r>
            </w:del>
          </w:p>
        </w:tc>
      </w:tr>
      <w:tr w:rsidR="007517A6" w:rsidRPr="007517A6" w14:paraId="1AD84C89" w14:textId="77777777">
        <w:trPr>
          <w:gridAfter w:val="1"/>
          <w:wAfter w:w="184" w:type="dxa"/>
          <w:trHeight w:val="290"/>
          <w:trPrChange w:id="103" w:author="Reutersmon" w:date="2026-09-25T21:08:00Z" w16du:dateUtc="2026-09-26T01:08:00Z">
            <w:trPr>
              <w:gridBefore w:val="1"/>
              <w:gridAfter w:val="1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104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BF4B3A5" w14:textId="77777777" w:rsidR="007517A6" w:rsidRDefault="007517A6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105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106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10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GBP/RAND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108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59CC902" w14:textId="77777777" w:rsidR="007517A6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10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110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111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16.4580</w:t>
              </w:r>
            </w:ins>
            <w:del w:id="112" w:author="Reutersmon" w:date="2026-09-25T21:08:00Z" w16du:dateUtc="2026-09-26T01:08:00Z">
              <w:r w:rsidR="007517A6" w:rsidRPr="007517A6">
                <w:rPr>
                  <w:rFonts w:ascii="Arial" w:hAnsi="Arial" w:cs="Arial"/>
                  <w:sz w:val="24"/>
                  <w:szCs w:val="24"/>
                  <w:lang w:eastAsia="en-ZA"/>
                </w:rPr>
                <w:delText>14.4607</w:delText>
              </w:r>
            </w:del>
          </w:p>
        </w:tc>
      </w:tr>
      <w:tr w:rsidR="007517A6" w:rsidRPr="007517A6" w14:paraId="0C62A08B" w14:textId="77777777">
        <w:trPr>
          <w:gridAfter w:val="1"/>
          <w:wAfter w:w="184" w:type="dxa"/>
          <w:trHeight w:val="290"/>
          <w:trPrChange w:id="113" w:author="Reutersmon" w:date="2026-09-25T21:08:00Z" w16du:dateUtc="2026-09-26T01:08:00Z">
            <w:trPr>
              <w:gridBefore w:val="1"/>
              <w:gridAfter w:val="1"/>
              <w:trHeight w:val="300"/>
            </w:trPr>
          </w:trPrChange>
        </w:trPr>
        <w:tc>
          <w:tcPr>
            <w:tcW w:w="182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CC99FF" w:fill="auto"/>
            <w:tcPrChange w:id="114" w:author="Reutersmon" w:date="2026-09-25T21:08:00Z" w16du:dateUtc="2026-09-26T01:08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6FCF284" w14:textId="77777777" w:rsidR="007517A6" w:rsidRDefault="007517A6">
            <w:pPr>
              <w:autoSpaceDE w:val="0"/>
              <w:autoSpaceDN w:val="0"/>
              <w:adjustRightInd w:val="0"/>
              <w:jc w:val="left"/>
              <w:rPr>
                <w:rFonts w:ascii="Arial" w:hAnsi="Arial"/>
                <w:color w:val="000000"/>
                <w:sz w:val="24"/>
                <w:lang w:val="en-ZA"/>
                <w:rPrChange w:id="115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116" w:author="Reutersmon" w:date="2026-09-25T21:08:00Z" w16du:dateUtc="2026-09-26T01:08:00Z">
                <w:pPr>
                  <w:spacing w:after="0" w:line="240" w:lineRule="auto"/>
                </w:pPr>
              </w:pPrChange>
            </w:pPr>
            <w:r>
              <w:rPr>
                <w:rFonts w:ascii="Arial" w:hAnsi="Arial"/>
                <w:color w:val="000000"/>
                <w:sz w:val="24"/>
                <w:lang w:val="en-ZA"/>
                <w:rPrChange w:id="117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t>EUR/RAND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CC99FF" w:fill="auto"/>
            <w:tcPrChange w:id="118" w:author="Reutersmon" w:date="2026-09-25T21:08:00Z" w16du:dateUtc="2026-09-26T01:08:00Z">
              <w:tcPr>
                <w:tcW w:w="21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0F0AE7B" w14:textId="77777777" w:rsidR="007517A6" w:rsidRDefault="00524D29">
            <w:pPr>
              <w:autoSpaceDE w:val="0"/>
              <w:autoSpaceDN w:val="0"/>
              <w:adjustRightInd w:val="0"/>
              <w:jc w:val="right"/>
              <w:rPr>
                <w:rFonts w:ascii="Arial" w:hAnsi="Arial"/>
                <w:color w:val="000000"/>
                <w:sz w:val="24"/>
                <w:lang w:val="en-ZA"/>
                <w:rPrChange w:id="119" w:author="Reutersmon" w:date="2026-09-25T21:08:00Z" w16du:dateUtc="2026-09-26T01:08:00Z">
                  <w:rPr>
                    <w:rFonts w:ascii="Arial" w:eastAsia="Times New Roman" w:hAnsi="Arial" w:cs="Arial"/>
                    <w:sz w:val="24"/>
                    <w:szCs w:val="24"/>
                    <w:lang w:eastAsia="en-ZA"/>
                  </w:rPr>
                </w:rPrChange>
              </w:rPr>
              <w:pPrChange w:id="120" w:author="Reutersmon" w:date="2026-09-25T21:08:00Z" w16du:dateUtc="2026-09-26T01:08:00Z">
                <w:pPr>
                  <w:spacing w:after="0" w:line="240" w:lineRule="auto"/>
                  <w:jc w:val="right"/>
                </w:pPr>
              </w:pPrChange>
            </w:pPr>
            <w:ins w:id="121" w:author="Reutersmon" w:date="2026-09-25T21:08:00Z" w16du:dateUtc="2026-09-26T01:08:00Z">
              <w:r>
                <w:rPr>
                  <w:rFonts w:ascii="Arial" w:eastAsiaTheme="minorHAnsi" w:hAnsi="Arial" w:cs="Arial"/>
                  <w:color w:val="000000"/>
                  <w:sz w:val="24"/>
                  <w:szCs w:val="24"/>
                  <w:lang w:val="en-ZA"/>
                </w:rPr>
                <w:t>12.9652</w:t>
              </w:r>
            </w:ins>
            <w:del w:id="122" w:author="Reutersmon" w:date="2026-09-25T21:08:00Z" w16du:dateUtc="2026-09-26T01:08:00Z">
              <w:r w:rsidR="007517A6" w:rsidRPr="007517A6">
                <w:rPr>
                  <w:rFonts w:ascii="Arial" w:hAnsi="Arial" w:cs="Arial"/>
                  <w:sz w:val="24"/>
                  <w:szCs w:val="24"/>
                  <w:lang w:eastAsia="en-ZA"/>
                </w:rPr>
                <w:delText>10.3848</w:delText>
              </w:r>
            </w:del>
          </w:p>
        </w:tc>
      </w:tr>
    </w:tbl>
    <w:p w14:paraId="3EB5B1A3" w14:textId="77777777" w:rsidR="007517A6" w:rsidRDefault="007517A6"/>
    <w:sectPr w:rsidR="007517A6" w:rsidSect="00035935">
      <w:pgSz w:w="12240" w:h="15840" w:code="1"/>
      <w:pgMar w:top="1418" w:right="1134" w:bottom="1418" w:left="1134" w:header="0" w:footer="170" w:gutter="0"/>
      <w:cols w:space="720"/>
      <w:titlePg/>
      <w:docGrid w:linePitch="360"/>
      <w:sectPrChange w:id="123" w:author="Reutersmon" w:date="2026-09-25T21:08:00Z" w16du:dateUtc="2026-09-26T01:08:00Z">
        <w:sectPr w:rsidR="007517A6" w:rsidSect="00035935">
          <w:pgSz w:w="11906" w:h="16838" w:code="0"/>
          <w:pgMar w:top="1440" w:right="1440" w:bottom="1440" w:left="1440" w:header="708" w:footer="708" w:gutter="0"/>
          <w:cols w:space="708"/>
          <w:titlePg w:val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6967854">
    <w:abstractNumId w:val="8"/>
  </w:num>
  <w:num w:numId="2" w16cid:durableId="1412432289">
    <w:abstractNumId w:val="1"/>
  </w:num>
  <w:num w:numId="3" w16cid:durableId="1159275288">
    <w:abstractNumId w:val="9"/>
  </w:num>
  <w:num w:numId="4" w16cid:durableId="2127849353">
    <w:abstractNumId w:val="2"/>
  </w:num>
  <w:num w:numId="5" w16cid:durableId="1943107793">
    <w:abstractNumId w:val="0"/>
  </w:num>
  <w:num w:numId="6" w16cid:durableId="1260454701">
    <w:abstractNumId w:val="7"/>
  </w:num>
  <w:num w:numId="7" w16cid:durableId="91584467">
    <w:abstractNumId w:val="5"/>
  </w:num>
  <w:num w:numId="8" w16cid:durableId="2130850852">
    <w:abstractNumId w:val="4"/>
  </w:num>
  <w:num w:numId="9" w16cid:durableId="212739636">
    <w:abstractNumId w:val="6"/>
  </w:num>
  <w:num w:numId="10" w16cid:durableId="15005350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7D0F"/>
    <w:rsid w:val="00025128"/>
    <w:rsid w:val="00035935"/>
    <w:rsid w:val="00220021"/>
    <w:rsid w:val="002961E0"/>
    <w:rsid w:val="00416DAC"/>
    <w:rsid w:val="00524D29"/>
    <w:rsid w:val="00685853"/>
    <w:rsid w:val="006F2FA7"/>
    <w:rsid w:val="007517A6"/>
    <w:rsid w:val="00775E6E"/>
    <w:rsid w:val="007E1A9E"/>
    <w:rsid w:val="008A1AC8"/>
    <w:rsid w:val="008D7D0F"/>
    <w:rsid w:val="00A12B55"/>
    <w:rsid w:val="00AB3092"/>
    <w:rsid w:val="00BA47F6"/>
    <w:rsid w:val="00BE7473"/>
    <w:rsid w:val="00C57BD6"/>
    <w:rsid w:val="00C8566A"/>
    <w:rsid w:val="00D5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FD62"/>
  <w15:docId w15:val="{2A96746C-4275-5448-9FF8-6F01097C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D29"/>
    <w:pPr>
      <w:spacing w:after="0" w:line="240" w:lineRule="auto"/>
      <w:jc w:val="both"/>
      <w:pPrChange w:id="0" w:author="Reutersmon" w:date="2026-09-25T21:08:00Z">
        <w:pPr>
          <w:spacing w:after="200" w:line="276" w:lineRule="auto"/>
        </w:pPr>
      </w:pPrChange>
    </w:pPr>
    <w:rPr>
      <w:rFonts w:ascii="Calibri" w:eastAsia="Times New Roman" w:hAnsi="Calibri" w:cs="Times New Roman"/>
      <w:sz w:val="20"/>
      <w:lang w:val="en-GB"/>
      <w:rPrChange w:id="0" w:author="Reutersmon" w:date="2026-09-25T21:08:00Z">
        <w:rPr>
          <w:rFonts w:asciiTheme="minorHAnsi" w:eastAsiaTheme="minorHAnsi" w:hAnsiTheme="minorHAnsi" w:cstheme="minorBidi"/>
          <w:sz w:val="22"/>
          <w:szCs w:val="22"/>
          <w:lang w:val="en-ZA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524D29"/>
    <w:pPr>
      <w:spacing w:after="120"/>
      <w:outlineLvl w:val="0"/>
      <w:pPrChange w:id="1" w:author="Reutersmon" w:date="2026-09-25T21:08:00Z">
        <w:pPr>
          <w:spacing w:after="120"/>
          <w:jc w:val="both"/>
          <w:outlineLvl w:val="0"/>
        </w:pPr>
      </w:pPrChange>
    </w:pPr>
    <w:rPr>
      <w:caps/>
      <w:kern w:val="32"/>
      <w:rPrChange w:id="1" w:author="Reutersmon" w:date="2026-09-25T21:08:00Z">
        <w:rPr>
          <w:rFonts w:ascii="Calibri" w:hAnsi="Calibri"/>
          <w:caps/>
          <w:kern w:val="32"/>
          <w:szCs w:val="22"/>
          <w:lang w:val="en-GB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524D29"/>
    <w:pPr>
      <w:keepNext/>
      <w:spacing w:before="240" w:after="60"/>
      <w:outlineLvl w:val="1"/>
      <w:pPrChange w:id="2" w:author="Reutersmon" w:date="2026-09-25T21:08:00Z">
        <w:pPr>
          <w:keepNext/>
          <w:spacing w:before="240" w:after="60"/>
          <w:jc w:val="both"/>
          <w:outlineLvl w:val="1"/>
        </w:pPr>
      </w:pPrChange>
    </w:pPr>
    <w:rPr>
      <w:rFonts w:cs="Arial"/>
      <w:b/>
      <w:bCs/>
      <w:iCs/>
      <w:sz w:val="24"/>
      <w:szCs w:val="28"/>
      <w:u w:val="single"/>
      <w:rPrChange w:id="2" w:author="Reutersmon" w:date="2026-09-25T21:08:00Z">
        <w:rPr>
          <w:rFonts w:ascii="Calibri" w:hAnsi="Calibri" w:cs="Arial"/>
          <w:b/>
          <w:bCs/>
          <w:iCs/>
          <w:sz w:val="24"/>
          <w:szCs w:val="28"/>
          <w:u w:val="single"/>
          <w:lang w:val="en-GB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524D29"/>
    <w:pPr>
      <w:keepNext/>
      <w:spacing w:before="240" w:after="60"/>
      <w:outlineLvl w:val="2"/>
      <w:pPrChange w:id="3" w:author="Reutersmon" w:date="2026-09-25T21:08:00Z">
        <w:pPr>
          <w:keepNext/>
          <w:spacing w:before="240" w:after="60"/>
          <w:jc w:val="both"/>
          <w:outlineLvl w:val="2"/>
        </w:pPr>
      </w:pPrChange>
    </w:pPr>
    <w:rPr>
      <w:rFonts w:cs="Arial"/>
      <w:b/>
      <w:bCs/>
      <w:i/>
      <w:szCs w:val="26"/>
      <w:rPrChange w:id="3" w:author="Reutersmon" w:date="2026-09-25T21:08:00Z">
        <w:rPr>
          <w:rFonts w:ascii="Calibri" w:hAnsi="Calibri" w:cs="Arial"/>
          <w:b/>
          <w:bCs/>
          <w:i/>
          <w:szCs w:val="26"/>
          <w:lang w:val="en-GB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6DAC"/>
    <w:rPr>
      <w:rFonts w:ascii="Calibri" w:eastAsia="Times New Roman" w:hAnsi="Calibri" w:cs="Times New Roman"/>
      <w:caps/>
      <w:kern w:val="32"/>
      <w:sz w:val="20"/>
      <w:lang w:val="en-GB"/>
    </w:rPr>
  </w:style>
  <w:style w:type="character" w:customStyle="1" w:styleId="Heading2Char">
    <w:name w:val="Heading 2 Char"/>
    <w:basedOn w:val="DefaultParagraphFont"/>
    <w:link w:val="Heading2"/>
    <w:rsid w:val="00416DA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416DA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customStyle="1" w:styleId="AutoEnding">
    <w:name w:val="AutoEnding"/>
    <w:basedOn w:val="Normal"/>
    <w:next w:val="Normal"/>
    <w:link w:val="AutoEndingChar"/>
    <w:rsid w:val="00775E6E"/>
    <w:pPr>
      <w:pPrChange w:id="4" w:author="Reutersmon" w:date="2026-09-25T21:08:00Z">
        <w:pPr>
          <w:jc w:val="both"/>
        </w:pPr>
      </w:pPrChange>
    </w:pPr>
    <w:rPr>
      <w:rPrChange w:id="4" w:author="Reutersmon" w:date="2026-09-25T21:08:00Z">
        <w:rPr>
          <w:rFonts w:ascii="Calibri" w:hAnsi="Calibri"/>
          <w:szCs w:val="22"/>
          <w:lang w:val="en-GB" w:eastAsia="en-US" w:bidi="ar-SA"/>
        </w:rPr>
      </w:rPrChange>
    </w:rPr>
  </w:style>
  <w:style w:type="character" w:customStyle="1" w:styleId="AutoEndingChar">
    <w:name w:val="AutoEnding Char"/>
    <w:basedOn w:val="DefaultParagraphFont"/>
    <w:link w:val="AutoEnding"/>
    <w:rsid w:val="00416DAC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416DAC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rsid w:val="00524D29"/>
    <w:pPr>
      <w:spacing w:line="480" w:lineRule="auto"/>
      <w:pPrChange w:id="5" w:author="Reutersmon" w:date="2026-09-25T21:08:00Z">
        <w:pPr>
          <w:spacing w:line="480" w:lineRule="auto"/>
          <w:jc w:val="both"/>
        </w:pPr>
      </w:pPrChange>
    </w:pPr>
    <w:rPr>
      <w:caps/>
      <w:rPrChange w:id="5" w:author="Reutersmon" w:date="2026-09-25T21:08:00Z">
        <w:rPr>
          <w:rFonts w:ascii="Calibri" w:hAnsi="Calibri"/>
          <w:caps/>
          <w:szCs w:val="22"/>
          <w:lang w:val="en-GB" w:eastAsia="en-US" w:bidi="ar-SA"/>
        </w:rPr>
      </w:rPrChange>
    </w:rPr>
  </w:style>
  <w:style w:type="paragraph" w:styleId="BodyText">
    <w:name w:val="Body Text"/>
    <w:basedOn w:val="Normal"/>
    <w:link w:val="BodyTextChar"/>
    <w:rsid w:val="00524D29"/>
    <w:pPr>
      <w:spacing w:after="120"/>
      <w:pPrChange w:id="6" w:author="Reutersmon" w:date="2026-09-25T21:08:00Z">
        <w:pPr>
          <w:spacing w:after="120"/>
          <w:jc w:val="both"/>
        </w:pPr>
      </w:pPrChange>
    </w:pPr>
    <w:rPr>
      <w:rFonts w:cs="Calibri"/>
      <w:rPrChange w:id="6" w:author="Reutersmon" w:date="2026-09-25T21:08:00Z">
        <w:rPr>
          <w:rFonts w:ascii="Calibri" w:hAnsi="Calibri" w:cs="Calibri"/>
          <w:szCs w:val="22"/>
          <w:lang w:val="en-GB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416DA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524D29"/>
    <w:pPr>
      <w:spacing w:after="120"/>
      <w:ind w:left="1440" w:right="1440"/>
      <w:pPrChange w:id="7" w:author="Reutersmon" w:date="2026-09-25T21:08:00Z">
        <w:pPr>
          <w:spacing w:after="120"/>
          <w:ind w:left="1440" w:right="1440"/>
          <w:jc w:val="both"/>
        </w:pPr>
      </w:pPrChange>
    </w:pPr>
    <w:rPr>
      <w:rPrChange w:id="7" w:author="Reutersmon" w:date="2026-09-25T21:08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er">
    <w:name w:val="header"/>
    <w:basedOn w:val="Normal"/>
    <w:link w:val="HeaderChar"/>
    <w:rsid w:val="00524D29"/>
    <w:pPr>
      <w:tabs>
        <w:tab w:val="center" w:pos="4153"/>
        <w:tab w:val="right" w:pos="8306"/>
      </w:tabs>
      <w:pPrChange w:id="8" w:author="Reutersmon" w:date="2026-09-25T21:08:00Z">
        <w:pPr>
          <w:tabs>
            <w:tab w:val="center" w:pos="4153"/>
            <w:tab w:val="right" w:pos="8306"/>
          </w:tabs>
          <w:jc w:val="both"/>
        </w:pPr>
      </w:pPrChange>
    </w:pPr>
    <w:rPr>
      <w:rFonts w:cs="Calibri"/>
      <w:sz w:val="16"/>
      <w:rPrChange w:id="8" w:author="Reutersmon" w:date="2026-09-25T21:08:00Z">
        <w:rPr>
          <w:rFonts w:ascii="Calibri" w:hAnsi="Calibri" w:cs="Calibri"/>
          <w:sz w:val="16"/>
          <w:szCs w:val="22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416DA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524D29"/>
    <w:pPr>
      <w:tabs>
        <w:tab w:val="center" w:pos="4153"/>
        <w:tab w:val="right" w:pos="8306"/>
      </w:tabs>
      <w:pPrChange w:id="9" w:author="Reutersmon" w:date="2026-09-25T21:08:00Z">
        <w:pPr>
          <w:tabs>
            <w:tab w:val="center" w:pos="4153"/>
            <w:tab w:val="right" w:pos="8306"/>
          </w:tabs>
          <w:jc w:val="both"/>
        </w:pPr>
      </w:pPrChange>
    </w:pPr>
    <w:rPr>
      <w:rFonts w:cs="Calibri"/>
      <w:sz w:val="14"/>
      <w:rPrChange w:id="9" w:author="Reutersmon" w:date="2026-09-25T21:08:00Z">
        <w:rPr>
          <w:rFonts w:ascii="Calibri" w:hAnsi="Calibri" w:cs="Calibri"/>
          <w:sz w:val="14"/>
          <w:szCs w:val="22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416DA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416D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57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Thandi Skhosana</dc:creator>
  <cp:lastModifiedBy>Arthur Souza Rodrigues</cp:lastModifiedBy>
  <cp:revision>1</cp:revision>
  <dcterms:created xsi:type="dcterms:W3CDTF">2015-04-21T09:05:00Z</dcterms:created>
  <dcterms:modified xsi:type="dcterms:W3CDTF">2026-09-26T01:08:00Z</dcterms:modified>
</cp:coreProperties>
</file>