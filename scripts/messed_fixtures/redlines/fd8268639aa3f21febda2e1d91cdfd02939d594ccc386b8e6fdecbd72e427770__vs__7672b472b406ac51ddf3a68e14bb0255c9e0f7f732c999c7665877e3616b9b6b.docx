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FD784" w14:textId="77777777" w:rsidR="00600BDF" w:rsidRDefault="001C67AF" w:rsidP="00600BDF">
      <w:pPr>
        <w:rPr>
          <w:ins w:id="2" w:author="Blunt Christopher (05Y) Walsall CCG" w:date="2026-09-25T20:10:00Z" w16du:dateUtc="2026-09-26T00:10:00Z"/>
        </w:rPr>
      </w:pPr>
      <w:ins w:id="3" w:author="Blunt Christopher (05Y) Walsall CCG" w:date="2026-09-25T20:10:00Z" w16du:dateUtc="2026-09-26T00:10:00Z">
        <w:r>
          <w:t xml:space="preserve">Minutes of </w:t>
        </w:r>
        <w:r w:rsidR="00600BDF">
          <w:t xml:space="preserve">Portland PPG Meeting Wednesday </w:t>
        </w:r>
        <w:r w:rsidR="004330AA">
          <w:t>March 1</w:t>
        </w:r>
        <w:r w:rsidR="004330AA" w:rsidRPr="004330AA">
          <w:rPr>
            <w:vertAlign w:val="superscript"/>
          </w:rPr>
          <w:t>st</w:t>
        </w:r>
        <w:r w:rsidR="004330AA">
          <w:t xml:space="preserve"> </w:t>
        </w:r>
        <w:r w:rsidR="00E44822">
          <w:t>2017</w:t>
        </w:r>
      </w:ins>
    </w:p>
    <w:p w14:paraId="27DBD020" w14:textId="77777777" w:rsidR="001C67AF" w:rsidRDefault="001C67AF" w:rsidP="00600BDF">
      <w:pPr>
        <w:rPr>
          <w:ins w:id="4" w:author="Blunt Christopher (05Y) Walsall CCG" w:date="2026-09-25T20:10:00Z" w16du:dateUtc="2026-09-26T00:10:00Z"/>
        </w:rPr>
      </w:pPr>
      <w:ins w:id="5" w:author="Blunt Christopher (05Y) Walsall CCG" w:date="2026-09-25T20:10:00Z" w16du:dateUtc="2026-09-26T00:10:00Z">
        <w:r>
          <w:t>Present:</w:t>
        </w:r>
        <w:r>
          <w:tab/>
          <w:t xml:space="preserve">Sue Cousins, Gail Jukes, Melinda Green, Jeanette Harvey, Jack Charlesworth, Ernest Barnett, </w:t>
        </w:r>
        <w:r>
          <w:tab/>
        </w:r>
        <w:r>
          <w:tab/>
          <w:t>Dawn Smart</w:t>
        </w:r>
      </w:ins>
    </w:p>
    <w:p w14:paraId="36CC2821" w14:textId="77777777" w:rsidR="001C67AF" w:rsidRDefault="001C67AF" w:rsidP="00600BDF">
      <w:pPr>
        <w:rPr>
          <w:ins w:id="6" w:author="Blunt Christopher (05Y) Walsall CCG" w:date="2026-09-25T20:10:00Z" w16du:dateUtc="2026-09-26T00:10:00Z"/>
        </w:rPr>
      </w:pPr>
      <w:ins w:id="7" w:author="Blunt Christopher (05Y) Walsall CCG" w:date="2026-09-25T20:10:00Z" w16du:dateUtc="2026-09-26T00:10:00Z">
        <w:r>
          <w:t>Apologies:</w:t>
        </w:r>
        <w:r>
          <w:tab/>
          <w:t>Chris Blunt</w:t>
        </w:r>
      </w:ins>
    </w:p>
    <w:p w14:paraId="512C3EEC" w14:textId="77777777" w:rsidR="001C67AF" w:rsidRDefault="001C67AF" w:rsidP="00600BDF">
      <w:pPr>
        <w:rPr>
          <w:ins w:id="8" w:author="Blunt Christopher (05Y) Walsall CCG" w:date="2026-09-25T20:10:00Z" w16du:dateUtc="2026-09-26T00:10:00Z"/>
        </w:rPr>
      </w:pPr>
      <w:ins w:id="9" w:author="Blunt Christopher (05Y) Walsall CCG" w:date="2026-09-25T20:10:00Z" w16du:dateUtc="2026-09-26T00:10:00Z">
        <w:r>
          <w:t>In attendance:</w:t>
        </w:r>
        <w:r>
          <w:tab/>
          <w:t>Amy Watling-Cash (Quit51)</w:t>
        </w:r>
      </w:ins>
    </w:p>
    <w:p w14:paraId="16C1A9BF" w14:textId="77777777" w:rsidR="00207770" w:rsidRDefault="001C67AF" w:rsidP="00207770">
      <w:pPr>
        <w:jc w:val="right"/>
        <w:rPr>
          <w:del w:id="10" w:author="Blunt Christopher (05Y) Walsall CCG" w:date="2026-09-25T20:10:00Z" w16du:dateUtc="2026-09-26T00:10:00Z"/>
          <w:rFonts w:ascii="Arial" w:hAnsi="Arial" w:cs="Arial"/>
        </w:rPr>
      </w:pPr>
      <w:ins w:id="11" w:author="Blunt Christopher (05Y) Walsall CCG" w:date="2026-09-25T20:10:00Z" w16du:dateUtc="2026-09-26T00:10:00Z">
        <w:r>
          <w:t>Minutes of</w:t>
        </w:r>
      </w:ins>
      <w:del w:id="12" w:author="Blunt Christopher (05Y) Walsall CCG" w:date="2026-09-25T20:10:00Z" w16du:dateUtc="2026-09-26T00:10:00Z">
        <w:r w:rsidR="00207770">
          <w:rPr>
            <w:rFonts w:ascii="Arial" w:hAnsi="Arial" w:cs="Arial"/>
          </w:rPr>
          <w:delText>EC1024n2_our work</w:delText>
        </w:r>
      </w:del>
    </w:p>
    <w:p w14:paraId="1E99C008" w14:textId="77777777" w:rsidR="00207770" w:rsidRDefault="00207770" w:rsidP="00207770">
      <w:pPr>
        <w:jc w:val="both"/>
        <w:rPr>
          <w:del w:id="13" w:author="Blunt Christopher (05Y) Walsall CCG" w:date="2026-09-25T20:10:00Z" w16du:dateUtc="2026-09-26T00:10:00Z"/>
          <w:rFonts w:ascii="Arial" w:hAnsi="Arial" w:cs="Arial"/>
        </w:rPr>
      </w:pPr>
    </w:p>
    <w:p w14:paraId="0B68BCDD" w14:textId="77777777" w:rsidR="00207770" w:rsidRDefault="00207770" w:rsidP="00207770">
      <w:pPr>
        <w:jc w:val="both"/>
        <w:rPr>
          <w:del w:id="14" w:author="Blunt Christopher (05Y) Walsall CCG" w:date="2026-09-25T20:10:00Z" w16du:dateUtc="2026-09-26T00:10:00Z"/>
          <w:rFonts w:ascii="Arial" w:hAnsi="Arial" w:cs="Arial"/>
        </w:rPr>
      </w:pPr>
    </w:p>
    <w:p w14:paraId="4C22287A" w14:textId="77777777" w:rsidR="00207770" w:rsidRDefault="00207770" w:rsidP="00207770">
      <w:pPr>
        <w:jc w:val="both"/>
        <w:rPr>
          <w:del w:id="15" w:author="Blunt Christopher (05Y) Walsall CCG" w:date="2026-09-25T20:10:00Z" w16du:dateUtc="2026-09-26T00:10:00Z"/>
          <w:rFonts w:ascii="Arial" w:hAnsi="Arial" w:cs="Arial"/>
        </w:rPr>
      </w:pPr>
    </w:p>
    <w:p w14:paraId="5577A104" w14:textId="77777777" w:rsidR="00207770" w:rsidRDefault="00207770" w:rsidP="00207770">
      <w:pPr>
        <w:jc w:val="both"/>
        <w:rPr>
          <w:del w:id="16" w:author="Blunt Christopher (05Y) Walsall CCG" w:date="2026-09-25T20:10:00Z" w16du:dateUtc="2026-09-26T00:10:00Z"/>
          <w:rFonts w:ascii="Arial" w:hAnsi="Arial" w:cs="Arial"/>
        </w:rPr>
      </w:pPr>
    </w:p>
    <w:p w14:paraId="69690858" w14:textId="77777777" w:rsidR="00207770" w:rsidRDefault="00207770" w:rsidP="00207770">
      <w:pPr>
        <w:jc w:val="center"/>
        <w:rPr>
          <w:del w:id="17" w:author="Blunt Christopher (05Y) Walsall CCG" w:date="2026-09-25T20:10:00Z" w16du:dateUtc="2026-09-26T00:10:00Z"/>
          <w:rFonts w:ascii="Arial" w:hAnsi="Arial" w:cs="Arial"/>
          <w:b/>
        </w:rPr>
      </w:pPr>
      <w:del w:id="18" w:author="Blunt Christopher (05Y) Walsall CCG" w:date="2026-09-25T20:10:00Z" w16du:dateUtc="2026-09-26T00:10:00Z">
        <w:r>
          <w:rPr>
            <w:rFonts w:ascii="Arial" w:eastAsia="Arial" w:hAnsi="Arial" w:cs="Arial"/>
            <w:b/>
          </w:rPr>
          <w:delText>REVIEW OF BGI’S OBJECTIVES</w:delText>
        </w:r>
      </w:del>
    </w:p>
    <w:p w14:paraId="7D71F567" w14:textId="77777777" w:rsidR="00207770" w:rsidRDefault="00207770" w:rsidP="00207770">
      <w:pPr>
        <w:jc w:val="center"/>
        <w:rPr>
          <w:del w:id="19" w:author="Blunt Christopher (05Y) Walsall CCG" w:date="2026-09-25T20:10:00Z" w16du:dateUtc="2026-09-26T00:10:00Z"/>
          <w:rFonts w:ascii="Arial" w:hAnsi="Arial" w:cs="Arial"/>
          <w:b/>
        </w:rPr>
      </w:pPr>
    </w:p>
    <w:p w14:paraId="17E05DAB" w14:textId="77777777" w:rsidR="00207770" w:rsidRDefault="00207770" w:rsidP="00207770">
      <w:pPr>
        <w:jc w:val="center"/>
        <w:rPr>
          <w:del w:id="20" w:author="Blunt Christopher (05Y) Walsall CCG" w:date="2026-09-25T20:10:00Z" w16du:dateUtc="2026-09-26T00:10:00Z"/>
          <w:rFonts w:ascii="Arial" w:hAnsi="Arial" w:cs="Arial"/>
          <w:b/>
        </w:rPr>
      </w:pPr>
    </w:p>
    <w:p w14:paraId="15761628" w14:textId="77777777" w:rsidR="00207770" w:rsidRDefault="00207770" w:rsidP="00207770">
      <w:pPr>
        <w:jc w:val="center"/>
        <w:rPr>
          <w:del w:id="21" w:author="Blunt Christopher (05Y) Walsall CCG" w:date="2026-09-25T20:10:00Z" w16du:dateUtc="2026-09-26T00:10:00Z"/>
          <w:rFonts w:ascii="Arial" w:hAnsi="Arial" w:cs="Arial"/>
          <w:b/>
        </w:rPr>
      </w:pPr>
      <w:del w:id="22" w:author="Blunt Christopher (05Y) Walsall CCG" w:date="2026-09-25T20:10:00Z" w16du:dateUtc="2026-09-26T00:10:00Z">
        <w:r>
          <w:rPr>
            <w:rFonts w:ascii="Arial" w:hAnsi="Arial" w:cs="Arial"/>
            <w:b/>
          </w:rPr>
          <w:delText>Note by Peter Owen</w:delText>
        </w:r>
      </w:del>
    </w:p>
    <w:p w14:paraId="6E3CB660" w14:textId="77777777" w:rsidR="00207770" w:rsidRDefault="00207770" w:rsidP="00207770">
      <w:pPr>
        <w:jc w:val="center"/>
        <w:rPr>
          <w:del w:id="23" w:author="Blunt Christopher (05Y) Walsall CCG" w:date="2026-09-25T20:10:00Z" w16du:dateUtc="2026-09-26T00:10:00Z"/>
          <w:rFonts w:ascii="Arial" w:hAnsi="Arial" w:cs="Arial"/>
          <w:b/>
        </w:rPr>
      </w:pPr>
    </w:p>
    <w:p w14:paraId="2A2D6368" w14:textId="77777777" w:rsidR="00207770" w:rsidRDefault="00207770" w:rsidP="00207770">
      <w:pPr>
        <w:jc w:val="center"/>
        <w:rPr>
          <w:del w:id="24" w:author="Blunt Christopher (05Y) Walsall CCG" w:date="2026-09-25T20:10:00Z" w16du:dateUtc="2026-09-26T00:10:00Z"/>
          <w:rFonts w:ascii="Arial" w:hAnsi="Arial" w:cs="Arial"/>
          <w:b/>
        </w:rPr>
      </w:pPr>
    </w:p>
    <w:p w14:paraId="2A4B613A" w14:textId="77777777" w:rsidR="00207770" w:rsidRDefault="00207770" w:rsidP="00207770">
      <w:pPr>
        <w:jc w:val="both"/>
        <w:rPr>
          <w:del w:id="25" w:author="Blunt Christopher (05Y) Walsall CCG" w:date="2026-09-25T20:10:00Z" w16du:dateUtc="2026-09-26T00:10:00Z"/>
          <w:rFonts w:ascii="Arial" w:hAnsi="Arial" w:cs="Arial"/>
        </w:rPr>
      </w:pPr>
    </w:p>
    <w:p w14:paraId="28DDBCBF" w14:textId="77777777" w:rsidR="00207770" w:rsidRDefault="00207770" w:rsidP="00207770">
      <w:pPr>
        <w:jc w:val="both"/>
        <w:rPr>
          <w:del w:id="26" w:author="Blunt Christopher (05Y) Walsall CCG" w:date="2026-09-25T20:10:00Z" w16du:dateUtc="2026-09-26T00:10:00Z"/>
          <w:rFonts w:ascii="Arial" w:hAnsi="Arial" w:cs="Arial"/>
        </w:rPr>
      </w:pPr>
    </w:p>
    <w:p w14:paraId="2976C1C5" w14:textId="77777777" w:rsidR="001C67AF" w:rsidRDefault="00207770" w:rsidP="001C67AF">
      <w:pPr>
        <w:pStyle w:val="ListParagraph"/>
        <w:numPr>
          <w:ilvl w:val="0"/>
          <w:numId w:val="2"/>
        </w:numPr>
        <w:rPr>
          <w:ins w:id="27" w:author="Blunt Christopher (05Y) Walsall CCG" w:date="2026-09-25T20:10:00Z" w16du:dateUtc="2026-09-26T00:10:00Z"/>
        </w:rPr>
      </w:pPr>
      <w:del w:id="28" w:author="Blunt Christopher (05Y) Walsall CCG" w:date="2026-09-25T20:10:00Z" w16du:dateUtc="2026-09-26T00:10:00Z">
        <w:r>
          <w:rPr>
            <w:rFonts w:ascii="Arial" w:hAnsi="Arial" w:cs="Arial"/>
          </w:rPr>
          <w:delText>At the</w:delText>
        </w:r>
      </w:del>
      <w:r>
        <w:rPr>
          <w:rPrChange w:id="29" w:author="Blunt Christopher (05Y) Walsall CCG" w:date="2026-09-25T20:10:00Z" w16du:dateUtc="2026-09-26T00:10:00Z">
            <w:rPr>
              <w:rFonts w:ascii="Arial" w:hAnsi="Arial" w:cs="Arial"/>
            </w:rPr>
          </w:rPrChange>
        </w:rPr>
        <w:t xml:space="preserve"> last meeting</w:t>
      </w:r>
      <w:ins w:id="30" w:author="Blunt Christopher (05Y) Walsall CCG" w:date="2026-09-25T20:10:00Z" w16du:dateUtc="2026-09-26T00:10:00Z">
        <w:r w:rsidR="001C67AF">
          <w:t>: agreed.</w:t>
        </w:r>
      </w:ins>
    </w:p>
    <w:p w14:paraId="4BF47AD5" w14:textId="77777777" w:rsidR="001C67AF" w:rsidRDefault="001C67AF" w:rsidP="001C67AF">
      <w:pPr>
        <w:rPr>
          <w:ins w:id="31" w:author="Blunt Christopher (05Y) Walsall CCG" w:date="2026-09-25T20:10:00Z" w16du:dateUtc="2026-09-26T00:10:00Z"/>
        </w:rPr>
      </w:pPr>
    </w:p>
    <w:p w14:paraId="7D19162A" w14:textId="77777777" w:rsidR="00E17A19" w:rsidRDefault="00E17A19" w:rsidP="001C67AF">
      <w:pPr>
        <w:pStyle w:val="ListParagraph"/>
        <w:numPr>
          <w:ilvl w:val="0"/>
          <w:numId w:val="2"/>
        </w:numPr>
        <w:rPr>
          <w:ins w:id="32" w:author="Blunt Christopher (05Y) Walsall CCG" w:date="2026-09-25T20:10:00Z" w16du:dateUtc="2026-09-26T00:10:00Z"/>
        </w:rPr>
      </w:pPr>
      <w:ins w:id="33" w:author="Blunt Christopher (05Y) Walsall CCG" w:date="2026-09-25T20:10:00Z" w16du:dateUtc="2026-09-26T00:10:00Z">
        <w:r>
          <w:t>Quit51: Amy Watling-Cash described the service. Nichola is the team member who offers services to Portland patients.</w:t>
        </w:r>
        <w:r w:rsidR="00E4466C">
          <w:t xml:space="preserve"> A 1</w:t>
        </w:r>
        <w:r>
          <w:t xml:space="preserve">2 week programme is provided to wean </w:t>
        </w:r>
        <w:r w:rsidR="00E4466C">
          <w:t xml:space="preserve">people off nicotine, using tablets or patches. The success rate for Portland has been very good. National No Smoking day is within the next few days; Amy showed a new poster for every consultation  room to remind clinicians of the service. </w:t>
        </w:r>
      </w:ins>
    </w:p>
    <w:p w14:paraId="467452D3" w14:textId="77777777" w:rsidR="00E4466C" w:rsidRDefault="00E4466C" w:rsidP="00E4466C">
      <w:pPr>
        <w:pStyle w:val="ListParagraph"/>
        <w:rPr>
          <w:ins w:id="34" w:author="Blunt Christopher (05Y) Walsall CCG" w:date="2026-09-25T20:10:00Z" w16du:dateUtc="2026-09-26T00:10:00Z"/>
        </w:rPr>
      </w:pPr>
    </w:p>
    <w:p w14:paraId="779A555F" w14:textId="77777777" w:rsidR="00E4466C" w:rsidRDefault="00E4466C" w:rsidP="00E4466C">
      <w:pPr>
        <w:pStyle w:val="ListParagraph"/>
        <w:rPr>
          <w:ins w:id="35" w:author="Blunt Christopher (05Y) Walsall CCG" w:date="2026-09-25T20:10:00Z" w16du:dateUtc="2026-09-26T00:10:00Z"/>
        </w:rPr>
      </w:pPr>
      <w:ins w:id="36" w:author="Blunt Christopher (05Y) Walsall CCG" w:date="2026-09-25T20:10:00Z" w16du:dateUtc="2026-09-26T00:10:00Z">
        <w:r>
          <w:t xml:space="preserve">Amy described the impact of smoking on the individual and their family, including the associated health risks but also financial aspects. Smoking 20 cigarettes per day equates to an annual expenditure of £2500. </w:t>
        </w:r>
      </w:ins>
    </w:p>
    <w:p w14:paraId="76CA0CDA" w14:textId="77777777" w:rsidR="00E4466C" w:rsidRDefault="00E4466C" w:rsidP="00E4466C">
      <w:pPr>
        <w:pStyle w:val="ListParagraph"/>
        <w:rPr>
          <w:ins w:id="37" w:author="Blunt Christopher (05Y) Walsall CCG" w:date="2026-09-25T20:10:00Z" w16du:dateUtc="2026-09-26T00:10:00Z"/>
        </w:rPr>
      </w:pPr>
    </w:p>
    <w:p w14:paraId="405C0440" w14:textId="77777777" w:rsidR="00E4466C" w:rsidRDefault="00E4466C" w:rsidP="00E4466C">
      <w:pPr>
        <w:pStyle w:val="ListParagraph"/>
        <w:rPr>
          <w:ins w:id="38" w:author="Blunt Christopher (05Y) Walsall CCG" w:date="2026-09-25T20:10:00Z" w16du:dateUtc="2026-09-26T00:10:00Z"/>
        </w:rPr>
      </w:pPr>
      <w:ins w:id="39" w:author="Blunt Christopher (05Y) Walsall CCG" w:date="2026-09-25T20:10:00Z" w16du:dateUtc="2026-09-26T00:10:00Z">
        <w:r>
          <w:t xml:space="preserve">E cigarettes are currently not licensed and not regulated but are to be regulated later this year. Whilst these do not produce carbon monoxide like cigarettes do they do cause cell damage and can cause restriction to the airways. </w:t>
        </w:r>
      </w:ins>
    </w:p>
    <w:p w14:paraId="251BEB3C" w14:textId="77777777" w:rsidR="00E4466C" w:rsidRDefault="00E4466C" w:rsidP="00E4466C">
      <w:pPr>
        <w:pStyle w:val="ListParagraph"/>
        <w:rPr>
          <w:ins w:id="40" w:author="Blunt Christopher (05Y) Walsall CCG" w:date="2026-09-25T20:10:00Z" w16du:dateUtc="2026-09-26T00:10:00Z"/>
        </w:rPr>
      </w:pPr>
    </w:p>
    <w:p w14:paraId="5D9EBA96" w14:textId="77777777" w:rsidR="000D3F76" w:rsidRDefault="00E4466C" w:rsidP="00E4466C">
      <w:pPr>
        <w:pStyle w:val="ListParagraph"/>
        <w:rPr>
          <w:rPrChange w:id="41" w:author="Blunt Christopher (05Y) Walsall CCG" w:date="2026-09-25T20:10:00Z" w16du:dateUtc="2026-09-26T00:10:00Z">
            <w:rPr>
              <w:rFonts w:ascii="Arial" w:hAnsi="Arial" w:cs="Arial"/>
              <w:sz w:val="22"/>
              <w:szCs w:val="22"/>
            </w:rPr>
          </w:rPrChange>
        </w:rPr>
        <w:pPrChange w:id="42" w:author="Blunt Christopher (05Y) Walsall CCG" w:date="2026-09-25T20:10:00Z" w16du:dateUtc="2026-09-26T00:10:00Z">
          <w:pPr/>
        </w:pPrChange>
      </w:pPr>
      <w:ins w:id="43" w:author="Blunt Christopher (05Y) Walsall CCG" w:date="2026-09-25T20:10:00Z" w16du:dateUtc="2026-09-26T00:10:00Z">
        <w:r>
          <w:t>The group</w:t>
        </w:r>
      </w:ins>
      <w:del w:id="44" w:author="Blunt Christopher (05Y) Walsall CCG" w:date="2026-09-25T20:10:00Z" w16du:dateUtc="2026-09-26T00:10:00Z">
        <w:r w:rsidR="00207770">
          <w:rPr>
            <w:rFonts w:ascii="Arial" w:hAnsi="Arial" w:cs="Arial"/>
          </w:rPr>
          <w:delText xml:space="preserve"> it was</w:delText>
        </w:r>
      </w:del>
      <w:r w:rsidR="00207770">
        <w:rPr>
          <w:rPrChange w:id="45" w:author="Blunt Christopher (05Y) Walsall CCG" w:date="2026-09-25T20:10:00Z" w16du:dateUtc="2026-09-26T00:10:00Z">
            <w:rPr>
              <w:rFonts w:ascii="Arial" w:hAnsi="Arial" w:cs="Arial"/>
              <w:sz w:val="22"/>
              <w:szCs w:val="22"/>
            </w:rPr>
          </w:rPrChange>
        </w:rPr>
        <w:t xml:space="preserve"> agreed that </w:t>
      </w:r>
      <w:ins w:id="46" w:author="Blunt Christopher (05Y) Walsall CCG" w:date="2026-09-25T20:10:00Z" w16du:dateUtc="2026-09-26T00:10:00Z">
        <w:r>
          <w:t>information on Quit51 services</w:t>
        </w:r>
      </w:ins>
      <w:del w:id="47" w:author="Blunt Christopher (05Y) Walsall CCG" w:date="2026-09-25T20:10:00Z" w16du:dateUtc="2026-09-26T00:10:00Z">
        <w:r w:rsidR="00207770">
          <w:rPr>
            <w:rFonts w:ascii="Arial" w:hAnsi="Arial" w:cs="Arial"/>
          </w:rPr>
          <w:delText>we</w:delText>
        </w:r>
      </w:del>
      <w:r w:rsidR="00207770">
        <w:rPr>
          <w:rPrChange w:id="48" w:author="Blunt Christopher (05Y) Walsall CCG" w:date="2026-09-25T20:10:00Z" w16du:dateUtc="2026-09-26T00:10:00Z">
            <w:rPr>
              <w:rFonts w:ascii="Arial" w:hAnsi="Arial" w:cs="Arial"/>
              <w:sz w:val="22"/>
              <w:szCs w:val="22"/>
            </w:rPr>
          </w:rPrChange>
        </w:rPr>
        <w:t xml:space="preserve"> should </w:t>
      </w:r>
      <w:ins w:id="49" w:author="Blunt Christopher (05Y) Walsall CCG" w:date="2026-09-25T20:10:00Z" w16du:dateUtc="2026-09-26T00:10:00Z">
        <w:r>
          <w:t>be included</w:t>
        </w:r>
      </w:ins>
      <w:del w:id="50" w:author="Blunt Christopher (05Y) Walsall CCG" w:date="2026-09-25T20:10:00Z" w16du:dateUtc="2026-09-26T00:10:00Z">
        <w:r w:rsidR="00207770">
          <w:rPr>
            <w:rFonts w:ascii="Arial" w:hAnsi="Arial" w:cs="Arial"/>
          </w:rPr>
          <w:delText>review the objectives of the group. These are currently set out</w:delText>
        </w:r>
      </w:del>
      <w:r w:rsidR="00207770">
        <w:rPr>
          <w:rPrChange w:id="51" w:author="Blunt Christopher (05Y) Walsall CCG" w:date="2026-09-25T20:10:00Z" w16du:dateUtc="2026-09-26T00:10:00Z">
            <w:rPr>
              <w:rFonts w:ascii="Arial" w:hAnsi="Arial" w:cs="Arial"/>
              <w:sz w:val="22"/>
              <w:szCs w:val="22"/>
            </w:rPr>
          </w:rPrChange>
        </w:rPr>
        <w:t xml:space="preserve"> in the </w:t>
      </w:r>
      <w:ins w:id="52" w:author="Blunt Christopher (05Y) Walsall CCG" w:date="2026-09-25T20:10:00Z" w16du:dateUtc="2026-09-26T00:10:00Z">
        <w:r>
          <w:t xml:space="preserve">PPG waiting room folder. Amy or a </w:t>
        </w:r>
        <w:r>
          <w:lastRenderedPageBreak/>
          <w:t>colleague will be attending the Health Fair and can offer lung function testing i.e. how much carbon monoxide a person has been subjected to.</w:t>
        </w:r>
      </w:ins>
      <w:del w:id="53" w:author="Blunt Christopher (05Y) Walsall CCG" w:date="2026-09-25T20:10:00Z" w16du:dateUtc="2026-09-26T00:10:00Z">
        <w:r w:rsidR="00207770">
          <w:rPr>
            <w:rFonts w:ascii="Arial" w:hAnsi="Arial" w:cs="Arial"/>
          </w:rPr>
          <w:delText>“Our Work” section of the website as follows:</w:delText>
        </w:r>
      </w:del>
    </w:p>
    <w:p w14:paraId="2D68E61C" w14:textId="77777777" w:rsidR="00207770" w:rsidRDefault="00207770" w:rsidP="00E17A19">
      <w:pPr>
        <w:pStyle w:val="ListParagraph"/>
        <w:rPr>
          <w:rPrChange w:id="54" w:author="Blunt Christopher (05Y) Walsall CCG" w:date="2026-09-25T20:10:00Z" w16du:dateUtc="2026-09-26T00:10:00Z">
            <w:rPr>
              <w:rFonts w:ascii="Arial" w:hAnsi="Arial" w:cs="Arial"/>
              <w:sz w:val="22"/>
              <w:szCs w:val="22"/>
            </w:rPr>
          </w:rPrChange>
        </w:rPr>
        <w:pPrChange w:id="55" w:author="Blunt Christopher (05Y) Walsall CCG" w:date="2026-09-25T20:10:00Z" w16du:dateUtc="2026-09-26T00:10:00Z">
          <w:pPr/>
        </w:pPrChange>
      </w:pPr>
    </w:p>
    <w:p w14:paraId="4F195DAD" w14:textId="77777777" w:rsidR="001C67AF" w:rsidRDefault="001C67AF" w:rsidP="001C67AF">
      <w:pPr>
        <w:pStyle w:val="ListParagraph"/>
        <w:numPr>
          <w:ilvl w:val="0"/>
          <w:numId w:val="2"/>
        </w:numPr>
        <w:rPr>
          <w:ins w:id="56" w:author="Blunt Christopher (05Y) Walsall CCG" w:date="2026-09-25T20:10:00Z" w16du:dateUtc="2026-09-26T00:10:00Z"/>
        </w:rPr>
      </w:pPr>
      <w:ins w:id="57" w:author="Blunt Christopher (05Y) Walsall CCG" w:date="2026-09-25T20:10:00Z" w16du:dateUtc="2026-09-26T00:10:00Z">
        <w:r>
          <w:t xml:space="preserve">Health Fair 2017: </w:t>
        </w:r>
        <w:r w:rsidR="003306D8">
          <w:t>SC outlined progress to date. Some services have confirmed attendance. Further meeting to take place with representatives of Northgate Patient Group.</w:t>
        </w:r>
      </w:ins>
    </w:p>
    <w:p w14:paraId="1B2B93BC" w14:textId="77777777" w:rsidR="003306D8" w:rsidRDefault="003306D8" w:rsidP="003306D8">
      <w:pPr>
        <w:pStyle w:val="ListParagraph"/>
        <w:rPr>
          <w:ins w:id="58" w:author="Blunt Christopher (05Y) Walsall CCG" w:date="2026-09-25T20:10:00Z" w16du:dateUtc="2026-09-26T00:10:00Z"/>
        </w:rPr>
      </w:pPr>
    </w:p>
    <w:p w14:paraId="71CF5D9F" w14:textId="77777777" w:rsidR="003306D8" w:rsidRDefault="003306D8" w:rsidP="001C67AF">
      <w:pPr>
        <w:pStyle w:val="ListParagraph"/>
        <w:numPr>
          <w:ilvl w:val="0"/>
          <w:numId w:val="2"/>
        </w:numPr>
        <w:rPr>
          <w:ins w:id="59" w:author="Blunt Christopher (05Y) Walsall CCG" w:date="2026-09-25T20:10:00Z" w16du:dateUtc="2026-09-26T00:10:00Z"/>
        </w:rPr>
      </w:pPr>
      <w:ins w:id="60" w:author="Blunt Christopher (05Y) Walsall CCG" w:date="2026-09-25T20:10:00Z" w16du:dateUtc="2026-09-26T00:10:00Z">
        <w:r>
          <w:t xml:space="preserve">The Big Conversation: SC described the CCG public </w:t>
        </w:r>
        <w:r w:rsidR="00E17A19">
          <w:t>consultation on GP and Community Services and plans for integrated health and social care. Sue attended a recent event and had information to share with the group about the questions being asked of members of the public. The CCG have a questionnaire which is due to be circulated shortly to practices; SC, DS and JC agreed to offer a session in the waiting room to encourage patients to complete the form.</w:t>
        </w:r>
      </w:ins>
    </w:p>
    <w:p w14:paraId="3B47A428" w14:textId="77777777" w:rsidR="00E17A19" w:rsidRDefault="00E17A19" w:rsidP="00E17A19">
      <w:pPr>
        <w:pStyle w:val="ListParagraph"/>
        <w:rPr>
          <w:ins w:id="61" w:author="Blunt Christopher (05Y) Walsall CCG" w:date="2026-09-25T20:10:00Z" w16du:dateUtc="2026-09-26T00:10:00Z"/>
        </w:rPr>
      </w:pPr>
    </w:p>
    <w:p w14:paraId="46717510" w14:textId="77777777" w:rsidR="00E17A19" w:rsidRDefault="00E4466C" w:rsidP="001C67AF">
      <w:pPr>
        <w:pStyle w:val="ListParagraph"/>
        <w:numPr>
          <w:ilvl w:val="0"/>
          <w:numId w:val="2"/>
        </w:numPr>
        <w:rPr>
          <w:ins w:id="62" w:author="Blunt Christopher (05Y) Walsall CCG" w:date="2026-09-25T20:10:00Z" w16du:dateUtc="2026-09-26T00:10:00Z"/>
        </w:rPr>
      </w:pPr>
      <w:ins w:id="63" w:author="Blunt Christopher (05Y) Walsall CCG" w:date="2026-09-25T20:10:00Z" w16du:dateUtc="2026-09-26T00:10:00Z">
        <w:r>
          <w:t>Next meeting is May 3</w:t>
        </w:r>
        <w:r w:rsidRPr="00E4466C">
          <w:rPr>
            <w:vertAlign w:val="superscript"/>
          </w:rPr>
          <w:t>rd</w:t>
        </w:r>
        <w:r>
          <w:t xml:space="preserve"> at 5.00 pm.</w:t>
        </w:r>
      </w:ins>
    </w:p>
    <w:p w14:paraId="09A4BB2F" w14:textId="77777777" w:rsidR="00B4385A" w:rsidRDefault="00B4385A" w:rsidP="00600BDF">
      <w:pPr>
        <w:rPr>
          <w:ins w:id="64" w:author="Blunt Christopher (05Y) Walsall CCG" w:date="2026-09-25T20:10:00Z" w16du:dateUtc="2026-09-26T00:10:00Z"/>
        </w:rPr>
      </w:pPr>
    </w:p>
    <w:p w14:paraId="2C507CF1" w14:textId="77777777" w:rsidR="00207770" w:rsidRDefault="00207770" w:rsidP="00207770">
      <w:pPr>
        <w:pStyle w:val="NormalWeb"/>
        <w:shd w:val="clear" w:color="auto" w:fill="FFFFFF"/>
        <w:jc w:val="both"/>
        <w:rPr>
          <w:del w:id="65" w:author="Blunt Christopher (05Y) Walsall CCG" w:date="2026-09-25T20:10:00Z" w16du:dateUtc="2026-09-26T00:10:00Z"/>
          <w:rFonts w:ascii="Arial" w:hAnsi="Arial" w:cs="Arial"/>
          <w:color w:val="4B4E36"/>
          <w:sz w:val="20"/>
          <w:szCs w:val="20"/>
        </w:rPr>
      </w:pPr>
      <w:del w:id="66" w:author="Blunt Christopher (05Y) Walsall CCG" w:date="2026-09-25T20:10:00Z" w16du:dateUtc="2026-09-26T00:10:00Z">
        <w:r>
          <w:rPr>
            <w:rStyle w:val="Strong"/>
            <w:rFonts w:ascii="Arial" w:hAnsi="Arial" w:cs="Arial"/>
            <w:color w:val="4B4E36"/>
            <w:sz w:val="20"/>
            <w:szCs w:val="20"/>
          </w:rPr>
          <w:delText>The Better Government Initiative stands for …</w:delText>
        </w:r>
      </w:del>
    </w:p>
    <w:p w14:paraId="26D5E8F1" w14:textId="77777777" w:rsidR="00207770" w:rsidRDefault="00207770" w:rsidP="00207770">
      <w:pPr>
        <w:pStyle w:val="NormalWeb"/>
        <w:shd w:val="clear" w:color="auto" w:fill="FFFFFF"/>
        <w:spacing w:before="0" w:beforeAutospacing="0" w:after="0" w:afterAutospacing="0"/>
        <w:outlineLvl w:val="0"/>
        <w15:collapsed/>
        <w:rPr>
          <w:del w:id="67" w:author="Blunt Christopher (05Y) Walsall CCG" w:date="2026-09-25T20:10:00Z" w16du:dateUtc="2026-09-26T00:10:00Z"/>
          <w:rFonts w:ascii="Arial" w:hAnsi="Arial" w:cs="Arial"/>
          <w:color w:val="4B4E36"/>
        </w:rPr>
      </w:pPr>
      <w:del w:id="68" w:author="Blunt Christopher (05Y) Walsall CCG" w:date="2026-09-25T20:10:00Z" w16du:dateUtc="2026-09-26T00:10:00Z">
        <w:r w:rsidRPr="00207770">
          <w:rPr>
            <w:rFonts w:ascii="Arial" w:hAnsi="Arial" w:cs="Arial"/>
            <w:color w:val="4B4E36"/>
          </w:rPr>
          <w:delText>1. A</w:delText>
        </w:r>
        <w:r>
          <w:rPr>
            <w:rFonts w:ascii="Arial" w:hAnsi="Arial" w:cs="Arial"/>
            <w:color w:val="4B4E36"/>
          </w:rPr>
          <w:delText xml:space="preserve"> </w:delText>
        </w:r>
        <w:r w:rsidRPr="00207770">
          <w:rPr>
            <w:rFonts w:ascii="Arial" w:hAnsi="Arial" w:cs="Arial"/>
            <w:color w:val="4B4E36"/>
          </w:rPr>
          <w:delText>robust policy making process that</w:delText>
        </w:r>
      </w:del>
    </w:p>
    <w:p w14:paraId="775632A6" w14:textId="77777777" w:rsidR="00207770" w:rsidRDefault="00207770" w:rsidP="00207770">
      <w:pPr>
        <w:pStyle w:val="NormalWeb"/>
        <w:shd w:val="clear" w:color="auto" w:fill="FFFFFF"/>
        <w:spacing w:before="0" w:beforeAutospacing="0" w:after="0" w:afterAutospacing="0"/>
        <w:outlineLvl w:val="0"/>
        <w15:collapsed/>
        <w:rPr>
          <w:del w:id="69" w:author="Blunt Christopher (05Y) Walsall CCG" w:date="2026-09-25T20:10:00Z" w16du:dateUtc="2026-09-26T00:10:00Z"/>
          <w:rFonts w:ascii="Arial" w:hAnsi="Arial" w:cs="Arial"/>
          <w:color w:val="4B4E36"/>
        </w:rPr>
      </w:pPr>
      <w:del w:id="70" w:author="Blunt Christopher (05Y) Walsall CCG" w:date="2026-09-25T20:10:00Z" w16du:dateUtc="2026-09-26T00:10:00Z">
        <w:r w:rsidRPr="00207770">
          <w:rPr>
            <w:rFonts w:ascii="Arial" w:hAnsi="Arial" w:cs="Arial"/>
            <w:color w:val="4B4E36"/>
          </w:rPr>
          <w:br/>
          <w:delText>• is open, consultative and evidence based</w:delText>
        </w:r>
        <w:r w:rsidR="00235400" w:rsidRPr="00207770">
          <w:rPr>
            <w:rFonts w:ascii="Arial" w:hAnsi="Arial" w:cs="Arial"/>
            <w:color w:val="4B4E36"/>
          </w:rPr>
          <w:delText xml:space="preserve"> </w:delText>
        </w:r>
        <w:r w:rsidRPr="00207770">
          <w:rPr>
            <w:rFonts w:ascii="Arial" w:hAnsi="Arial" w:cs="Arial"/>
            <w:color w:val="4B4E36"/>
          </w:rPr>
          <w:br/>
          <w:delText>• ensures policies are trialled and tested and</w:delText>
        </w:r>
        <w:r w:rsidRPr="00207770">
          <w:rPr>
            <w:rFonts w:ascii="Arial" w:hAnsi="Arial" w:cs="Arial"/>
            <w:color w:val="4B4E36"/>
          </w:rPr>
          <w:br/>
          <w:delText>• is built to last.</w:delText>
        </w:r>
      </w:del>
    </w:p>
    <w:p w14:paraId="40E206FC" w14:textId="77777777" w:rsidR="00207770" w:rsidRPr="00207770" w:rsidRDefault="00207770" w:rsidP="00207770">
      <w:pPr>
        <w:pStyle w:val="NormalWeb"/>
        <w:shd w:val="clear" w:color="auto" w:fill="FFFFFF"/>
        <w:spacing w:before="0" w:beforeAutospacing="0" w:after="0" w:afterAutospacing="0"/>
        <w:outlineLvl w:val="0"/>
        <w15:collapsed/>
        <w:rPr>
          <w:del w:id="71" w:author="Blunt Christopher (05Y) Walsall CCG" w:date="2026-09-25T20:10:00Z" w16du:dateUtc="2026-09-26T00:10:00Z"/>
          <w:rFonts w:ascii="Arial" w:hAnsi="Arial" w:cs="Arial"/>
          <w:color w:val="4B4E36"/>
        </w:rPr>
      </w:pPr>
    </w:p>
    <w:p w14:paraId="3A32D4FA" w14:textId="77777777" w:rsidR="00207770" w:rsidRDefault="00207770" w:rsidP="00207770">
      <w:pPr>
        <w:pStyle w:val="NormalWeb"/>
        <w:shd w:val="clear" w:color="auto" w:fill="FFFFFF"/>
        <w:spacing w:before="0" w:beforeAutospacing="0" w:after="0" w:afterAutospacing="0"/>
        <w:outlineLvl w:val="0"/>
        <w15:collapsed/>
        <w:rPr>
          <w:del w:id="72" w:author="Blunt Christopher (05Y) Walsall CCG" w:date="2026-09-25T20:10:00Z" w16du:dateUtc="2026-09-26T00:10:00Z"/>
          <w:rFonts w:ascii="Arial" w:hAnsi="Arial" w:cs="Arial"/>
          <w:color w:val="4B4E36"/>
        </w:rPr>
      </w:pPr>
      <w:del w:id="73" w:author="Blunt Christopher (05Y) Walsall CCG" w:date="2026-09-25T20:10:00Z" w16du:dateUtc="2026-09-26T00:10:00Z">
        <w:r w:rsidRPr="00207770">
          <w:rPr>
            <w:rFonts w:ascii="Arial" w:hAnsi="Arial" w:cs="Arial"/>
            <w:color w:val="4B4E36"/>
          </w:rPr>
          <w:delText>2. Open and transparent government with a presumption in favour of</w:delText>
        </w:r>
      </w:del>
    </w:p>
    <w:p w14:paraId="4B215615" w14:textId="77777777" w:rsidR="00207770" w:rsidRDefault="00207770" w:rsidP="00207770">
      <w:pPr>
        <w:pStyle w:val="NormalWeb"/>
        <w:shd w:val="clear" w:color="auto" w:fill="FFFFFF"/>
        <w:spacing w:before="0" w:beforeAutospacing="0" w:after="0" w:afterAutospacing="0"/>
        <w:outlineLvl w:val="0"/>
        <w15:collapsed/>
        <w:rPr>
          <w:del w:id="74" w:author="Blunt Christopher (05Y) Walsall CCG" w:date="2026-09-25T20:10:00Z" w16du:dateUtc="2026-09-26T00:10:00Z"/>
          <w:rFonts w:ascii="Arial" w:hAnsi="Arial" w:cs="Arial"/>
          <w:color w:val="4B4E36"/>
        </w:rPr>
      </w:pPr>
      <w:del w:id="75" w:author="Blunt Christopher (05Y) Walsall CCG" w:date="2026-09-25T20:10:00Z" w16du:dateUtc="2026-09-26T00:10:00Z">
        <w:r w:rsidRPr="00207770">
          <w:rPr>
            <w:rFonts w:ascii="Arial" w:hAnsi="Arial" w:cs="Arial"/>
            <w:color w:val="4B4E36"/>
          </w:rPr>
          <w:br/>
          <w:delText>• disclosure of all data and</w:delText>
        </w:r>
        <w:r w:rsidRPr="00207770">
          <w:rPr>
            <w:rFonts w:ascii="Arial" w:hAnsi="Arial" w:cs="Arial"/>
            <w:color w:val="4B4E36"/>
          </w:rPr>
          <w:br/>
          <w:delText>• publication of impact statements and business cases.</w:delText>
        </w:r>
      </w:del>
    </w:p>
    <w:p w14:paraId="58F0469C" w14:textId="77777777" w:rsidR="00207770" w:rsidRPr="00207770" w:rsidRDefault="00207770" w:rsidP="00207770">
      <w:pPr>
        <w:pStyle w:val="NormalWeb"/>
        <w:shd w:val="clear" w:color="auto" w:fill="FFFFFF"/>
        <w:spacing w:before="0" w:beforeAutospacing="0" w:after="0" w:afterAutospacing="0"/>
        <w:outlineLvl w:val="0"/>
        <w15:collapsed/>
        <w:rPr>
          <w:del w:id="76" w:author="Blunt Christopher (05Y) Walsall CCG" w:date="2026-09-25T20:10:00Z" w16du:dateUtc="2026-09-26T00:10:00Z"/>
          <w:rFonts w:ascii="Arial" w:hAnsi="Arial" w:cs="Arial"/>
          <w:color w:val="4B4E36"/>
        </w:rPr>
      </w:pPr>
    </w:p>
    <w:p w14:paraId="14D1A67E" w14:textId="77777777" w:rsidR="00207770" w:rsidRDefault="00207770" w:rsidP="00207770">
      <w:pPr>
        <w:pStyle w:val="NormalWeb"/>
        <w:shd w:val="clear" w:color="auto" w:fill="FFFFFF"/>
        <w:spacing w:before="0" w:beforeAutospacing="0" w:after="0" w:afterAutospacing="0"/>
        <w:outlineLvl w:val="0"/>
        <w15:collapsed/>
        <w:rPr>
          <w:del w:id="77" w:author="Blunt Christopher (05Y) Walsall CCG" w:date="2026-09-25T20:10:00Z" w16du:dateUtc="2026-09-26T00:10:00Z"/>
          <w:rFonts w:ascii="Arial" w:hAnsi="Arial" w:cs="Arial"/>
          <w:color w:val="4B4E36"/>
        </w:rPr>
      </w:pPr>
      <w:del w:id="78" w:author="Blunt Christopher (05Y) Walsall CCG" w:date="2026-09-25T20:10:00Z" w16du:dateUtc="2026-09-26T00:10:00Z">
        <w:r w:rsidRPr="00207770">
          <w:rPr>
            <w:rFonts w:ascii="Arial" w:hAnsi="Arial" w:cs="Arial"/>
            <w:color w:val="4B4E36"/>
          </w:rPr>
          <w:delText>3. Simple legislation responding to clearly identified needs with</w:delText>
        </w:r>
      </w:del>
    </w:p>
    <w:p w14:paraId="49ECDEC1" w14:textId="77777777" w:rsidR="00207770" w:rsidRDefault="00207770" w:rsidP="00207770">
      <w:pPr>
        <w:pStyle w:val="NormalWeb"/>
        <w:shd w:val="clear" w:color="auto" w:fill="FFFFFF"/>
        <w:spacing w:before="0" w:beforeAutospacing="0" w:after="0" w:afterAutospacing="0"/>
        <w:outlineLvl w:val="0"/>
        <w15:collapsed/>
        <w:rPr>
          <w:del w:id="79" w:author="Blunt Christopher (05Y) Walsall CCG" w:date="2026-09-25T20:10:00Z" w16du:dateUtc="2026-09-26T00:10:00Z"/>
          <w:rFonts w:ascii="Arial" w:hAnsi="Arial" w:cs="Arial"/>
          <w:color w:val="4B4E36"/>
        </w:rPr>
      </w:pPr>
      <w:del w:id="80" w:author="Blunt Christopher (05Y) Walsall CCG" w:date="2026-09-25T20:10:00Z" w16du:dateUtc="2026-09-26T00:10:00Z">
        <w:r w:rsidRPr="00207770">
          <w:rPr>
            <w:rFonts w:ascii="Arial" w:hAnsi="Arial" w:cs="Arial"/>
            <w:color w:val="4B4E36"/>
          </w:rPr>
          <w:br/>
          <w:delText>• close scrutiny of the case for legislation</w:delText>
        </w:r>
        <w:r w:rsidRPr="00207770">
          <w:rPr>
            <w:rFonts w:ascii="Arial" w:hAnsi="Arial" w:cs="Arial"/>
            <w:color w:val="4B4E36"/>
          </w:rPr>
          <w:br/>
          <w:delText>• explicit standards for the preparation of legislation</w:delText>
        </w:r>
        <w:r w:rsidRPr="00207770">
          <w:rPr>
            <w:rFonts w:ascii="Arial" w:hAnsi="Arial" w:cs="Arial"/>
            <w:color w:val="4B4E36"/>
          </w:rPr>
          <w:br/>
          <w:delText>• a Parliamentary process to ensure consistent application of those standards.</w:delText>
        </w:r>
      </w:del>
    </w:p>
    <w:p w14:paraId="1F2A67AF" w14:textId="77777777" w:rsidR="00207770" w:rsidRPr="00207770" w:rsidRDefault="00207770" w:rsidP="00207770">
      <w:pPr>
        <w:pStyle w:val="NormalWeb"/>
        <w:shd w:val="clear" w:color="auto" w:fill="FFFFFF"/>
        <w:spacing w:before="0" w:beforeAutospacing="0" w:after="0" w:afterAutospacing="0"/>
        <w:outlineLvl w:val="0"/>
        <w15:collapsed/>
        <w:rPr>
          <w:del w:id="81" w:author="Blunt Christopher (05Y) Walsall CCG" w:date="2026-09-25T20:10:00Z" w16du:dateUtc="2026-09-26T00:10:00Z"/>
          <w:rFonts w:ascii="Arial" w:hAnsi="Arial" w:cs="Arial"/>
          <w:color w:val="4B4E36"/>
        </w:rPr>
      </w:pPr>
    </w:p>
    <w:p w14:paraId="38D868AF" w14:textId="77777777" w:rsidR="00207770" w:rsidRDefault="00207770" w:rsidP="00207770">
      <w:pPr>
        <w:pStyle w:val="NormalWeb"/>
        <w:shd w:val="clear" w:color="auto" w:fill="FFFFFF"/>
        <w:spacing w:before="0" w:beforeAutospacing="0" w:after="0" w:afterAutospacing="0"/>
        <w:outlineLvl w:val="0"/>
        <w15:collapsed/>
        <w:rPr>
          <w:del w:id="82" w:author="Blunt Christopher (05Y) Walsall CCG" w:date="2026-09-25T20:10:00Z" w16du:dateUtc="2026-09-26T00:10:00Z"/>
          <w:rFonts w:ascii="Arial" w:hAnsi="Arial" w:cs="Arial"/>
          <w:color w:val="4B4E36"/>
        </w:rPr>
      </w:pPr>
      <w:del w:id="83" w:author="Blunt Christopher (05Y) Walsall CCG" w:date="2026-09-25T20:10:00Z" w16du:dateUtc="2026-09-26T00:10:00Z">
        <w:r w:rsidRPr="00207770">
          <w:rPr>
            <w:rFonts w:ascii="Arial" w:hAnsi="Arial" w:cs="Arial"/>
            <w:color w:val="4B4E36"/>
          </w:rPr>
          <w:delText>4. Effective accountability of Government with</w:delText>
        </w:r>
      </w:del>
    </w:p>
    <w:p w14:paraId="6134DFAF" w14:textId="77777777" w:rsidR="00207770" w:rsidRDefault="00207770" w:rsidP="00207770">
      <w:pPr>
        <w:pStyle w:val="NormalWeb"/>
        <w:shd w:val="clear" w:color="auto" w:fill="FFFFFF"/>
        <w:spacing w:before="0" w:beforeAutospacing="0" w:after="0" w:afterAutospacing="0"/>
        <w:outlineLvl w:val="0"/>
        <w15:collapsed/>
        <w:rPr>
          <w:del w:id="84" w:author="Blunt Christopher (05Y) Walsall CCG" w:date="2026-09-25T20:10:00Z" w16du:dateUtc="2026-09-26T00:10:00Z"/>
          <w:rFonts w:ascii="Arial" w:hAnsi="Arial" w:cs="Arial"/>
          <w:color w:val="4B4E36"/>
        </w:rPr>
      </w:pPr>
      <w:del w:id="85" w:author="Blunt Christopher (05Y) Walsall CCG" w:date="2026-09-25T20:10:00Z" w16du:dateUtc="2026-09-26T00:10:00Z">
        <w:r w:rsidRPr="00207770">
          <w:rPr>
            <w:rFonts w:ascii="Arial" w:hAnsi="Arial" w:cs="Arial"/>
            <w:color w:val="4B4E36"/>
          </w:rPr>
          <w:br/>
          <w:delText>• greater continuity of responsibility for both Ministers and officials and</w:delText>
        </w:r>
        <w:r w:rsidRPr="00207770">
          <w:rPr>
            <w:rFonts w:ascii="Arial" w:hAnsi="Arial" w:cs="Arial"/>
            <w:color w:val="4B4E36"/>
          </w:rPr>
          <w:br/>
          <w:delText>• effective Parliamentary scrutiny of the Executive through well-resourced Select Committees.</w:delText>
        </w:r>
      </w:del>
    </w:p>
    <w:p w14:paraId="44761BCF" w14:textId="77777777" w:rsidR="00207770" w:rsidRPr="00207770" w:rsidRDefault="00207770" w:rsidP="00207770">
      <w:pPr>
        <w:pStyle w:val="NormalWeb"/>
        <w:shd w:val="clear" w:color="auto" w:fill="FFFFFF"/>
        <w:spacing w:before="0" w:beforeAutospacing="0" w:after="0" w:afterAutospacing="0"/>
        <w:outlineLvl w:val="0"/>
        <w15:collapsed/>
        <w:rPr>
          <w:del w:id="86" w:author="Blunt Christopher (05Y) Walsall CCG" w:date="2026-09-25T20:10:00Z" w16du:dateUtc="2026-09-26T00:10:00Z"/>
          <w:rFonts w:ascii="Arial" w:hAnsi="Arial" w:cs="Arial"/>
          <w:color w:val="4B4E36"/>
        </w:rPr>
      </w:pPr>
    </w:p>
    <w:p w14:paraId="0215A8DF" w14:textId="77777777" w:rsidR="00207770" w:rsidRDefault="00207770" w:rsidP="00207770">
      <w:pPr>
        <w:pStyle w:val="NormalWeb"/>
        <w:shd w:val="clear" w:color="auto" w:fill="FFFFFF"/>
        <w:spacing w:before="0" w:beforeAutospacing="0" w:after="0" w:afterAutospacing="0"/>
        <w:outlineLvl w:val="0"/>
        <w15:collapsed/>
        <w:rPr>
          <w:del w:id="87" w:author="Blunt Christopher (05Y) Walsall CCG" w:date="2026-09-25T20:10:00Z" w16du:dateUtc="2026-09-26T00:10:00Z"/>
          <w:rFonts w:ascii="Arial" w:hAnsi="Arial" w:cs="Arial"/>
          <w:color w:val="4B4E36"/>
        </w:rPr>
      </w:pPr>
      <w:del w:id="88" w:author="Blunt Christopher (05Y) Walsall CCG" w:date="2026-09-25T20:10:00Z" w16du:dateUtc="2026-09-26T00:10:00Z">
        <w:r w:rsidRPr="00207770">
          <w:rPr>
            <w:rFonts w:ascii="Arial" w:hAnsi="Arial" w:cs="Arial"/>
            <w:color w:val="4B4E36"/>
          </w:rPr>
          <w:delText>5. An impartial, diverse and professional Civil Service</w:delText>
        </w:r>
      </w:del>
    </w:p>
    <w:p w14:paraId="13FC303B" w14:textId="77777777" w:rsidR="00207770" w:rsidRDefault="00207770" w:rsidP="00207770">
      <w:pPr>
        <w:pStyle w:val="NormalWeb"/>
        <w:shd w:val="clear" w:color="auto" w:fill="FFFFFF"/>
        <w:spacing w:before="0" w:beforeAutospacing="0" w:after="0" w:afterAutospacing="0"/>
        <w:outlineLvl w:val="0"/>
        <w15:collapsed/>
        <w:rPr>
          <w:del w:id="89" w:author="Blunt Christopher (05Y) Walsall CCG" w:date="2026-09-25T20:10:00Z" w16du:dateUtc="2026-09-26T00:10:00Z"/>
          <w:rFonts w:ascii="Arial" w:hAnsi="Arial" w:cs="Arial"/>
          <w:color w:val="4B4E36"/>
        </w:rPr>
      </w:pPr>
      <w:del w:id="90" w:author="Blunt Christopher (05Y) Walsall CCG" w:date="2026-09-25T20:10:00Z" w16du:dateUtc="2026-09-26T00:10:00Z">
        <w:r w:rsidRPr="00207770">
          <w:rPr>
            <w:rFonts w:ascii="Arial" w:hAnsi="Arial" w:cs="Arial"/>
            <w:color w:val="4B4E36"/>
          </w:rPr>
          <w:br/>
          <w:delText>• selected and promoted on merit</w:delText>
        </w:r>
        <w:r w:rsidRPr="00207770">
          <w:rPr>
            <w:rFonts w:ascii="Arial" w:hAnsi="Arial" w:cs="Arial"/>
            <w:color w:val="4B4E36"/>
          </w:rPr>
          <w:br/>
          <w:delText>• appointed, at senior levels, by the Prime Minister on the advice of an independent appointments commission</w:delText>
        </w:r>
        <w:r w:rsidRPr="00207770">
          <w:rPr>
            <w:rFonts w:ascii="Arial" w:hAnsi="Arial" w:cs="Arial"/>
            <w:color w:val="4B4E36"/>
          </w:rPr>
          <w:br/>
          <w:delText>• trained and accredited to the highest standards</w:delText>
        </w:r>
        <w:r w:rsidRPr="00207770">
          <w:rPr>
            <w:rFonts w:ascii="Arial" w:hAnsi="Arial" w:cs="Arial"/>
            <w:color w:val="4B4E36"/>
          </w:rPr>
          <w:br/>
          <w:delText>• available to advise the Opposition in pre-Election periods.</w:delText>
        </w:r>
      </w:del>
    </w:p>
    <w:p w14:paraId="4CD30A46" w14:textId="77777777" w:rsidR="00235400" w:rsidRDefault="00235400" w:rsidP="00207770">
      <w:pPr>
        <w:pStyle w:val="NormalWeb"/>
        <w:shd w:val="clear" w:color="auto" w:fill="FFFFFF"/>
        <w:spacing w:before="0" w:beforeAutospacing="0" w:after="0" w:afterAutospacing="0"/>
        <w:outlineLvl w:val="0"/>
        <w15:collapsed/>
        <w:rPr>
          <w:del w:id="91" w:author="Blunt Christopher (05Y) Walsall CCG" w:date="2026-09-25T20:10:00Z" w16du:dateUtc="2026-09-26T00:10:00Z"/>
          <w:rFonts w:ascii="Arial" w:hAnsi="Arial" w:cs="Arial"/>
          <w:color w:val="4B4E36"/>
        </w:rPr>
      </w:pPr>
    </w:p>
    <w:p w14:paraId="573DEACE" w14:textId="77777777" w:rsidR="00235400" w:rsidRDefault="00235400" w:rsidP="00207770">
      <w:pPr>
        <w:pStyle w:val="NormalWeb"/>
        <w:shd w:val="clear" w:color="auto" w:fill="FFFFFF"/>
        <w:spacing w:before="0" w:beforeAutospacing="0" w:after="0" w:afterAutospacing="0"/>
        <w:outlineLvl w:val="0"/>
        <w15:collapsed/>
        <w:rPr>
          <w:del w:id="92" w:author="Blunt Christopher (05Y) Walsall CCG" w:date="2026-09-25T20:10:00Z" w16du:dateUtc="2026-09-26T00:10:00Z"/>
          <w:rFonts w:ascii="Arial" w:hAnsi="Arial" w:cs="Arial"/>
          <w:color w:val="4B4E36"/>
        </w:rPr>
      </w:pPr>
    </w:p>
    <w:p w14:paraId="7D65D6B2" w14:textId="77777777" w:rsidR="00235400" w:rsidRPr="00207770" w:rsidRDefault="00235400" w:rsidP="00207770">
      <w:pPr>
        <w:pStyle w:val="NormalWeb"/>
        <w:shd w:val="clear" w:color="auto" w:fill="FFFFFF"/>
        <w:spacing w:before="0" w:beforeAutospacing="0" w:after="0" w:afterAutospacing="0"/>
        <w:outlineLvl w:val="0"/>
        <w15:collapsed/>
        <w:rPr>
          <w:del w:id="93" w:author="Blunt Christopher (05Y) Walsall CCG" w:date="2026-09-25T20:10:00Z" w16du:dateUtc="2026-09-26T00:10:00Z"/>
          <w:rFonts w:ascii="Arial" w:hAnsi="Arial" w:cs="Arial"/>
          <w:color w:val="4B4E36"/>
        </w:rPr>
      </w:pPr>
      <w:del w:id="94" w:author="Blunt Christopher (05Y) Walsall CCG" w:date="2026-09-25T20:10:00Z" w16du:dateUtc="2026-09-26T00:10:00Z">
        <w:r>
          <w:rPr>
            <w:rFonts w:ascii="Arial" w:hAnsi="Arial" w:cs="Arial"/>
            <w:color w:val="4B4E36"/>
          </w:rPr>
          <w:delText>PFO</w:delText>
        </w:r>
      </w:del>
    </w:p>
    <w:p w14:paraId="46EA6027" w14:textId="77777777" w:rsidR="00207770" w:rsidRDefault="00207770" w:rsidP="00207770"/>
    <w:sectPr w:rsidR="00207770" w:rsidSect="00600BDF">
      <w:pgSz w:w="11906" w:h="16838"/>
      <w:pgMar w:top="1440" w:right="1080" w:bottom="1440" w:left="1080" w:header="708" w:footer="708" w:gutter="0"/>
      <w:cols w:space="708"/>
      <w:docGrid w:linePitch="360"/>
      <w:sectPrChange w:id="95" w:author="Blunt Christopher (05Y) Walsall CCG" w:date="2026-09-25T20:10:00Z" w16du:dateUtc="2026-09-26T00:10:00Z">
        <w:sectPr w:rsidR="00207770" w:rsidSect="00600BDF">
          <w:pgMar w:top="1440" w:right="1440" w:bottom="1440" w:left="1440"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142436"/>
    <w:multiLevelType w:val="hybridMultilevel"/>
    <w:tmpl w:val="7636640E"/>
    <w:lvl w:ilvl="0" w:tplc="0809000F">
      <w:start w:val="1"/>
      <w:numFmt w:val="decimal"/>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 w15:restartNumberingAfterBreak="0">
    <w:nsid w:val="73386EF0"/>
    <w:multiLevelType w:val="hybridMultilevel"/>
    <w:tmpl w:val="0EC4B5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6491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72014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770"/>
    <w:rsid w:val="000A430E"/>
    <w:rsid w:val="000D3F76"/>
    <w:rsid w:val="00141143"/>
    <w:rsid w:val="001C67AF"/>
    <w:rsid w:val="00207770"/>
    <w:rsid w:val="00235400"/>
    <w:rsid w:val="00330158"/>
    <w:rsid w:val="003306D8"/>
    <w:rsid w:val="004330AA"/>
    <w:rsid w:val="005C3BBB"/>
    <w:rsid w:val="005E33BB"/>
    <w:rsid w:val="00600BDF"/>
    <w:rsid w:val="006068EA"/>
    <w:rsid w:val="0089236F"/>
    <w:rsid w:val="00B4385A"/>
    <w:rsid w:val="00B808A0"/>
    <w:rsid w:val="00C84CC0"/>
    <w:rsid w:val="00E17A19"/>
    <w:rsid w:val="00E4466C"/>
    <w:rsid w:val="00E44822"/>
    <w:rsid w:val="00EF69C8"/>
    <w:rsid w:val="00FB43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0CAE8-9A10-47D5-9DD6-276A307E6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Blunt Christopher (05Y) Walsall CCG" w:date="2026-09-25T20:10:00Z">
        <w:pPr/>
      </w:pPrChange>
    </w:pPr>
    <w:rPr>
      <w:rFonts w:eastAsiaTheme="minorEastAsia"/>
      <w:lang w:eastAsia="en-GB"/>
      <w:rPrChange w:id="0" w:author="Blunt Christopher (05Y) Walsall CCG" w:date="2026-09-25T20:10:00Z">
        <w:rPr>
          <w:rFonts w:asciiTheme="minorHAnsi" w:eastAsiaTheme="minorEastAsia" w:hAnsiTheme="minorHAnsi" w:cstheme="minorBidi"/>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777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07770"/>
    <w:rPr>
      <w:b/>
      <w:bCs/>
    </w:rPr>
  </w:style>
  <w:style w:type="paragraph" w:styleId="ListParagraph">
    <w:name w:val="List Paragraph"/>
    <w:basedOn w:val="Normal"/>
    <w:uiPriority w:val="34"/>
    <w:qFormat/>
    <w:rsid w:val="00600BDF"/>
    <w:pPr>
      <w:spacing w:after="0" w:line="240" w:lineRule="auto"/>
      <w:ind w:left="720"/>
      <w:pPrChange w:id="1" w:author="Blunt Christopher (05Y) Walsall CCG" w:date="2026-09-25T20:10:00Z">
        <w:pPr>
          <w:spacing w:after="200" w:line="276" w:lineRule="auto"/>
          <w:ind w:left="720"/>
        </w:pPr>
      </w:pPrChange>
    </w:pPr>
    <w:rPr>
      <w:rFonts w:ascii="Calibri" w:hAnsi="Calibri" w:cs="Times New Roman"/>
      <w:rPrChange w:id="1" w:author="Blunt Christopher (05Y) Walsall CCG" w:date="2026-09-25T20:10:00Z">
        <w:rPr>
          <w:rFonts w:ascii="Calibri" w:eastAsiaTheme="minorEastAsia" w:hAnsi="Calibri"/>
          <w:sz w:val="22"/>
          <w:szCs w:val="22"/>
          <w:lang w:val="en-GB" w:eastAsia="en-GB"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9068986">
      <w:bodyDiv w:val="1"/>
      <w:marLeft w:val="0"/>
      <w:marRight w:val="0"/>
      <w:marTop w:val="0"/>
      <w:marBottom w:val="0"/>
      <w:divBdr>
        <w:top w:val="none" w:sz="0" w:space="0" w:color="auto"/>
        <w:left w:val="none" w:sz="0" w:space="0" w:color="auto"/>
        <w:bottom w:val="none" w:sz="0" w:space="0" w:color="auto"/>
        <w:right w:val="none" w:sz="0" w:space="0" w:color="auto"/>
      </w:divBdr>
    </w:div>
    <w:div w:id="688684511">
      <w:bodyDiv w:val="1"/>
      <w:marLeft w:val="0"/>
      <w:marRight w:val="0"/>
      <w:marTop w:val="0"/>
      <w:marBottom w:val="0"/>
      <w:divBdr>
        <w:top w:val="none" w:sz="0" w:space="0" w:color="auto"/>
        <w:left w:val="none" w:sz="0" w:space="0" w:color="auto"/>
        <w:bottom w:val="none" w:sz="0" w:space="0" w:color="auto"/>
        <w:right w:val="none" w:sz="0" w:space="0" w:color="auto"/>
      </w:divBdr>
    </w:div>
    <w:div w:id="129258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dc:creator>
  <cp:keywords/>
  <dc:description/>
  <cp:lastModifiedBy>Arthur Souza Rodrigues</cp:lastModifiedBy>
  <cp:revision>1</cp:revision>
  <dcterms:created xsi:type="dcterms:W3CDTF">2017-10-20T11:02:00Z</dcterms:created>
  <dcterms:modified xsi:type="dcterms:W3CDTF">2026-09-26T00:10:00Z</dcterms:modified>
</cp:coreProperties>
</file>