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000000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000000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r>
        <w:br w:type="page"/>
      </w:r>
    </w:p>
    <w:p w14:paraId="3608201B" w14:textId="77777777" w:rsidR="009A1490" w:rsidRDefault="00000000">
      <w:pPr>
        <w:pStyle w:val="Heading1"/>
      </w:pPr>
      <w:bookmarkStart w:id="4" w:name="exec_summary"/>
      <w:r>
        <w:lastRenderedPageBreak/>
      </w:r>
      <w:r>
        <w:t>1. Executive summary</w:t>
      </w:r>
      <w:bookmarkEnd w:id="4"/>
    </w:p>
    <w:p w14:paraId="70C47875" w14:textId="77777777" w:rsidR="009A1490" w:rsidRDefault="00000000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000000">
      <w:pPr>
        <w:pStyle w:val="ListBullet"/>
        <w:rPr>
          <w:ins w:id="5" w:author="Arthur Souza Rodrigues" w:date="2026-07-03T18:57:00Z" w16du:dateUtc="2026-07-03T22:57:00Z"/>
        </w:rPr>
      </w:pPr>
      <w:ins w:id="6" w:author="Arthur Souza Rodrigues" w:date="2026-07-03T18:57:00Z" w16du:dateUtc="2026-07-03T22:57:00Z">
        <w:r>
          <w:t>Parity: real-time coauthoring, comments, @mentions, sharing links, version history, autosave, templates, spelling/grammar help, and web access.</w:t>
        </w:r>
      </w:ins>
    </w:p>
    <w:p w14:paraId="1B3E3D75" w14:textId="77777777" w:rsidR="009A1490" w:rsidRDefault="00000000">
      <w:pPr>
        <w:pStyle w:val="ListBullet"/>
        <w:rPr>
          <w:ins w:id="7" w:author="Arthur Souza Rodrigues" w:date="2026-07-03T18:57:00Z" w16du:dateUtc="2026-07-03T22:57:00Z"/>
        </w:rPr>
      </w:pPr>
      <w:ins w:id="8" w:author="Arthur Souza Rodrigues" w:date="2026-07-03T18:57:00Z" w16du:dateUtc="2026-07-03T22:57:00Z">
        <w:r>
          <w:t xml:space="preserve">Word advantage: Track Changes controls, compare/combine, mail merge, advanced styles, captions/cross-references, indexes, </w:t>
        </w:r>
        <w:r>
          <w:t>custom fields, content controls, macros/add-ins, protected documents, sensitivity labels, and richer desktop publishing features.</w:t>
        </w:r>
      </w:ins>
    </w:p>
    <w:p w14:paraId="3DC86428" w14:textId="77777777" w:rsidR="009A1490" w:rsidRDefault="00000000">
      <w:pPr>
        <w:pStyle w:val="ListBullet"/>
        <w:rPr>
          <w:ins w:id="11" w:author="Arthur Souza Rodrigues" w:date="2026-07-03T18:57:00Z" w16du:dateUtc="2026-07-03T22:57:00Z"/>
        </w:rPr>
      </w:pPr>
      <w:ins w:id="12" w:author="Arthur Souza Rodrigues" w:date="2026-07-03T18:57:00Z" w16du:dateUtc="2026-07-03T22:57:00Z">
        <w:r>
          <w:t>Enterprise advantage: integration with SharePoint, OneDrive, Teams, Purview, Copilot, Outlook, Excel, PowerPoint, Power Automate, and Microsoft security/compliance workflows.</w:t>
        </w:r>
      </w:ins>
    </w:p>
    <w:p w14:paraId="35480494" w14:textId="77777777" w:rsidR="009A1490" w:rsidRDefault="00460ED2">
      <w:pPr>
        <w:pStyle w:val="Heading1"/>
        <w:rPr>
          <w:moveFrom w:id="13" w:author="Arthur Souza Rodrigues" w:date="2026-07-03T18:57:00Z" w16du:dateUtc="2026-07-03T22:57:00Z"/>
        </w:rPr>
      </w:pPr>
      <w:moveFromRangeStart w:id="14" w:author="Arthur Souza Rodrigues" w:date="2026-07-03T18:57:00Z" w:name="move233997474"/>
      <w:moveFrom w:id="15" w:author="Arthur Souza Rodrigues" w:date="2026-07-03T18:57:00Z" w16du:dateUtc="2026-07-03T22:57:00Z">
        <w:r>
          <w:t>3. Capability matrix: Word has all the expected basics plus professional depth</w:t>
        </w:r>
      </w:moveFrom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4DFA93C3" w14:textId="77777777">
        <w:trPr>
          <w:jc w:val="center"/>
          <w:del w:id="16" w:author="Arthur Souza Rodrigues" w:date="2026-07-03T18:57:00Z" w16du:dateUtc="2026-07-03T22:57:00Z"/>
        </w:trPr>
        <w:tc>
          <w:tcPr>
            <w:tcW w:w="2520" w:type="dxa"/>
            <w:shd w:val="clear" w:color="auto" w:fill="1F4E79"/>
          </w:tcPr>
          <w:moveFromRangeEnd w:id="14"/>
          <w:p w14:paraId="26E45F49" w14:textId="77777777" w:rsidR="009A1490" w:rsidRDefault="00000000">
            <w:pPr>
              <w:rPr>
                <w:del w:id="17" w:author="Arthur Souza Rodrigues" w:date="2026-07-03T18:57:00Z" w16du:dateUtc="2026-07-03T22:57:00Z"/>
                <w:rFonts w:hint="eastAsia"/>
              </w:rPr>
            </w:pPr>
            <w:del w:id="18" w:author="Arthur Souza Rodrigues" w:date="2026-07-03T18:57:00Z" w16du:dateUtc="2026-07-03T22:57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2282BDE" w14:textId="77777777" w:rsidR="009A1490" w:rsidRDefault="00000000">
            <w:pPr>
              <w:rPr>
                <w:del w:id="19" w:author="Arthur Souza Rodrigues" w:date="2026-07-03T18:57:00Z" w16du:dateUtc="2026-07-03T22:57:00Z"/>
                <w:rFonts w:hint="eastAsia"/>
              </w:rPr>
            </w:pPr>
            <w:del w:id="20" w:author="Arthur Souza Rodrigues" w:date="2026-07-03T18:57:00Z" w16du:dateUtc="2026-07-03T22:57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A27ADE6" w14:textId="77777777" w:rsidR="009A1490" w:rsidRDefault="00000000">
            <w:pPr>
              <w:rPr>
                <w:del w:id="21" w:author="Arthur Souza Rodrigues" w:date="2026-07-03T18:57:00Z" w16du:dateUtc="2026-07-03T22:57:00Z"/>
                <w:rFonts w:hint="eastAsia"/>
              </w:rPr>
            </w:pPr>
            <w:del w:id="22" w:author="Arthur Souza Rodrigues" w:date="2026-07-03T18:57:00Z" w16du:dateUtc="2026-07-03T22:57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5F4750FB" w14:textId="77777777" w:rsidR="009A1490" w:rsidRDefault="00000000">
            <w:pPr>
              <w:rPr>
                <w:del w:id="23" w:author="Arthur Souza Rodrigues" w:date="2026-07-03T18:57:00Z" w16du:dateUtc="2026-07-03T22:57:00Z"/>
                <w:rFonts w:hint="eastAsia"/>
              </w:rPr>
            </w:pPr>
            <w:del w:id="24" w:author="Arthur Souza Rodrigues" w:date="2026-07-03T18:57:00Z" w16du:dateUtc="2026-07-03T22:57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696FCBA7" w14:textId="77777777">
        <w:trPr>
          <w:jc w:val="center"/>
          <w:del w:id="25" w:author="Arthur Souza Rodrigues" w:date="2026-07-03T18:57:00Z" w16du:dateUtc="2026-07-03T22:57:00Z"/>
        </w:trPr>
        <w:tc>
          <w:tcPr>
            <w:tcW w:w="2520" w:type="dxa"/>
          </w:tcPr>
          <w:p w14:paraId="21036CDE" w14:textId="77777777" w:rsidR="009A1490" w:rsidRDefault="00000000">
            <w:pPr>
              <w:rPr>
                <w:del w:id="26" w:author="Arthur Souza Rodrigues" w:date="2026-07-03T18:57:00Z" w16du:dateUtc="2026-07-03T22:57:00Z"/>
                <w:rFonts w:hint="eastAsia"/>
              </w:rPr>
            </w:pPr>
            <w:del w:id="27" w:author="Arthur Souza Rodrigues" w:date="2026-07-03T18:57:00Z" w16du:dateUtc="2026-07-03T22:57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B745000" w14:textId="77777777" w:rsidR="009A1490" w:rsidRDefault="00000000">
            <w:pPr>
              <w:rPr>
                <w:del w:id="28" w:author="Arthur Souza Rodrigues" w:date="2026-07-03T18:57:00Z" w16du:dateUtc="2026-07-03T22:57:00Z"/>
                <w:rFonts w:hint="eastAsia"/>
              </w:rPr>
            </w:pPr>
            <w:del w:id="29" w:author="Arthur Souza Rodrigues" w:date="2026-07-03T18:57:00Z" w16du:dateUtc="2026-07-03T22:57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582DD130" w14:textId="77777777" w:rsidR="009A1490" w:rsidRDefault="00000000">
            <w:pPr>
              <w:rPr>
                <w:del w:id="30" w:author="Arthur Souza Rodrigues" w:date="2026-07-03T18:57:00Z" w16du:dateUtc="2026-07-03T22:57:00Z"/>
                <w:rFonts w:hint="eastAsia"/>
              </w:rPr>
            </w:pPr>
            <w:del w:id="31" w:author="Arthur Souza Rodrigues" w:date="2026-07-03T18:57:00Z" w16du:dateUtc="2026-07-03T22:57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0BEF953" w14:textId="77777777" w:rsidR="009A1490" w:rsidRDefault="00000000">
            <w:pPr>
              <w:rPr>
                <w:del w:id="32" w:author="Arthur Souza Rodrigues" w:date="2026-07-03T18:57:00Z" w16du:dateUtc="2026-07-03T22:57:00Z"/>
                <w:rFonts w:hint="eastAsia"/>
              </w:rPr>
            </w:pPr>
            <w:del w:id="33" w:author="Arthur Souza Rodrigues" w:date="2026-07-03T18:57:00Z" w16du:dateUtc="2026-07-03T22:57:00Z">
              <w:r>
                <w:delText>Collaboration with desktop-grade layout and review controls</w:delText>
              </w:r>
            </w:del>
          </w:p>
        </w:tc>
      </w:tr>
      <w:tr w:rsidR="009A1490" w14:paraId="25F0458E" w14:textId="77777777">
        <w:trPr>
          <w:jc w:val="center"/>
          <w:del w:id="34" w:author="Arthur Souza Rodrigues" w:date="2026-07-03T18:57:00Z" w16du:dateUtc="2026-07-03T22:57:00Z"/>
        </w:trPr>
        <w:tc>
          <w:tcPr>
            <w:tcW w:w="2520" w:type="dxa"/>
          </w:tcPr>
          <w:p w14:paraId="00E4B218" w14:textId="77777777" w:rsidR="009A1490" w:rsidRDefault="00000000">
            <w:pPr>
              <w:rPr>
                <w:del w:id="35" w:author="Arthur Souza Rodrigues" w:date="2026-07-03T18:57:00Z" w16du:dateUtc="2026-07-03T22:57:00Z"/>
                <w:rFonts w:hint="eastAsia"/>
              </w:rPr>
            </w:pPr>
            <w:del w:id="36" w:author="Arthur Souza Rodrigues" w:date="2026-07-03T18:57:00Z" w16du:dateUtc="2026-07-03T22:57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6090EFD3" w14:textId="77777777" w:rsidR="009A1490" w:rsidRDefault="00000000">
            <w:pPr>
              <w:rPr>
                <w:del w:id="37" w:author="Arthur Souza Rodrigues" w:date="2026-07-03T18:57:00Z" w16du:dateUtc="2026-07-03T22:57:00Z"/>
                <w:rFonts w:hint="eastAsia"/>
              </w:rPr>
            </w:pPr>
            <w:del w:id="38" w:author="Arthur Souza Rodrigues" w:date="2026-07-03T18:57:00Z" w16du:dateUtc="2026-07-03T22:57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334D58D5" w14:textId="77777777" w:rsidR="009A1490" w:rsidRDefault="00000000">
            <w:pPr>
              <w:rPr>
                <w:del w:id="39" w:author="Arthur Souza Rodrigues" w:date="2026-07-03T18:57:00Z" w16du:dateUtc="2026-07-03T22:57:00Z"/>
                <w:rFonts w:hint="eastAsia"/>
              </w:rPr>
            </w:pPr>
            <w:del w:id="40" w:author="Arthur Souza Rodrigues" w:date="2026-07-03T18:57:00Z" w16du:dateUtc="2026-07-03T22:57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3955A6E4" w14:textId="77777777" w:rsidR="009A1490" w:rsidRDefault="00000000">
            <w:pPr>
              <w:rPr>
                <w:del w:id="41" w:author="Arthur Souza Rodrigues" w:date="2026-07-03T18:57:00Z" w16du:dateUtc="2026-07-03T22:57:00Z"/>
                <w:rFonts w:hint="eastAsia"/>
              </w:rPr>
            </w:pPr>
            <w:del w:id="42" w:author="Arthur Souza Rodrigues" w:date="2026-07-03T18:57:00Z" w16du:dateUtc="2026-07-03T22:57:00Z">
              <w:r>
                <w:delText>Integrated with Outlook/Teams/Microsoft 365 identity</w:delText>
              </w:r>
            </w:del>
          </w:p>
        </w:tc>
      </w:tr>
      <w:tr w:rsidR="009A1490" w14:paraId="16E054B0" w14:textId="77777777">
        <w:trPr>
          <w:jc w:val="center"/>
          <w:del w:id="43" w:author="Arthur Souza Rodrigues" w:date="2026-07-03T18:57:00Z" w16du:dateUtc="2026-07-03T22:57:00Z"/>
        </w:trPr>
        <w:tc>
          <w:tcPr>
            <w:tcW w:w="2520" w:type="dxa"/>
          </w:tcPr>
          <w:p w14:paraId="0DA9326E" w14:textId="77777777" w:rsidR="009A1490" w:rsidRDefault="00000000">
            <w:pPr>
              <w:rPr>
                <w:del w:id="44" w:author="Arthur Souza Rodrigues" w:date="2026-07-03T18:57:00Z" w16du:dateUtc="2026-07-03T22:57:00Z"/>
                <w:rFonts w:hint="eastAsia"/>
              </w:rPr>
            </w:pPr>
            <w:del w:id="45" w:author="Arthur Souza Rodrigues" w:date="2026-07-03T18:57:00Z" w16du:dateUtc="2026-07-03T22:57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2F005145" w14:textId="77777777" w:rsidR="009A1490" w:rsidRDefault="00000000">
            <w:pPr>
              <w:rPr>
                <w:del w:id="46" w:author="Arthur Souza Rodrigues" w:date="2026-07-03T18:57:00Z" w16du:dateUtc="2026-07-03T22:57:00Z"/>
                <w:rFonts w:hint="eastAsia"/>
              </w:rPr>
            </w:pPr>
            <w:del w:id="47" w:author="Arthur Souza Rodrigues" w:date="2026-07-03T18:57:00Z" w16du:dateUtc="2026-07-03T22:57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3A3A9D75" w14:textId="77777777" w:rsidR="009A1490" w:rsidRDefault="00000000">
            <w:pPr>
              <w:rPr>
                <w:del w:id="48" w:author="Arthur Souza Rodrigues" w:date="2026-07-03T18:57:00Z" w16du:dateUtc="2026-07-03T22:57:00Z"/>
                <w:rFonts w:hint="eastAsia"/>
              </w:rPr>
            </w:pPr>
            <w:del w:id="49" w:author="Arthur Souza Rodrigues" w:date="2026-07-03T18:57:00Z" w16du:dateUtc="2026-07-03T22:57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75B75FBA" w14:textId="77777777" w:rsidR="009A1490" w:rsidRDefault="00000000">
            <w:pPr>
              <w:rPr>
                <w:del w:id="50" w:author="Arthur Souza Rodrigues" w:date="2026-07-03T18:57:00Z" w16du:dateUtc="2026-07-03T22:57:00Z"/>
                <w:rFonts w:hint="eastAsia"/>
              </w:rPr>
            </w:pPr>
            <w:del w:id="51" w:author="Arthur Souza Rodrigues" w:date="2026-07-03T18:57:00Z" w16du:dateUtc="2026-07-03T22:57:00Z">
              <w:r>
                <w:delText>More formal review workflow for legal, editorial, regulated documents</w:delText>
              </w:r>
            </w:del>
          </w:p>
        </w:tc>
      </w:tr>
      <w:tr w:rsidR="009A1490" w14:paraId="17BC8345" w14:textId="77777777">
        <w:trPr>
          <w:jc w:val="center"/>
          <w:del w:id="52" w:author="Arthur Souza Rodrigues" w:date="2026-07-03T18:57:00Z" w16du:dateUtc="2026-07-03T22:57:00Z"/>
        </w:trPr>
        <w:tc>
          <w:tcPr>
            <w:tcW w:w="2520" w:type="dxa"/>
          </w:tcPr>
          <w:p w14:paraId="371DAFFE" w14:textId="77777777" w:rsidR="009A1490" w:rsidRDefault="00000000">
            <w:pPr>
              <w:rPr>
                <w:del w:id="53" w:author="Arthur Souza Rodrigues" w:date="2026-07-03T18:57:00Z" w16du:dateUtc="2026-07-03T22:57:00Z"/>
                <w:rFonts w:hint="eastAsia"/>
              </w:rPr>
            </w:pPr>
            <w:del w:id="54" w:author="Arthur Souza Rodrigues" w:date="2026-07-03T18:57:00Z" w16du:dateUtc="2026-07-03T22:57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08F564C4" w14:textId="77777777" w:rsidR="009A1490" w:rsidRDefault="00000000">
            <w:pPr>
              <w:rPr>
                <w:del w:id="55" w:author="Arthur Souza Rodrigues" w:date="2026-07-03T18:57:00Z" w16du:dateUtc="2026-07-03T22:57:00Z"/>
                <w:rFonts w:hint="eastAsia"/>
              </w:rPr>
            </w:pPr>
            <w:del w:id="56" w:author="Arthur Souza Rodrigues" w:date="2026-07-03T18:57:00Z" w16du:dateUtc="2026-07-03T22:57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49275D3D" w14:textId="77777777" w:rsidR="009A1490" w:rsidRDefault="00000000">
            <w:pPr>
              <w:rPr>
                <w:del w:id="57" w:author="Arthur Souza Rodrigues" w:date="2026-07-03T18:57:00Z" w16du:dateUtc="2026-07-03T22:57:00Z"/>
                <w:rFonts w:hint="eastAsia"/>
              </w:rPr>
            </w:pPr>
            <w:del w:id="58" w:author="Arthur Souza Rodrigues" w:date="2026-07-03T18:57:00Z" w16du:dateUtc="2026-07-03T22:57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0630C32F" w14:textId="77777777" w:rsidR="009A1490" w:rsidRDefault="00000000">
            <w:pPr>
              <w:rPr>
                <w:del w:id="59" w:author="Arthur Souza Rodrigues" w:date="2026-07-03T18:57:00Z" w16du:dateUtc="2026-07-03T22:57:00Z"/>
                <w:rFonts w:hint="eastAsia"/>
              </w:rPr>
            </w:pPr>
            <w:del w:id="60" w:author="Arthur Souza Rodrigues" w:date="2026-07-03T18:57:00Z" w16du:dateUtc="2026-07-03T22:57:00Z">
              <w:r>
                <w:delText>Cloud + enterprise repositories + records processes</w:delText>
              </w:r>
            </w:del>
          </w:p>
        </w:tc>
      </w:tr>
      <w:tr w:rsidR="009A1490" w14:paraId="46242F5E" w14:textId="77777777">
        <w:trPr>
          <w:jc w:val="center"/>
          <w:del w:id="61" w:author="Arthur Souza Rodrigues" w:date="2026-07-03T18:57:00Z" w16du:dateUtc="2026-07-03T22:57:00Z"/>
        </w:trPr>
        <w:tc>
          <w:tcPr>
            <w:tcW w:w="2520" w:type="dxa"/>
          </w:tcPr>
          <w:p w14:paraId="3604B373" w14:textId="77777777" w:rsidR="009A1490" w:rsidRDefault="00000000">
            <w:pPr>
              <w:rPr>
                <w:del w:id="62" w:author="Arthur Souza Rodrigues" w:date="2026-07-03T18:57:00Z" w16du:dateUtc="2026-07-03T22:57:00Z"/>
                <w:rFonts w:hint="eastAsia"/>
              </w:rPr>
            </w:pPr>
            <w:del w:id="63" w:author="Arthur Souza Rodrigues" w:date="2026-07-03T18:57:00Z" w16du:dateUtc="2026-07-03T22:57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6D652442" w14:textId="77777777" w:rsidR="009A1490" w:rsidRDefault="00000000">
            <w:pPr>
              <w:rPr>
                <w:del w:id="64" w:author="Arthur Souza Rodrigues" w:date="2026-07-03T18:57:00Z" w16du:dateUtc="2026-07-03T22:57:00Z"/>
                <w:rFonts w:hint="eastAsia"/>
              </w:rPr>
            </w:pPr>
            <w:del w:id="65" w:author="Arthur Souza Rodrigues" w:date="2026-07-03T18:57:00Z" w16du:dateUtc="2026-07-03T22:57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5C2CDDE1" w14:textId="77777777" w:rsidR="009A1490" w:rsidRDefault="00000000">
            <w:pPr>
              <w:rPr>
                <w:del w:id="66" w:author="Arthur Souza Rodrigues" w:date="2026-07-03T18:57:00Z" w16du:dateUtc="2026-07-03T22:57:00Z"/>
                <w:rFonts w:hint="eastAsia"/>
              </w:rPr>
            </w:pPr>
            <w:del w:id="67" w:author="Arthur Souza Rodrigues" w:date="2026-07-03T18:57:00Z" w16du:dateUtc="2026-07-03T22:57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048DBC7" w14:textId="77777777" w:rsidR="009A1490" w:rsidRDefault="00000000">
            <w:pPr>
              <w:rPr>
                <w:del w:id="68" w:author="Arthur Souza Rodrigues" w:date="2026-07-03T18:57:00Z" w16du:dateUtc="2026-07-03T22:57:00Z"/>
                <w:rFonts w:hint="eastAsia"/>
              </w:rPr>
            </w:pPr>
            <w:del w:id="69" w:author="Arthur Souza Rodrigues" w:date="2026-07-03T18:57:00Z" w16du:dateUtc="2026-07-03T22:57:00Z">
              <w:r>
                <w:delText>Better for reports, contracts, manuals, theses</w:delText>
              </w:r>
            </w:del>
          </w:p>
        </w:tc>
      </w:tr>
      <w:tr w:rsidR="009A1490" w14:paraId="54B8A32B" w14:textId="77777777">
        <w:trPr>
          <w:jc w:val="center"/>
          <w:del w:id="70" w:author="Arthur Souza Rodrigues" w:date="2026-07-03T18:57:00Z" w16du:dateUtc="2026-07-03T22:57:00Z"/>
        </w:trPr>
        <w:tc>
          <w:tcPr>
            <w:tcW w:w="2520" w:type="dxa"/>
          </w:tcPr>
          <w:p w14:paraId="753A0D53" w14:textId="77777777" w:rsidR="009A1490" w:rsidRDefault="00000000">
            <w:pPr>
              <w:rPr>
                <w:del w:id="71" w:author="Arthur Souza Rodrigues" w:date="2026-07-03T18:57:00Z" w16du:dateUtc="2026-07-03T22:57:00Z"/>
                <w:rFonts w:hint="eastAsia"/>
              </w:rPr>
            </w:pPr>
            <w:del w:id="72" w:author="Arthur Souza Rodrigues" w:date="2026-07-03T18:57:00Z" w16du:dateUtc="2026-07-03T22:57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4F1E23BC" w14:textId="77777777" w:rsidR="009A1490" w:rsidRDefault="00000000">
            <w:pPr>
              <w:rPr>
                <w:del w:id="73" w:author="Arthur Souza Rodrigues" w:date="2026-07-03T18:57:00Z" w16du:dateUtc="2026-07-03T22:57:00Z"/>
                <w:rFonts w:hint="eastAsia"/>
              </w:rPr>
            </w:pPr>
            <w:del w:id="74" w:author="Arthur Souza Rodrigues" w:date="2026-07-03T18:57:00Z" w16du:dateUtc="2026-07-03T22:57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24DC36E" w14:textId="77777777" w:rsidR="009A1490" w:rsidRDefault="00000000">
            <w:pPr>
              <w:rPr>
                <w:del w:id="75" w:author="Arthur Souza Rodrigues" w:date="2026-07-03T18:57:00Z" w16du:dateUtc="2026-07-03T22:57:00Z"/>
                <w:rFonts w:hint="eastAsia"/>
              </w:rPr>
            </w:pPr>
            <w:del w:id="76" w:author="Arthur Souza Rodrigues" w:date="2026-07-03T18:57:00Z" w16du:dateUtc="2026-07-03T22:57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0C4F2E87" w14:textId="77777777" w:rsidR="009A1490" w:rsidRDefault="00000000">
            <w:pPr>
              <w:rPr>
                <w:del w:id="77" w:author="Arthur Souza Rodrigues" w:date="2026-07-03T18:57:00Z" w16du:dateUtc="2026-07-03T22:57:00Z"/>
                <w:rFonts w:hint="eastAsia"/>
              </w:rPr>
            </w:pPr>
            <w:del w:id="78" w:author="Arthur Souza Rodrigues" w:date="2026-07-03T18:57:00Z" w16du:dateUtc="2026-07-03T22:57:00Z">
              <w:r>
                <w:delText>Higher-fidelity professional output</w:delText>
              </w:r>
            </w:del>
          </w:p>
        </w:tc>
      </w:tr>
      <w:tr w:rsidR="009A1490" w14:paraId="65533BD1" w14:textId="77777777">
        <w:trPr>
          <w:jc w:val="center"/>
          <w:del w:id="79" w:author="Arthur Souza Rodrigues" w:date="2026-07-03T18:57:00Z" w16du:dateUtc="2026-07-03T22:57:00Z"/>
        </w:trPr>
        <w:tc>
          <w:tcPr>
            <w:tcW w:w="2520" w:type="dxa"/>
          </w:tcPr>
          <w:p w14:paraId="4A589651" w14:textId="77777777" w:rsidR="009A1490" w:rsidRDefault="00000000">
            <w:pPr>
              <w:rPr>
                <w:del w:id="80" w:author="Arthur Souza Rodrigues" w:date="2026-07-03T18:57:00Z" w16du:dateUtc="2026-07-03T22:57:00Z"/>
                <w:rFonts w:hint="eastAsia"/>
              </w:rPr>
            </w:pPr>
            <w:del w:id="81" w:author="Arthur Souza Rodrigues" w:date="2026-07-03T18:57:00Z" w16du:dateUtc="2026-07-03T22:57:00Z">
              <w:r>
                <w:delText>Mail merge</w:delText>
              </w:r>
            </w:del>
          </w:p>
        </w:tc>
        <w:tc>
          <w:tcPr>
            <w:tcW w:w="2520" w:type="dxa"/>
          </w:tcPr>
          <w:p w14:paraId="438B7845" w14:textId="77777777" w:rsidR="009A1490" w:rsidRDefault="00000000">
            <w:pPr>
              <w:rPr>
                <w:del w:id="82" w:author="Arthur Souza Rodrigues" w:date="2026-07-03T18:57:00Z" w16du:dateUtc="2026-07-03T22:57:00Z"/>
                <w:rFonts w:hint="eastAsia"/>
              </w:rPr>
            </w:pPr>
            <w:del w:id="83" w:author="Arthur Souza Rodrigues" w:date="2026-07-03T18:57:00Z" w16du:dateUtc="2026-07-03T22:57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5891B68C" w14:textId="77777777" w:rsidR="009A1490" w:rsidRDefault="00000000">
            <w:pPr>
              <w:rPr>
                <w:del w:id="84" w:author="Arthur Souza Rodrigues" w:date="2026-07-03T18:57:00Z" w16du:dateUtc="2026-07-03T22:57:00Z"/>
                <w:rFonts w:hint="eastAsia"/>
              </w:rPr>
            </w:pPr>
            <w:del w:id="85" w:author="Arthur Souza Rodrigues" w:date="2026-07-03T18:57:00Z" w16du:dateUtc="2026-07-03T22:57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6914FDA3" w14:textId="77777777" w:rsidR="009A1490" w:rsidRDefault="00000000">
            <w:pPr>
              <w:rPr>
                <w:del w:id="86" w:author="Arthur Souza Rodrigues" w:date="2026-07-03T18:57:00Z" w16du:dateUtc="2026-07-03T22:57:00Z"/>
                <w:rFonts w:hint="eastAsia"/>
              </w:rPr>
            </w:pPr>
            <w:del w:id="87" w:author="Arthur Souza Rodrigues" w:date="2026-07-03T18:57:00Z" w16du:dateUtc="2026-07-03T22:57:00Z">
              <w:r>
                <w:delText>Production-ready personalized letters, labels, envelopes, email merges</w:delText>
              </w:r>
            </w:del>
          </w:p>
        </w:tc>
      </w:tr>
      <w:tr w:rsidR="009A1490" w14:paraId="60E4C246" w14:textId="77777777">
        <w:trPr>
          <w:jc w:val="center"/>
          <w:del w:id="88" w:author="Arthur Souza Rodrigues" w:date="2026-07-03T18:57:00Z" w16du:dateUtc="2026-07-03T22:57:00Z"/>
        </w:trPr>
        <w:tc>
          <w:tcPr>
            <w:tcW w:w="2520" w:type="dxa"/>
          </w:tcPr>
          <w:p w14:paraId="452AA674" w14:textId="77777777" w:rsidR="009A1490" w:rsidRDefault="00000000">
            <w:pPr>
              <w:rPr>
                <w:del w:id="89" w:author="Arthur Souza Rodrigues" w:date="2026-07-03T18:57:00Z" w16du:dateUtc="2026-07-03T22:57:00Z"/>
                <w:rFonts w:hint="eastAsia"/>
              </w:rPr>
            </w:pPr>
            <w:del w:id="90" w:author="Arthur Souza Rodrigues" w:date="2026-07-03T18:57:00Z" w16du:dateUtc="2026-07-03T22:57:00Z">
              <w:r>
                <w:delText>Automation</w:delText>
              </w:r>
            </w:del>
          </w:p>
        </w:tc>
        <w:tc>
          <w:tcPr>
            <w:tcW w:w="2520" w:type="dxa"/>
          </w:tcPr>
          <w:p w14:paraId="10408EB4" w14:textId="77777777" w:rsidR="009A1490" w:rsidRDefault="00000000">
            <w:pPr>
              <w:rPr>
                <w:del w:id="91" w:author="Arthur Souza Rodrigues" w:date="2026-07-03T18:57:00Z" w16du:dateUtc="2026-07-03T22:57:00Z"/>
                <w:rFonts w:hint="eastAsia"/>
              </w:rPr>
            </w:pPr>
            <w:del w:id="92" w:author="Arthur Souza Rodrigues" w:date="2026-07-03T18:57:00Z" w16du:dateUtc="2026-07-03T22:57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17AF4BB6" w14:textId="77777777" w:rsidR="009A1490" w:rsidRDefault="00000000">
            <w:pPr>
              <w:rPr>
                <w:del w:id="93" w:author="Arthur Souza Rodrigues" w:date="2026-07-03T18:57:00Z" w16du:dateUtc="2026-07-03T22:57:00Z"/>
                <w:rFonts w:hint="eastAsia"/>
              </w:rPr>
            </w:pPr>
            <w:del w:id="94" w:author="Arthur Souza Rodrigues" w:date="2026-07-03T18:57:00Z" w16du:dateUtc="2026-07-03T22:57:00Z">
              <w:r>
                <w:delText xml:space="preserve">VBA macros, Office Scripts ecosystem, COM/add-ins, Power </w:delText>
              </w:r>
              <w:r>
                <w:lastRenderedPageBreak/>
              </w:r>
              <w:r>
                <w:delText>Automate, content controls</w:delText>
              </w:r>
            </w:del>
          </w:p>
        </w:tc>
        <w:tc>
          <w:tcPr>
            <w:tcW w:w="2520" w:type="dxa"/>
          </w:tcPr>
          <w:p w14:paraId="3AF8410F" w14:textId="77777777" w:rsidR="009A1490" w:rsidRDefault="00000000">
            <w:pPr>
              <w:rPr>
                <w:del w:id="95" w:author="Arthur Souza Rodrigues" w:date="2026-07-03T18:57:00Z" w16du:dateUtc="2026-07-03T22:57:00Z"/>
                <w:rFonts w:hint="eastAsia"/>
              </w:rPr>
            </w:pPr>
            <w:del w:id="96" w:author="Arthur Souza Rodrigues" w:date="2026-07-03T18:57:00Z" w16du:dateUtc="2026-07-03T22:57:00Z">
              <w:r>
                <w:lastRenderedPageBreak/>
              </w:r>
              <w:r>
                <w:delText>Broader enterprise automation surface</w:delText>
              </w:r>
            </w:del>
          </w:p>
        </w:tc>
      </w:tr>
      <w:tr w:rsidR="009A1490" w14:paraId="772CE08A" w14:textId="77777777">
        <w:trPr>
          <w:jc w:val="center"/>
          <w:del w:id="97" w:author="Arthur Souza Rodrigues" w:date="2026-07-03T18:57:00Z" w16du:dateUtc="2026-07-03T22:57:00Z"/>
        </w:trPr>
        <w:tc>
          <w:tcPr>
            <w:tcW w:w="2520" w:type="dxa"/>
          </w:tcPr>
          <w:p w14:paraId="42FDF1DD" w14:textId="77777777" w:rsidR="009A1490" w:rsidRDefault="00000000">
            <w:pPr>
              <w:rPr>
                <w:del w:id="98" w:author="Arthur Souza Rodrigues" w:date="2026-07-03T18:57:00Z" w16du:dateUtc="2026-07-03T22:57:00Z"/>
                <w:rFonts w:hint="eastAsia"/>
              </w:rPr>
            </w:pPr>
            <w:del w:id="99" w:author="Arthur Souza Rodrigues" w:date="2026-07-03T18:57:00Z" w16du:dateUtc="2026-07-03T22:57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23347D7C" w14:textId="77777777" w:rsidR="009A1490" w:rsidRDefault="00000000">
            <w:pPr>
              <w:rPr>
                <w:del w:id="100" w:author="Arthur Souza Rodrigues" w:date="2026-07-03T18:57:00Z" w16du:dateUtc="2026-07-03T22:57:00Z"/>
                <w:rFonts w:hint="eastAsia"/>
              </w:rPr>
            </w:pPr>
            <w:del w:id="101" w:author="Arthur Souza Rodrigues" w:date="2026-07-03T18:57:00Z" w16du:dateUtc="2026-07-03T22:57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2FBEBB7D" w14:textId="77777777" w:rsidR="009A1490" w:rsidRDefault="00000000">
            <w:pPr>
              <w:rPr>
                <w:del w:id="102" w:author="Arthur Souza Rodrigues" w:date="2026-07-03T18:57:00Z" w16du:dateUtc="2026-07-03T22:57:00Z"/>
                <w:rFonts w:hint="eastAsia"/>
              </w:rPr>
            </w:pPr>
            <w:del w:id="103" w:author="Arthur Souza Rodrigues" w:date="2026-07-03T18:57:00Z" w16du:dateUtc="2026-07-03T22:57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2B8227" w14:textId="77777777" w:rsidR="009A1490" w:rsidRDefault="00000000">
            <w:pPr>
              <w:rPr>
                <w:del w:id="104" w:author="Arthur Souza Rodrigues" w:date="2026-07-03T18:57:00Z" w16du:dateUtc="2026-07-03T22:57:00Z"/>
                <w:rFonts w:hint="eastAsia"/>
              </w:rPr>
            </w:pPr>
            <w:del w:id="105" w:author="Arthur Souza Rodrigues" w:date="2026-07-03T18:57:00Z" w16du:dateUtc="2026-07-03T22:57:00Z">
              <w:r>
                <w:delText>Deeper Microsoft 365 governance stack</w:delText>
              </w:r>
            </w:del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  <w:tblPrChange w:id="106" w:author="Arthur Souza Rodrigues" w:date="2026-07-03T18:57:00Z" w16du:dateUtc="2026-07-03T22:57:00Z"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684"/>
        <w:gridCol w:w="1868"/>
        <w:gridCol w:w="1747"/>
        <w:gridCol w:w="4781"/>
        <w:tblGridChange w:id="107">
          <w:tblGrid>
            <w:gridCol w:w="5"/>
            <w:gridCol w:w="1679"/>
            <w:gridCol w:w="826"/>
            <w:gridCol w:w="1042"/>
            <w:gridCol w:w="1463"/>
            <w:gridCol w:w="284"/>
            <w:gridCol w:w="2224"/>
            <w:gridCol w:w="2552"/>
            <w:gridCol w:w="5"/>
          </w:tblGrid>
        </w:tblGridChange>
      </w:tblGrid>
      <w:tr w:rsidR="009A1490" w14:paraId="4BF79826" w14:textId="77777777">
        <w:trPr>
          <w:jc w:val="center"/>
          <w:trPrChange w:id="108" w:author="Arthur Souza Rodrigues" w:date="2026-07-03T18:57:00Z" w16du:dateUtc="2026-07-03T22:57:00Z">
            <w:trPr>
              <w:gridBefore w:val="1"/>
              <w:gridAfter w:val="0"/>
              <w:jc w:val="center"/>
            </w:trPr>
          </w:trPrChange>
        </w:trPr>
        <w:tc>
          <w:tcPr>
            <w:tcW w:w="2520" w:type="dxa"/>
            <w:cellDel w:id="109" w:author="Arthur Souza Rodrigues" w:date="2026-07-03T18:57:00Z"/>
            <w:tcPrChange w:id="110" w:author="Arthur Souza Rodrigues" w:date="2026-07-03T18:57:00Z" w16du:dateUtc="2026-07-03T22:57:00Z">
              <w:tcPr>
                <w:tcW w:w="2520" w:type="dxa"/>
                <w:gridSpan w:val="2"/>
                <w:cellDel w:id="111" w:author="Arthur Souza Rodrigues" w:date="2026-07-03T18:57:00Z"/>
              </w:tcPr>
            </w:tcPrChange>
          </w:tcPr>
          <w:p w14:paraId="4890E8A6" w14:textId="77777777" w:rsidR="00000000" w:rsidRDefault="00000000">
            <w:del w:id="112" w:author="Arthur Souza Rodrigues" w:date="2026-07-03T18:57:00Z" w16du:dateUtc="2026-07-03T22:57:00Z">
              <w:r>
                <w:delText>AI assistance</w:delText>
              </w:r>
            </w:del>
          </w:p>
        </w:tc>
        <w:tc>
          <w:tcPr>
            <w:tcW w:w="2520" w:type="dxa"/>
            <w:cellDel w:id="113" w:author="Arthur Souza Rodrigues" w:date="2026-07-03T18:57:00Z"/>
            <w:tcPrChange w:id="114" w:author="Arthur Souza Rodrigues" w:date="2026-07-03T18:57:00Z" w16du:dateUtc="2026-07-03T22:57:00Z">
              <w:tcPr>
                <w:tcW w:w="2520" w:type="dxa"/>
                <w:gridSpan w:val="2"/>
                <w:cellDel w:id="115" w:author="Arthur Souza Rodrigues" w:date="2026-07-03T18:57:00Z"/>
              </w:tcPr>
            </w:tcPrChange>
          </w:tcPr>
          <w:p w14:paraId="6559AB6F" w14:textId="77777777" w:rsidR="00000000" w:rsidRDefault="00000000">
            <w:del w:id="116" w:author="Arthur Souza Rodrigues" w:date="2026-07-03T18:57:00Z" w16du:dateUtc="2026-07-03T22:57:00Z">
              <w:r>
                <w:delText>Gemini/Smart Compose depending on plan</w:delText>
              </w:r>
            </w:del>
          </w:p>
        </w:tc>
        <w:tc>
          <w:tcPr>
            <w:tcW w:w="2520" w:type="dxa"/>
            <w:cellDel w:id="117" w:author="Arthur Souza Rodrigues" w:date="2026-07-03T18:57:00Z"/>
            <w:tcPrChange w:id="118" w:author="Arthur Souza Rodrigues" w:date="2026-07-03T18:57:00Z" w16du:dateUtc="2026-07-03T22:57:00Z">
              <w:tcPr>
                <w:tcW w:w="2520" w:type="dxa"/>
                <w:gridSpan w:val="2"/>
                <w:cellDel w:id="119" w:author="Arthur Souza Rodrigues" w:date="2026-07-03T18:57:00Z"/>
              </w:tcPr>
            </w:tcPrChange>
          </w:tcPr>
          <w:p w14:paraId="1584B53C" w14:textId="77777777" w:rsidR="00000000" w:rsidRDefault="00000000">
            <w:del w:id="120" w:author="Arthur Souza Rodrigues" w:date="2026-07-03T18:57:00Z" w16du:dateUtc="2026-07-03T22:57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10080" w:type="dxa"/>
            <w:shd w:val="clear" w:color="auto" w:fill="E2F0D9"/>
            <w:vAlign w:val="center"/>
            <w:tcPrChange w:id="121" w:author="Arthur Souza Rodrigues" w:date="2026-07-03T18:57:00Z" w16du:dateUtc="2026-07-03T22:57:00Z">
              <w:tcPr>
                <w:tcW w:w="2520" w:type="dxa"/>
              </w:tcPr>
            </w:tcPrChange>
          </w:tcPr>
          <w:p w14:paraId="4BB72447" w14:textId="07FB823B" w:rsidR="009A1490" w:rsidRDefault="00000000">
            <w:del w:id="122" w:author="Arthur Souza Rodrigues" w:date="2026-07-03T18:57:00Z" w16du:dateUtc="2026-07-03T22:57:00Z">
              <w:r>
                <w:delText>AI integrated with M365 data and compliance controls</w:delText>
              </w:r>
            </w:del>
            <w:ins w:id="123" w:author="Arthur Souza Rodrigues" w:date="2026-07-03T18:57:00Z" w16du:dateUtc="2026-07-03T22:57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9A1490" w14:paraId="28830D22" w14:textId="77777777">
        <w:trPr>
          <w:jc w:val="center"/>
          <w:del w:id="124" w:author="Arthur Souza Rodrigues" w:date="2026-07-03T18:57:00Z" w16du:dateUtc="2026-07-03T22:57:00Z"/>
        </w:trPr>
        <w:tc>
          <w:tcPr>
            <w:tcW w:w="2520" w:type="dxa"/>
          </w:tcPr>
          <w:p w14:paraId="1F2974F9" w14:textId="77777777" w:rsidR="009A1490" w:rsidRDefault="00000000">
            <w:pPr>
              <w:rPr>
                <w:del w:id="125" w:author="Arthur Souza Rodrigues" w:date="2026-07-03T18:57:00Z" w16du:dateUtc="2026-07-03T22:57:00Z"/>
                <w:rFonts w:hint="eastAsia"/>
              </w:rPr>
            </w:pPr>
            <w:del w:id="126" w:author="Arthur Souza Rodrigues" w:date="2026-07-03T18:57:00Z" w16du:dateUtc="2026-07-03T22:57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14793473" w14:textId="77777777" w:rsidR="009A1490" w:rsidRDefault="00000000">
            <w:pPr>
              <w:rPr>
                <w:del w:id="127" w:author="Arthur Souza Rodrigues" w:date="2026-07-03T18:57:00Z" w16du:dateUtc="2026-07-03T22:57:00Z"/>
                <w:rFonts w:hint="eastAsia"/>
              </w:rPr>
            </w:pPr>
            <w:del w:id="128" w:author="Arthur Souza Rodrigues" w:date="2026-07-03T18:57:00Z" w16du:dateUtc="2026-07-03T22:57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8DDD7E7" w14:textId="77777777" w:rsidR="009A1490" w:rsidRDefault="00000000">
            <w:pPr>
              <w:rPr>
                <w:del w:id="129" w:author="Arthur Souza Rodrigues" w:date="2026-07-03T18:57:00Z" w16du:dateUtc="2026-07-03T22:57:00Z"/>
                <w:rFonts w:hint="eastAsia"/>
              </w:rPr>
            </w:pPr>
            <w:del w:id="130" w:author="Arthur Souza Rodrigues" w:date="2026-07-03T18:57:00Z" w16du:dateUtc="2026-07-03T22:57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41B06E44" w14:textId="77777777" w:rsidR="009A1490" w:rsidRDefault="00000000">
            <w:pPr>
              <w:rPr>
                <w:del w:id="131" w:author="Arthur Souza Rodrigues" w:date="2026-07-03T18:57:00Z" w16du:dateUtc="2026-07-03T22:57:00Z"/>
                <w:rFonts w:hint="eastAsia"/>
              </w:rPr>
            </w:pPr>
            <w:del w:id="132" w:author="Arthur Souza Rodrigues" w:date="2026-07-03T18:57:00Z" w16du:dateUtc="2026-07-03T22:57:00Z">
              <w:r>
                <w:delText>Most capable no-internet document editor</w:delText>
              </w:r>
            </w:del>
          </w:p>
        </w:tc>
      </w:tr>
    </w:tbl>
    <w:p w14:paraId="7494DA45" w14:textId="77777777" w:rsidR="009A1490" w:rsidRDefault="00000000">
      <w:pPr>
        <w:pStyle w:val="Heading1"/>
        <w:rPr>
          <w:ins w:id="133" w:author="Arthur Souza Rodrigues" w:date="2026-07-03T18:57:00Z" w16du:dateUtc="2026-07-03T22:57:00Z"/>
        </w:rPr>
      </w:pPr>
      <w:bookmarkStart w:id="134" w:name="evidence"/>
      <w:ins w:id="135" w:author="Arthur Souza Rodrigues" w:date="2026-07-03T18:57:00Z" w16du:dateUtc="2026-07-03T22:57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36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000000">
            <w:pPr>
              <w:rPr>
                <w:ins w:id="137" w:author="Arthur Souza Rodrigues" w:date="2026-07-03T18:57:00Z" w16du:dateUtc="2026-07-03T22:57:00Z"/>
              </w:rPr>
            </w:pPr>
            <w:ins w:id="138" w:author="Arthur Souza Rodrigues" w:date="2026-07-03T18:57:00Z" w16du:dateUtc="2026-07-03T22:57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39" w:author="Arthur Souza Rodrigues" w:date="2026-07-03T18:57:00Z" w16du:dateUtc="2026-07-03T22:57:00Z"/>
              </w:rPr>
            </w:pPr>
            <w:ins w:id="140" w:author="Arthur Souza Rodrigues" w:date="2026-07-03T18:57:00Z" w16du:dateUtc="2026-07-03T22:57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41" w:author="Arthur Souza Rodrigues" w:date="2026-07-03T18:57:00Z" w16du:dateUtc="2026-07-03T22:57:00Z"/>
              </w:rPr>
            </w:pPr>
            <w:ins w:id="142" w:author="Arthur Souza Rodrigues" w:date="2026-07-03T18:57:00Z" w16du:dateUtc="2026-07-03T22:57:00Z">
              <w:r>
                <w:rPr>
                  <w:color w:val="FFFFFF"/>
                </w:rPr>
                <w:t>Link</w:t>
              </w:r>
            </w:ins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43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000000">
            <w:pPr>
              <w:rPr>
                <w:ins w:id="144" w:author="Arthur Souza Rodrigues" w:date="2026-07-03T18:57:00Z" w16du:dateUtc="2026-07-03T22:57:00Z"/>
              </w:rPr>
            </w:pPr>
            <w:ins w:id="145" w:author="Arthur Souza Rodrigues" w:date="2026-07-03T18:57:00Z" w16du:dateUtc="2026-07-03T22:57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4083E20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6" w:author="Arthur Souza Rodrigues" w:date="2026-07-03T18:57:00Z" w16du:dateUtc="2026-07-03T22:57:00Z"/>
              </w:rPr>
            </w:pPr>
            <w:ins w:id="147" w:author="Arthur Souza Rodrigues" w:date="2026-07-03T18:57:00Z" w16du:dateUtc="2026-07-03T22:57:00Z">
              <w:r>
                <w:t>Word supports Track Changes views, accepting/rejecting changes, author colors, and locking tracking.</w:t>
              </w:r>
            </w:ins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48" w:author="Arthur Souza Rodrigues" w:date="2026-07-03T18:57:00Z" w16du:dateUtc="2026-07-03T22:57:00Z"/>
              </w:rPr>
            </w:pPr>
            <w:ins w:id="149" w:author="Arthur Souza Rodrigues" w:date="2026-07-03T18:57:00Z" w16du:dateUtc="2026-07-03T22:57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50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000000">
            <w:pPr>
              <w:rPr>
                <w:ins w:id="151" w:author="Arthur Souza Rodrigues" w:date="2026-07-03T18:57:00Z" w16du:dateUtc="2026-07-03T22:57:00Z"/>
              </w:rPr>
            </w:pPr>
            <w:ins w:id="152" w:author="Arthur Souza Rodrigues" w:date="2026-07-03T18:57:00Z" w16du:dateUtc="2026-07-03T22:57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3EE8285E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53" w:author="Arthur Souza Rodrigues" w:date="2026-07-03T18:57:00Z" w16du:dateUtc="2026-07-03T22:57:00Z"/>
              </w:rPr>
            </w:pPr>
            <w:ins w:id="154" w:author="Arthur Souza Rodrigues" w:date="2026-07-03T18:57:00Z" w16du:dateUtc="2026-07-03T22:57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55" w:author="Arthur Souza Rodrigues" w:date="2026-07-03T18:57:00Z" w16du:dateUtc="2026-07-03T22:57:00Z"/>
              </w:rPr>
            </w:pPr>
            <w:ins w:id="156" w:author="Arthur Souza Rodrigues" w:date="2026-07-03T18:57:00Z" w16du:dateUtc="2026-07-03T22:57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57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000000">
            <w:pPr>
              <w:rPr>
                <w:ins w:id="158" w:author="Arthur Souza Rodrigues" w:date="2026-07-03T18:57:00Z" w16du:dateUtc="2026-07-03T22:57:00Z"/>
              </w:rPr>
            </w:pPr>
            <w:ins w:id="159" w:author="Arthur Souza Rodrigues" w:date="2026-07-03T18:57:00Z" w16du:dateUtc="2026-07-03T22:57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1CE154D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60" w:author="Arthur Souza Rodrigues" w:date="2026-07-03T18:57:00Z" w16du:dateUtc="2026-07-03T22:57:00Z"/>
              </w:rPr>
            </w:pPr>
            <w:ins w:id="161" w:author="Arthur Souza Rodrigues" w:date="2026-07-03T18:57:00Z" w16du:dateUtc="2026-07-03T22:57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62" w:author="Arthur Souza Rodrigues" w:date="2026-07-03T18:57:00Z" w16du:dateUtc="2026-07-03T22:57:00Z"/>
              </w:rPr>
            </w:pPr>
            <w:ins w:id="163" w:author="Arthur Souza Rodrigues" w:date="2026-07-03T18:57:00Z" w16du:dateUtc="2026-07-03T22:57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164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000000">
            <w:pPr>
              <w:rPr>
                <w:ins w:id="165" w:author="Arthur Souza Rodrigues" w:date="2026-07-03T18:57:00Z" w16du:dateUtc="2026-07-03T22:57:00Z"/>
              </w:rPr>
            </w:pPr>
            <w:ins w:id="166" w:author="Arthur Souza Rodrigues" w:date="2026-07-03T18:57:00Z" w16du:dateUtc="2026-07-03T22:57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388122D7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67" w:author="Arthur Souza Rodrigues" w:date="2026-07-03T18:57:00Z" w16du:dateUtc="2026-07-03T22:57:00Z"/>
              </w:rPr>
            </w:pPr>
            <w:ins w:id="168" w:author="Arthur Souza Rodrigues" w:date="2026-07-03T18:57:00Z" w16du:dateUtc="2026-07-03T22:57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169" w:author="Arthur Souza Rodrigues" w:date="2026-07-03T18:57:00Z" w16du:dateUtc="2026-07-03T22:57:00Z"/>
              </w:rPr>
            </w:pPr>
            <w:ins w:id="170" w:author="Arthur Souza Rodrigues" w:date="2026-07-03T18:57:00Z" w16du:dateUtc="2026-07-03T22:57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71" w:author="Arthur Souza Rodrigues" w:date="2026-07-03T18:57:00Z" w16du:dateUtc="2026-07-03T22:5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000000">
            <w:pPr>
              <w:rPr>
                <w:ins w:id="172" w:author="Arthur Souza Rodrigues" w:date="2026-07-03T18:57:00Z" w16du:dateUtc="2026-07-03T22:57:00Z"/>
              </w:rPr>
            </w:pPr>
            <w:ins w:id="173" w:author="Arthur Souza Rodrigues" w:date="2026-07-03T18:57:00Z" w16du:dateUtc="2026-07-03T22:57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53F2DBF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4" w:author="Arthur Souza Rodrigues" w:date="2026-07-03T18:57:00Z" w16du:dateUtc="2026-07-03T22:57:00Z"/>
              </w:rPr>
            </w:pPr>
            <w:ins w:id="175" w:author="Arthur Souza Rodrigues" w:date="2026-07-03T18:57:00Z" w16du:dateUtc="2026-07-03T22:57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76" w:author="Arthur Souza Rodrigues" w:date="2026-07-03T18:57:00Z" w16du:dateUtc="2026-07-03T22:57:00Z"/>
              </w:rPr>
            </w:pPr>
            <w:ins w:id="177" w:author="Arthur Souza Rodrigues" w:date="2026-07-03T18:57:00Z" w16du:dateUtc="2026-07-03T22:57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p w14:paraId="2C142A3B" w14:textId="77777777" w:rsidR="009A1490" w:rsidRDefault="00460ED2">
      <w:pPr>
        <w:pStyle w:val="Heading1"/>
        <w:rPr>
          <w:moveTo w:id="178" w:author="Arthur Souza Rodrigues" w:date="2026-07-03T18:57:00Z" w16du:dateUtc="2026-07-03T22:57:00Z"/>
        </w:rPr>
      </w:pPr>
      <w:bookmarkStart w:id="179" w:name="matrix"/>
      <w:ins w:id="180" w:author="Arthur Souza Rodrigues" w:date="2026-07-03T18:57:00Z" w16du:dateUtc="2026-07-03T22:57:00Z">
        <w:r>
          <w:rPr>
            <w:sz w:val="28"/>
            <w:szCs w:val="28"/>
          </w:rPr>
          <w:lastRenderedPageBreak/>
        </w:r>
      </w:ins>
      <w:moveToRangeStart w:id="181" w:author="Arthur Souza Rodrigues" w:date="2026-07-03T18:57:00Z" w:name="move233997474"/>
      <w:moveTo w:id="182" w:author="Arthur Souza Rodrigues" w:date="2026-07-03T18:57:00Z" w16du:dateUtc="2026-07-03T22:57:00Z">
        <w:r>
          <w:t>3. Capability matrix: Word has all the expected basics plus professional depth</w:t>
        </w:r>
        <w:bookmarkEnd w:id="179"/>
      </w:moveTo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  <w:ins w:id="183" w:author="Arthur Souza Rodrigues" w:date="2026-07-03T18:57:00Z" w16du:dateUtc="2026-07-03T22:57:00Z"/>
        </w:trPr>
        <w:tc>
          <w:tcPr>
            <w:tcW w:w="2520" w:type="dxa"/>
            <w:shd w:val="clear" w:color="auto" w:fill="1F4E79"/>
          </w:tcPr>
          <w:moveToRangeEnd w:id="181"/>
          <w:p w14:paraId="1CA4E291" w14:textId="77777777" w:rsidR="009A1490" w:rsidRDefault="00000000">
            <w:pPr>
              <w:rPr>
                <w:ins w:id="184" w:author="Arthur Souza Rodrigues" w:date="2026-07-03T18:57:00Z" w16du:dateUtc="2026-07-03T22:57:00Z"/>
              </w:rPr>
            </w:pPr>
            <w:ins w:id="185" w:author="Arthur Souza Rodrigues" w:date="2026-07-03T18:57:00Z" w16du:dateUtc="2026-07-03T22:57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pPr>
              <w:rPr>
                <w:ins w:id="186" w:author="Arthur Souza Rodrigues" w:date="2026-07-03T18:57:00Z" w16du:dateUtc="2026-07-03T22:57:00Z"/>
              </w:rPr>
            </w:pPr>
            <w:ins w:id="187" w:author="Arthur Souza Rodrigues" w:date="2026-07-03T18:57:00Z" w16du:dateUtc="2026-07-03T22:57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pPr>
              <w:rPr>
                <w:ins w:id="188" w:author="Arthur Souza Rodrigues" w:date="2026-07-03T18:57:00Z" w16du:dateUtc="2026-07-03T22:57:00Z"/>
              </w:rPr>
            </w:pPr>
            <w:ins w:id="189" w:author="Arthur Souza Rodrigues" w:date="2026-07-03T18:57:00Z" w16du:dateUtc="2026-07-03T22:57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pPr>
              <w:rPr>
                <w:ins w:id="190" w:author="Arthur Souza Rodrigues" w:date="2026-07-03T18:57:00Z" w16du:dateUtc="2026-07-03T22:57:00Z"/>
              </w:rPr>
            </w:pPr>
            <w:ins w:id="191" w:author="Arthur Souza Rodrigues" w:date="2026-07-03T18:57:00Z" w16du:dateUtc="2026-07-03T22:57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192" w:author="Arthur Souza Rodrigues" w:date="2026-07-03T18:57:00Z" w16du:dateUtc="2026-07-03T22:57:00Z"/>
        </w:trPr>
        <w:tc>
          <w:tcPr>
            <w:tcW w:w="2520" w:type="dxa"/>
          </w:tcPr>
          <w:p w14:paraId="133B2C8C" w14:textId="77777777" w:rsidR="009A1490" w:rsidRDefault="00000000">
            <w:pPr>
              <w:rPr>
                <w:ins w:id="193" w:author="Arthur Souza Rodrigues" w:date="2026-07-03T18:57:00Z" w16du:dateUtc="2026-07-03T22:57:00Z"/>
              </w:rPr>
            </w:pPr>
            <w:ins w:id="194" w:author="Arthur Souza Rodrigues" w:date="2026-07-03T18:57:00Z" w16du:dateUtc="2026-07-03T22:57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000000">
            <w:pPr>
              <w:rPr>
                <w:ins w:id="195" w:author="Arthur Souza Rodrigues" w:date="2026-07-03T18:57:00Z" w16du:dateUtc="2026-07-03T22:57:00Z"/>
              </w:rPr>
            </w:pPr>
            <w:ins w:id="196" w:author="Arthur Souza Rodrigues" w:date="2026-07-03T18:57:00Z" w16du:dateUtc="2026-07-03T22:57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000000">
            <w:pPr>
              <w:rPr>
                <w:ins w:id="197" w:author="Arthur Souza Rodrigues" w:date="2026-07-03T18:57:00Z" w16du:dateUtc="2026-07-03T22:57:00Z"/>
              </w:rPr>
            </w:pPr>
            <w:ins w:id="198" w:author="Arthur Souza Rodrigues" w:date="2026-07-03T18:57:00Z" w16du:dateUtc="2026-07-03T22:57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000000">
            <w:pPr>
              <w:rPr>
                <w:ins w:id="199" w:author="Arthur Souza Rodrigues" w:date="2026-07-03T18:57:00Z" w16du:dateUtc="2026-07-03T22:57:00Z"/>
              </w:rPr>
            </w:pPr>
            <w:ins w:id="200" w:author="Arthur Souza Rodrigues" w:date="2026-07-03T18:57:00Z" w16du:dateUtc="2026-07-03T22:57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201" w:author="Arthur Souza Rodrigues" w:date="2026-07-03T18:57:00Z" w16du:dateUtc="2026-07-03T22:57:00Z"/>
        </w:trPr>
        <w:tc>
          <w:tcPr>
            <w:tcW w:w="2520" w:type="dxa"/>
          </w:tcPr>
          <w:p w14:paraId="0020BC56" w14:textId="77777777" w:rsidR="009A1490" w:rsidRDefault="00000000">
            <w:pPr>
              <w:rPr>
                <w:ins w:id="202" w:author="Arthur Souza Rodrigues" w:date="2026-07-03T18:57:00Z" w16du:dateUtc="2026-07-03T22:57:00Z"/>
              </w:rPr>
            </w:pPr>
            <w:ins w:id="203" w:author="Arthur Souza Rodrigues" w:date="2026-07-03T18:57:00Z" w16du:dateUtc="2026-07-03T22:57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000000">
            <w:pPr>
              <w:rPr>
                <w:ins w:id="204" w:author="Arthur Souza Rodrigues" w:date="2026-07-03T18:57:00Z" w16du:dateUtc="2026-07-03T22:57:00Z"/>
              </w:rPr>
            </w:pPr>
            <w:ins w:id="205" w:author="Arthur Souza Rodrigues" w:date="2026-07-03T18:57:00Z" w16du:dateUtc="2026-07-03T22:57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000000">
            <w:pPr>
              <w:rPr>
                <w:ins w:id="206" w:author="Arthur Souza Rodrigues" w:date="2026-07-03T18:57:00Z" w16du:dateUtc="2026-07-03T22:57:00Z"/>
              </w:rPr>
            </w:pPr>
            <w:ins w:id="207" w:author="Arthur Souza Rodrigues" w:date="2026-07-03T18:57:00Z" w16du:dateUtc="2026-07-03T22:57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000000">
            <w:pPr>
              <w:rPr>
                <w:ins w:id="208" w:author="Arthur Souza Rodrigues" w:date="2026-07-03T18:57:00Z" w16du:dateUtc="2026-07-03T22:57:00Z"/>
              </w:rPr>
            </w:pPr>
            <w:ins w:id="209" w:author="Arthur Souza Rodrigues" w:date="2026-07-03T18:57:00Z" w16du:dateUtc="2026-07-03T22:57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210" w:author="Arthur Souza Rodrigues" w:date="2026-07-03T18:57:00Z" w16du:dateUtc="2026-07-03T22:57:00Z"/>
        </w:trPr>
        <w:tc>
          <w:tcPr>
            <w:tcW w:w="2520" w:type="dxa"/>
          </w:tcPr>
          <w:p w14:paraId="154E4FD5" w14:textId="77777777" w:rsidR="009A1490" w:rsidRDefault="00000000">
            <w:pPr>
              <w:rPr>
                <w:ins w:id="211" w:author="Arthur Souza Rodrigues" w:date="2026-07-03T18:57:00Z" w16du:dateUtc="2026-07-03T22:57:00Z"/>
              </w:rPr>
            </w:pPr>
            <w:ins w:id="212" w:author="Arthur Souza Rodrigues" w:date="2026-07-03T18:57:00Z" w16du:dateUtc="2026-07-03T22:57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000000">
            <w:pPr>
              <w:rPr>
                <w:ins w:id="213" w:author="Arthur Souza Rodrigues" w:date="2026-07-03T18:57:00Z" w16du:dateUtc="2026-07-03T22:57:00Z"/>
              </w:rPr>
            </w:pPr>
            <w:ins w:id="214" w:author="Arthur Souza Rodrigues" w:date="2026-07-03T18:57:00Z" w16du:dateUtc="2026-07-03T22:57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000000">
            <w:pPr>
              <w:rPr>
                <w:ins w:id="215" w:author="Arthur Souza Rodrigues" w:date="2026-07-03T18:57:00Z" w16du:dateUtc="2026-07-03T22:57:00Z"/>
              </w:rPr>
            </w:pPr>
            <w:ins w:id="216" w:author="Arthur Souza Rodrigues" w:date="2026-07-03T18:57:00Z" w16du:dateUtc="2026-07-03T22:57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000000">
            <w:pPr>
              <w:rPr>
                <w:ins w:id="217" w:author="Arthur Souza Rodrigues" w:date="2026-07-03T18:57:00Z" w16du:dateUtc="2026-07-03T22:57:00Z"/>
              </w:rPr>
            </w:pPr>
            <w:ins w:id="218" w:author="Arthur Souza Rodrigues" w:date="2026-07-03T18:57:00Z" w16du:dateUtc="2026-07-03T22:57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219" w:author="Arthur Souza Rodrigues" w:date="2026-07-03T18:57:00Z" w16du:dateUtc="2026-07-03T22:57:00Z"/>
        </w:trPr>
        <w:tc>
          <w:tcPr>
            <w:tcW w:w="2520" w:type="dxa"/>
          </w:tcPr>
          <w:p w14:paraId="1E55CA93" w14:textId="77777777" w:rsidR="009A1490" w:rsidRDefault="00000000">
            <w:pPr>
              <w:rPr>
                <w:ins w:id="220" w:author="Arthur Souza Rodrigues" w:date="2026-07-03T18:57:00Z" w16du:dateUtc="2026-07-03T22:57:00Z"/>
              </w:rPr>
            </w:pPr>
            <w:ins w:id="221" w:author="Arthur Souza Rodrigues" w:date="2026-07-03T18:57:00Z" w16du:dateUtc="2026-07-03T22:57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000000">
            <w:pPr>
              <w:rPr>
                <w:ins w:id="222" w:author="Arthur Souza Rodrigues" w:date="2026-07-03T18:57:00Z" w16du:dateUtc="2026-07-03T22:57:00Z"/>
              </w:rPr>
            </w:pPr>
            <w:ins w:id="223" w:author="Arthur Souza Rodrigues" w:date="2026-07-03T18:57:00Z" w16du:dateUtc="2026-07-03T22:57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000000">
            <w:pPr>
              <w:rPr>
                <w:ins w:id="224" w:author="Arthur Souza Rodrigues" w:date="2026-07-03T18:57:00Z" w16du:dateUtc="2026-07-03T22:57:00Z"/>
              </w:rPr>
            </w:pPr>
            <w:ins w:id="225" w:author="Arthur Souza Rodrigues" w:date="2026-07-03T18:57:00Z" w16du:dateUtc="2026-07-03T22:57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000000">
            <w:pPr>
              <w:rPr>
                <w:ins w:id="226" w:author="Arthur Souza Rodrigues" w:date="2026-07-03T18:57:00Z" w16du:dateUtc="2026-07-03T22:57:00Z"/>
              </w:rPr>
            </w:pPr>
            <w:ins w:id="227" w:author="Arthur Souza Rodrigues" w:date="2026-07-03T18:57:00Z" w16du:dateUtc="2026-07-03T22:57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228" w:author="Arthur Souza Rodrigues" w:date="2026-07-03T18:57:00Z" w16du:dateUtc="2026-07-03T22:57:00Z"/>
        </w:trPr>
        <w:tc>
          <w:tcPr>
            <w:tcW w:w="2520" w:type="dxa"/>
          </w:tcPr>
          <w:p w14:paraId="349EE045" w14:textId="77777777" w:rsidR="009A1490" w:rsidRDefault="00000000">
            <w:pPr>
              <w:rPr>
                <w:ins w:id="229" w:author="Arthur Souza Rodrigues" w:date="2026-07-03T18:57:00Z" w16du:dateUtc="2026-07-03T22:57:00Z"/>
              </w:rPr>
            </w:pPr>
            <w:ins w:id="230" w:author="Arthur Souza Rodrigues" w:date="2026-07-03T18:57:00Z" w16du:dateUtc="2026-07-03T22:57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000000">
            <w:pPr>
              <w:rPr>
                <w:ins w:id="231" w:author="Arthur Souza Rodrigues" w:date="2026-07-03T18:57:00Z" w16du:dateUtc="2026-07-03T22:57:00Z"/>
              </w:rPr>
            </w:pPr>
            <w:ins w:id="232" w:author="Arthur Souza Rodrigues" w:date="2026-07-03T18:57:00Z" w16du:dateUtc="2026-07-03T22:57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000000">
            <w:pPr>
              <w:rPr>
                <w:ins w:id="233" w:author="Arthur Souza Rodrigues" w:date="2026-07-03T18:57:00Z" w16du:dateUtc="2026-07-03T22:57:00Z"/>
              </w:rPr>
            </w:pPr>
            <w:ins w:id="234" w:author="Arthur Souza Rodrigues" w:date="2026-07-03T18:57:00Z" w16du:dateUtc="2026-07-03T22:57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000000">
            <w:pPr>
              <w:rPr>
                <w:ins w:id="235" w:author="Arthur Souza Rodrigues" w:date="2026-07-03T18:57:00Z" w16du:dateUtc="2026-07-03T22:57:00Z"/>
              </w:rPr>
            </w:pPr>
            <w:ins w:id="236" w:author="Arthur Souza Rodrigues" w:date="2026-07-03T18:57:00Z" w16du:dateUtc="2026-07-03T22:57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237" w:author="Arthur Souza Rodrigues" w:date="2026-07-03T18:57:00Z" w16du:dateUtc="2026-07-03T22:57:00Z"/>
        </w:trPr>
        <w:tc>
          <w:tcPr>
            <w:tcW w:w="2520" w:type="dxa"/>
          </w:tcPr>
          <w:p w14:paraId="1E5A1502" w14:textId="77777777" w:rsidR="009A1490" w:rsidRDefault="00000000">
            <w:pPr>
              <w:rPr>
                <w:ins w:id="238" w:author="Arthur Souza Rodrigues" w:date="2026-07-03T18:57:00Z" w16du:dateUtc="2026-07-03T22:57:00Z"/>
              </w:rPr>
            </w:pPr>
            <w:ins w:id="239" w:author="Arthur Souza Rodrigues" w:date="2026-07-03T18:57:00Z" w16du:dateUtc="2026-07-03T22:57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000000">
            <w:pPr>
              <w:rPr>
                <w:ins w:id="240" w:author="Arthur Souza Rodrigues" w:date="2026-07-03T18:57:00Z" w16du:dateUtc="2026-07-03T22:57:00Z"/>
              </w:rPr>
            </w:pPr>
            <w:ins w:id="241" w:author="Arthur Souza Rodrigues" w:date="2026-07-03T18:57:00Z" w16du:dateUtc="2026-07-03T22:57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000000">
            <w:pPr>
              <w:rPr>
                <w:ins w:id="242" w:author="Arthur Souza Rodrigues" w:date="2026-07-03T18:57:00Z" w16du:dateUtc="2026-07-03T22:57:00Z"/>
              </w:rPr>
            </w:pPr>
            <w:ins w:id="243" w:author="Arthur Souza Rodrigues" w:date="2026-07-03T18:57:00Z" w16du:dateUtc="2026-07-03T22:57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000000">
            <w:pPr>
              <w:rPr>
                <w:ins w:id="244" w:author="Arthur Souza Rodrigues" w:date="2026-07-03T18:57:00Z" w16du:dateUtc="2026-07-03T22:57:00Z"/>
              </w:rPr>
            </w:pPr>
            <w:ins w:id="245" w:author="Arthur Souza Rodrigues" w:date="2026-07-03T18:57:00Z" w16du:dateUtc="2026-07-03T22:57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246" w:author="Arthur Souza Rodrigues" w:date="2026-07-03T18:57:00Z" w16du:dateUtc="2026-07-03T22:57:00Z"/>
        </w:trPr>
        <w:tc>
          <w:tcPr>
            <w:tcW w:w="2520" w:type="dxa"/>
          </w:tcPr>
          <w:p w14:paraId="04D081B7" w14:textId="77777777" w:rsidR="009A1490" w:rsidRDefault="00000000">
            <w:pPr>
              <w:rPr>
                <w:ins w:id="247" w:author="Arthur Souza Rodrigues" w:date="2026-07-03T18:57:00Z" w16du:dateUtc="2026-07-03T22:57:00Z"/>
              </w:rPr>
            </w:pPr>
            <w:ins w:id="248" w:author="Arthur Souza Rodrigues" w:date="2026-07-03T18:57:00Z" w16du:dateUtc="2026-07-03T22:57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000000">
            <w:pPr>
              <w:rPr>
                <w:ins w:id="249" w:author="Arthur Souza Rodrigues" w:date="2026-07-03T18:57:00Z" w16du:dateUtc="2026-07-03T22:57:00Z"/>
              </w:rPr>
            </w:pPr>
            <w:ins w:id="250" w:author="Arthur Souza Rodrigues" w:date="2026-07-03T18:57:00Z" w16du:dateUtc="2026-07-03T22:57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000000">
            <w:pPr>
              <w:rPr>
                <w:ins w:id="251" w:author="Arthur Souza Rodrigues" w:date="2026-07-03T18:57:00Z" w16du:dateUtc="2026-07-03T22:57:00Z"/>
              </w:rPr>
            </w:pPr>
            <w:ins w:id="252" w:author="Arthur Souza Rodrigues" w:date="2026-07-03T18:57:00Z" w16du:dateUtc="2026-07-03T22:57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000000">
            <w:pPr>
              <w:rPr>
                <w:ins w:id="253" w:author="Arthur Souza Rodrigues" w:date="2026-07-03T18:57:00Z" w16du:dateUtc="2026-07-03T22:57:00Z"/>
              </w:rPr>
            </w:pPr>
            <w:ins w:id="254" w:author="Arthur Souza Rodrigues" w:date="2026-07-03T18:57:00Z" w16du:dateUtc="2026-07-03T22:57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255" w:author="Arthur Souza Rodrigues" w:date="2026-07-03T18:57:00Z" w16du:dateUtc="2026-07-03T22:57:00Z"/>
        </w:trPr>
        <w:tc>
          <w:tcPr>
            <w:tcW w:w="2520" w:type="dxa"/>
          </w:tcPr>
          <w:p w14:paraId="2656351C" w14:textId="77777777" w:rsidR="009A1490" w:rsidRDefault="00000000">
            <w:pPr>
              <w:rPr>
                <w:ins w:id="256" w:author="Arthur Souza Rodrigues" w:date="2026-07-03T18:57:00Z" w16du:dateUtc="2026-07-03T22:57:00Z"/>
              </w:rPr>
            </w:pPr>
            <w:ins w:id="257" w:author="Arthur Souza Rodrigues" w:date="2026-07-03T18:57:00Z" w16du:dateUtc="2026-07-03T22:57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000000">
            <w:pPr>
              <w:rPr>
                <w:ins w:id="258" w:author="Arthur Souza Rodrigues" w:date="2026-07-03T18:57:00Z" w16du:dateUtc="2026-07-03T22:57:00Z"/>
              </w:rPr>
            </w:pPr>
            <w:ins w:id="259" w:author="Arthur Souza Rodrigues" w:date="2026-07-03T18:57:00Z" w16du:dateUtc="2026-07-03T22:57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000000">
            <w:pPr>
              <w:rPr>
                <w:ins w:id="260" w:author="Arthur Souza Rodrigues" w:date="2026-07-03T18:57:00Z" w16du:dateUtc="2026-07-03T22:57:00Z"/>
              </w:rPr>
            </w:pPr>
            <w:ins w:id="261" w:author="Arthur Souza Rodrigues" w:date="2026-07-03T18:57:00Z" w16du:dateUtc="2026-07-03T22:57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000000">
            <w:pPr>
              <w:rPr>
                <w:ins w:id="262" w:author="Arthur Souza Rodrigues" w:date="2026-07-03T18:57:00Z" w16du:dateUtc="2026-07-03T22:57:00Z"/>
              </w:rPr>
            </w:pPr>
            <w:ins w:id="263" w:author="Arthur Souza Rodrigues" w:date="2026-07-03T18:57:00Z" w16du:dateUtc="2026-07-03T22:57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264" w:author="Arthur Souza Rodrigues" w:date="2026-07-03T18:57:00Z" w16du:dateUtc="2026-07-03T22:57:00Z"/>
        </w:trPr>
        <w:tc>
          <w:tcPr>
            <w:tcW w:w="2520" w:type="dxa"/>
          </w:tcPr>
          <w:p w14:paraId="1A6A76D9" w14:textId="77777777" w:rsidR="009A1490" w:rsidRDefault="00000000">
            <w:pPr>
              <w:rPr>
                <w:ins w:id="265" w:author="Arthur Souza Rodrigues" w:date="2026-07-03T18:57:00Z" w16du:dateUtc="2026-07-03T22:57:00Z"/>
              </w:rPr>
            </w:pPr>
            <w:ins w:id="266" w:author="Arthur Souza Rodrigues" w:date="2026-07-03T18:57:00Z" w16du:dateUtc="2026-07-03T22:57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000000">
            <w:pPr>
              <w:rPr>
                <w:ins w:id="267" w:author="Arthur Souza Rodrigues" w:date="2026-07-03T18:57:00Z" w16du:dateUtc="2026-07-03T22:57:00Z"/>
              </w:rPr>
            </w:pPr>
            <w:ins w:id="268" w:author="Arthur Souza Rodrigues" w:date="2026-07-03T18:57:00Z" w16du:dateUtc="2026-07-03T22:57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000000">
            <w:pPr>
              <w:rPr>
                <w:ins w:id="269" w:author="Arthur Souza Rodrigues" w:date="2026-07-03T18:57:00Z" w16du:dateUtc="2026-07-03T22:57:00Z"/>
              </w:rPr>
            </w:pPr>
            <w:ins w:id="270" w:author="Arthur Souza Rodrigues" w:date="2026-07-03T18:57:00Z" w16du:dateUtc="2026-07-03T22:57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000000">
            <w:pPr>
              <w:rPr>
                <w:ins w:id="271" w:author="Arthur Souza Rodrigues" w:date="2026-07-03T18:57:00Z" w16du:dateUtc="2026-07-03T22:57:00Z"/>
              </w:rPr>
            </w:pPr>
            <w:ins w:id="272" w:author="Arthur Souza Rodrigues" w:date="2026-07-03T18:57:00Z" w16du:dateUtc="2026-07-03T22:57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273" w:author="Arthur Souza Rodrigues" w:date="2026-07-03T18:57:00Z" w16du:dateUtc="2026-07-03T22:57:00Z"/>
        </w:trPr>
        <w:tc>
          <w:tcPr>
            <w:tcW w:w="2520" w:type="dxa"/>
          </w:tcPr>
          <w:p w14:paraId="1BAFC037" w14:textId="77777777" w:rsidR="009A1490" w:rsidRDefault="00000000">
            <w:pPr>
              <w:rPr>
                <w:ins w:id="274" w:author="Arthur Souza Rodrigues" w:date="2026-07-03T18:57:00Z" w16du:dateUtc="2026-07-03T22:57:00Z"/>
              </w:rPr>
            </w:pPr>
            <w:ins w:id="275" w:author="Arthur Souza Rodrigues" w:date="2026-07-03T18:57:00Z" w16du:dateUtc="2026-07-03T22:57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000000">
            <w:pPr>
              <w:rPr>
                <w:ins w:id="276" w:author="Arthur Souza Rodrigues" w:date="2026-07-03T18:57:00Z" w16du:dateUtc="2026-07-03T22:57:00Z"/>
              </w:rPr>
            </w:pPr>
            <w:ins w:id="277" w:author="Arthur Souza Rodrigues" w:date="2026-07-03T18:57:00Z" w16du:dateUtc="2026-07-03T22:57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000000">
            <w:pPr>
              <w:rPr>
                <w:ins w:id="278" w:author="Arthur Souza Rodrigues" w:date="2026-07-03T18:57:00Z" w16du:dateUtc="2026-07-03T22:57:00Z"/>
              </w:rPr>
            </w:pPr>
            <w:ins w:id="279" w:author="Arthur Souza Rodrigues" w:date="2026-07-03T18:57:00Z" w16du:dateUtc="2026-07-03T22:57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000000">
            <w:pPr>
              <w:rPr>
                <w:ins w:id="280" w:author="Arthur Souza Rodrigues" w:date="2026-07-03T18:57:00Z" w16du:dateUtc="2026-07-03T22:57:00Z"/>
              </w:rPr>
            </w:pPr>
            <w:ins w:id="281" w:author="Arthur Souza Rodrigues" w:date="2026-07-03T18:57:00Z" w16du:dateUtc="2026-07-03T22:57:00Z">
              <w:r>
                <w:t>AI integrated with M365 data and compliance controls</w:t>
              </w:r>
            </w:ins>
          </w:p>
        </w:tc>
      </w:tr>
      <w:tr w:rsidR="009A1490" w14:paraId="432C71FB" w14:textId="77777777">
        <w:trPr>
          <w:jc w:val="center"/>
          <w:ins w:id="282" w:author="Arthur Souza Rodrigues" w:date="2026-07-03T18:57:00Z" w16du:dateUtc="2026-07-03T22:57:00Z"/>
        </w:trPr>
        <w:tc>
          <w:tcPr>
            <w:tcW w:w="2520" w:type="dxa"/>
          </w:tcPr>
          <w:p w14:paraId="6EBFC097" w14:textId="77777777" w:rsidR="009A1490" w:rsidRDefault="00000000">
            <w:pPr>
              <w:rPr>
                <w:ins w:id="283" w:author="Arthur Souza Rodrigues" w:date="2026-07-03T18:57:00Z" w16du:dateUtc="2026-07-03T22:57:00Z"/>
              </w:rPr>
            </w:pPr>
            <w:ins w:id="284" w:author="Arthur Souza Rodrigues" w:date="2026-07-03T18:57:00Z" w16du:dateUtc="2026-07-03T22:57:00Z">
              <w:r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000000">
            <w:pPr>
              <w:rPr>
                <w:ins w:id="285" w:author="Arthur Souza Rodrigues" w:date="2026-07-03T18:57:00Z" w16du:dateUtc="2026-07-03T22:57:00Z"/>
              </w:rPr>
            </w:pPr>
            <w:ins w:id="286" w:author="Arthur Souza Rodrigues" w:date="2026-07-03T18:57:00Z" w16du:dateUtc="2026-07-03T22:57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000000">
            <w:pPr>
              <w:rPr>
                <w:ins w:id="287" w:author="Arthur Souza Rodrigues" w:date="2026-07-03T18:57:00Z" w16du:dateUtc="2026-07-03T22:57:00Z"/>
              </w:rPr>
            </w:pPr>
            <w:ins w:id="288" w:author="Arthur Souza Rodrigues" w:date="2026-07-03T18:57:00Z" w16du:dateUtc="2026-07-03T22:57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000000">
            <w:pPr>
              <w:rPr>
                <w:ins w:id="289" w:author="Arthur Souza Rodrigues" w:date="2026-07-03T18:57:00Z" w16du:dateUtc="2026-07-03T22:57:00Z"/>
              </w:rPr>
            </w:pPr>
            <w:ins w:id="290" w:author="Arthur Souza Rodrigues" w:date="2026-07-03T18:57:00Z" w16du:dateUtc="2026-07-03T22:57:00Z">
              <w:r>
                <w:t>Most capable no-internet document editor</w:t>
              </w:r>
            </w:ins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291" w:name="chart"/>
      <w:r>
        <w:t>4. Visual proof: capability depth</w:t>
      </w:r>
      <w:bookmarkEnd w:id="291"/>
    </w:p>
    <w:p w14:paraId="186ACD74" w14:textId="77777777" w:rsidR="009A1490" w:rsidRDefault="00000000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292" w:name="demo"/>
      <w:r>
        <w:t>5. Built-in Word feature demonstration in this file</w:t>
      </w:r>
      <w:bookmarkEnd w:id="292"/>
    </w:p>
    <w:p w14:paraId="081C8D83" w14:textId="77777777" w:rsidR="009A1490" w:rsidRDefault="00000000">
      <w:pPr>
        <w:pStyle w:val="ListNumber"/>
      </w:pPr>
      <w:r>
        <w:t>Title page with styled metadata table</w:t>
      </w:r>
    </w:p>
    <w:p w14:paraId="4A6D8752" w14:textId="77777777" w:rsidR="009A1490" w:rsidRDefault="00000000">
      <w:pPr>
        <w:pStyle w:val="ListNumber"/>
      </w:pPr>
      <w:r>
        <w:t>Automatic Table of Contents field</w:t>
      </w:r>
    </w:p>
    <w:p w14:paraId="66ED3F7C" w14:textId="77777777" w:rsidR="009A1490" w:rsidRDefault="00000000">
      <w:pPr>
        <w:pStyle w:val="ListNumber"/>
      </w:pPr>
      <w:r>
        <w:t>Headers and footers with page numbering fields</w:t>
      </w:r>
    </w:p>
    <w:p w14:paraId="36A96B10" w14:textId="77777777" w:rsidR="009A1490" w:rsidRDefault="00000000">
      <w:pPr>
        <w:pStyle w:val="ListNumber"/>
      </w:pPr>
      <w:r>
        <w:t>Bookmarks and internal hyperlinks</w:t>
      </w:r>
    </w:p>
    <w:p w14:paraId="1C7D17B0" w14:textId="77777777" w:rsidR="009A1490" w:rsidRDefault="00000000">
      <w:pPr>
        <w:pStyle w:val="ListNumber"/>
      </w:pPr>
      <w:r>
        <w:t>External hyperlinks to sources</w:t>
      </w:r>
    </w:p>
    <w:p w14:paraId="06026A5F" w14:textId="77777777" w:rsidR="009A1490" w:rsidRDefault="00000000">
      <w:pPr>
        <w:pStyle w:val="ListNumber"/>
      </w:pPr>
      <w:r>
        <w:t>Styled comparison tables</w:t>
      </w:r>
    </w:p>
    <w:p w14:paraId="25B7712A" w14:textId="77777777" w:rsidR="009A1490" w:rsidRDefault="00000000">
      <w:pPr>
        <w:pStyle w:val="ListNumber"/>
      </w:pPr>
      <w:r>
        <w:t>Callout boxes with shading</w:t>
      </w:r>
    </w:p>
    <w:p w14:paraId="097D2A02" w14:textId="77777777" w:rsidR="009A1490" w:rsidRDefault="00000000">
      <w:pPr>
        <w:pStyle w:val="ListNumber"/>
      </w:pPr>
      <w:r>
        <w:t>Embedded chart image</w:t>
      </w:r>
    </w:p>
    <w:p w14:paraId="21C148B9" w14:textId="77777777" w:rsidR="009A1490" w:rsidRDefault="00000000">
      <w:pPr>
        <w:pStyle w:val="ListNumber"/>
      </w:pPr>
      <w:r>
        <w:t>Landscape section for wide matrix</w:t>
      </w:r>
    </w:p>
    <w:p w14:paraId="0F0FAB50" w14:textId="77777777" w:rsidR="009A1490" w:rsidRDefault="00000000">
      <w:pPr>
        <w:pStyle w:val="ListNumber"/>
      </w:pPr>
      <w:r>
        <w:t>Custom paragraph styles</w:t>
      </w:r>
    </w:p>
    <w:p w14:paraId="672BE830" w14:textId="77777777" w:rsidR="009A1490" w:rsidRDefault="00000000">
      <w:pPr>
        <w:pStyle w:val="ListNumber"/>
      </w:pPr>
      <w:r>
        <w:t>Footnote-style source appendix</w:t>
      </w:r>
    </w:p>
    <w:p w14:paraId="1A776842" w14:textId="77777777" w:rsidR="009A1490" w:rsidRDefault="00000000">
      <w:pPr>
        <w:pStyle w:val="ListNumber"/>
      </w:pPr>
      <w:r>
        <w:t>Checklist, glossary, numbered procedures</w:t>
      </w:r>
    </w:p>
    <w:p w14:paraId="71E77840" w14:textId="77777777" w:rsidR="009A1490" w:rsidRDefault="00000000">
      <w:pPr>
        <w:pStyle w:val="ListNumber"/>
      </w:pPr>
      <w:r>
        <w:t>Signature block</w:t>
      </w:r>
    </w:p>
    <w:p w14:paraId="57FD2C01" w14:textId="77777777" w:rsidR="009A1490" w:rsidRDefault="00000000">
      <w:pPr>
        <w:pStyle w:val="ListNumber"/>
      </w:pPr>
      <w:r>
        <w:t>Document properties/core metadata</w:t>
      </w:r>
    </w:p>
    <w:p w14:paraId="268E0CD7" w14:textId="77777777" w:rsidR="009A1490" w:rsidRDefault="00000000">
      <w:pPr>
        <w:pStyle w:val="ListNumber"/>
      </w:pPr>
      <w:r>
        <w:t>Watermark-like confidentiality statement in header</w:t>
      </w:r>
    </w:p>
    <w:p w14:paraId="328F4BDA" w14:textId="77777777" w:rsidR="009A1490" w:rsidRDefault="00000000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293" w:name="wide_matrix"/>
      <w:r>
        <w:lastRenderedPageBreak/>
      </w:r>
      <w:r>
        <w:t>6. Wide stakeholder view: why each buyer persona cares</w:t>
      </w:r>
      <w:bookmarkEnd w:id="293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000000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000000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000000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000000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290DE1" w:rsidRDefault="00290DE1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8D723E" w14:textId="77777777" w:rsidR="00CA21AD" w:rsidRDefault="00CA21AD">
      <w:pPr>
        <w:spacing w:after="0" w:line="240" w:lineRule="auto"/>
      </w:pPr>
      <w:r>
        <w:separator/>
      </w:r>
    </w:p>
  </w:endnote>
  <w:endnote w:type="continuationSeparator" w:id="0">
    <w:p w14:paraId="0F499EE8" w14:textId="77777777" w:rsidR="00CA21AD" w:rsidRDefault="00CA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A4E0B2" w14:textId="77777777" w:rsidR="00CA21AD" w:rsidRDefault="00CA21AD">
      <w:pPr>
        <w:spacing w:after="0" w:line="240" w:lineRule="auto"/>
      </w:pPr>
      <w:r>
        <w:separator/>
      </w:r>
    </w:p>
  </w:footnote>
  <w:footnote w:type="continuationSeparator" w:id="0">
    <w:p w14:paraId="71E43D37" w14:textId="77777777" w:rsidR="00CA21AD" w:rsidRDefault="00CA2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0C6"/>
    <w:rsid w:val="0015074B"/>
    <w:rsid w:val="00267F8F"/>
    <w:rsid w:val="00290DE1"/>
    <w:rsid w:val="0029639D"/>
    <w:rsid w:val="00326F90"/>
    <w:rsid w:val="00460ED2"/>
    <w:rsid w:val="00595F2A"/>
    <w:rsid w:val="00747DF2"/>
    <w:rsid w:val="00815C24"/>
    <w:rsid w:val="00927984"/>
    <w:rsid w:val="009A1490"/>
    <w:rsid w:val="00AA1D8D"/>
    <w:rsid w:val="00B30538"/>
    <w:rsid w:val="00B47730"/>
    <w:rsid w:val="00CA21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0740C6"/>
    <w:pPr>
      <w:pPrChange w:id="0" w:author="Arthur Souza Rodrigues" w:date="2026-07-03T18:57:00Z">
        <w:pPr>
          <w:spacing w:after="200" w:line="276" w:lineRule="auto"/>
        </w:pPr>
      </w:pPrChange>
    </w:pPr>
    <w:rPr>
      <w:rFonts w:ascii="Aptos" w:hAnsi="Aptos"/>
      <w:color w:val="5B5B5B"/>
      <w:sz w:val="18"/>
      <w:rPrChange w:id="0" w:author="Arthur Souza Rodrigues" w:date="2026-07-03T18:57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rsid w:val="000740C6"/>
    <w:pPr>
      <w:pPrChange w:id="1" w:author="Arthur Souza Rodrigues" w:date="2026-07-03T18:57:00Z">
        <w:pPr>
          <w:spacing w:after="200" w:line="276" w:lineRule="auto"/>
        </w:pPr>
      </w:pPrChange>
    </w:pPr>
    <w:rPr>
      <w:rFonts w:ascii="Aptos" w:hAnsi="Aptos"/>
      <w:b/>
      <w:color w:val="FFFFFF"/>
      <w:rPrChange w:id="1" w:author="Arthur Souza Rodrigues" w:date="2026-07-03T18:57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2890</Words>
  <Characters>16474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2026-07-03T22:58:00Z</dcterms:modified>
  <cp:category/>
</cp:coreProperties>
</file>