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76DA3" w14:textId="77777777" w:rsidR="00B464C7" w:rsidRDefault="000B5B12">
      <w:pPr>
        <w:rPr/>
      </w:pPr>
      <w:r>
        <w:t>Quarterly Performance Report</w:t>
      </w:r>
    </w:p>
    <w:p w14:paraId="1E0C00B2" w14:textId="77777777" w:rsidR="00B17BE0" w:rsidRDefault="000B5B12">
      <w:pPr>
        <w:rPr/>
      </w:pPr>
    </w:p>
    <w:p w14:paraId="4D837425" w14:textId="77777777" w:rsidR="00B17BE0" w:rsidRDefault="00B17BE0"/>
    <w:p w14:paraId="470B9438" w14:textId="77777777" w:rsidR="00B17BE0" w:rsidRDefault="00B17BE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4" w:author="Comparison" w:date="2026-07-05T01:09:00Z" w16du:dateUtc="2026-07-05T05:09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5">
          <w:tblGrid>
            <w:gridCol w:w="2340"/>
            <w:gridCol w:w="780"/>
            <w:gridCol w:w="1560"/>
            <w:gridCol w:w="1560"/>
            <w:gridCol w:w="780"/>
            <w:gridCol w:w="2340"/>
          </w:tblGrid>
        </w:tblGridChange>
      </w:tblGrid>
      <w:tr w:rsidR="00B17BE0" w14:paraId="19B62E5B" w14:textId="3B7F514E">
        <w:tblPrEx>
          <w:tblCellMar>
            <w:top w:w="0" w:type="dxa"/>
            <w:bottom w:w="0" w:type="dxa"/>
          </w:tblCellMar>
          <w:tblPrExChange w:id="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420DF3" w14:textId="77777777" w:rsidR="00B17BE0" w:rsidRDefault="000B5B12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1DE271" w14:textId="77777777" w:rsidR="00B17BE0" w:rsidRDefault="000B5B12">
            <w:moveFromRangeStart w:id="12" w:author="Comparison" w:date="2026-07-05T01:09:00Z" w:name="move234106205"/>
            <w:moveFrom w:id="13" w:author="Comparison" w:date="2026-07-05T01:09:00Z" w16du:dateUtc="2026-07-05T05:09:00Z">
              <w:r>
                <w:rPr>
                  <w:rPrChange w:id="14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From>
            <w:moveFromRangeEnd w:id="12"/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484E79D" w14:textId="77777777" w:rsidR="00B17BE0" w:rsidRDefault="000B5B12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932A11" w14:textId="77777777" w:rsidR="000B5B12" w:rsidRDefault="000B5B12">
            <w:r>
              <w:t>Q3</w:t>
            </w:r>
          </w:p>
        </w:tc>
      </w:tr>
      <w:tr w:rsidR="00B17BE0" w14:paraId="2F26C910" w14:textId="7A3EB18E">
        <w:tblPrEx>
          <w:tblCellMar>
            <w:top w:w="0" w:type="dxa"/>
            <w:bottom w:w="0" w:type="dxa"/>
          </w:tblCellMar>
          <w:tblPrExChange w:id="21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22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1D14FF" w14:textId="77777777" w:rsidR="00B17BE0" w:rsidRDefault="000B5B12">
            <w:moveToRangeStart w:id="25" w:author="Comparison" w:date="2026-07-05T01:09:00Z" w:name="move234106205"/>
            <w:moveTo w:id="26" w:author="Comparison" w:date="2026-07-05T01:09:00Z" w16du:dateUtc="2026-07-05T05:09:00Z">
              <w:r>
                <w:rPr>
                  <w:rPrChange w:id="27" w:author="Comparison" w:date="2026-07-05T01:09:00Z" w16du:dateUtc="2026-07-05T05:09:00Z">
                    <w:rPr>
                      <w:b/>
                      <w:bCs/>
                    </w:rPr>
                  </w:rPrChange>
                </w:rPr>
                <w:t>Revenue</w:t>
              </w:r>
            </w:moveTo>
            <w:moveToRangeEnd w:id="2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FBB86D3" w14:textId="77777777" w:rsidR="00B17BE0" w:rsidRDefault="000B5B12">
            <w:r>
              <w:t>$</w:t>
            </w:r>
            <w:r>
              <w:t>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304729" w14:textId="77777777" w:rsidR="00B17BE0" w:rsidRDefault="000B5B12">
            <w:r>
              <w:t>$</w:t>
            </w:r>
            <w:r>
              <w:t>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FF178" w14:textId="77777777" w:rsidR="000B5B12" w:rsidRDefault="000B5B12">
            <w:r>
              <w:t>$1.8M</w:t>
            </w:r>
          </w:p>
        </w:tc>
      </w:tr>
      <w:tr w:rsidR="00B17BE0" w14:paraId="340212DD" w14:textId="64CD019E">
        <w:tblPrEx>
          <w:tblCellMar>
            <w:top w:w="0" w:type="dxa"/>
            <w:bottom w:w="0" w:type="dxa"/>
          </w:tblCellMar>
          <w:tblPrExChange w:id="36" w:author="Comparison" w:date="2026-07-05T01:09:00Z" w16du:dateUtc="2026-07-05T05:0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7" w:author="Comparison" w:date="2026-07-05T01:09:00Z" w16du:dateUtc="2026-07-05T05:09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FC2421" w14:textId="77777777" w:rsidR="00B17BE0" w:rsidRDefault="000B5B12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1" w:author="Comparison" w:date="2026-07-05T01:09:00Z" w16du:dateUtc="2026-07-05T05:0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030477" w14:textId="77777777" w:rsidR="00B17BE0" w:rsidRDefault="000B5B12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" w:author="Comparison" w:date="2026-07-05T01:09:00Z" w16du:dateUtc="2026-07-05T05:09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7CF3A73" w14:textId="77777777" w:rsidR="00B17BE0" w:rsidRDefault="000B5B12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" w:author="Comparison" w:date="2026-07-05T01:09:00Z" w16du:dateUtc="2026-07-05T05:09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2EFFCF" w14:textId="77777777" w:rsidR="000B5B12" w:rsidRDefault="000B5B12">
            <w:r>
              <w:t>72</w:t>
            </w:r>
          </w:p>
        </w:tc>
      </w:tr>
    </w:tbl>
    <w:p w14:paraId="4E9A6DE5" w14:textId="77777777" w:rsidR="00B17BE0" w:rsidRDefault="00B17BE0"/>
    <w:sectPr w:rsidR="00B17B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BE0"/>
    <w:rsid w:val="000B5B12"/>
    <w:rsid w:val="0033098B"/>
    <w:rsid w:val="008C687A"/>
    <w:rsid w:val="00B17BE0"/>
    <w:rsid w:val="00B37A4C"/>
    <w:rsid w:val="00B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0453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2026-07-05T05:09:00Z</dcterms:modified>
</cp:coreProperties>
</file>