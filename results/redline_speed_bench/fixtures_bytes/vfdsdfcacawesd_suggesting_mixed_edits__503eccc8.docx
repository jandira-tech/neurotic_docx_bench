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5DEF8" w14:textId="77777777" w:rsidR="004A2B09" w:rsidRDefault="00000000">
      <w:r>
        <w:t>vfdsdfcACawesd</w:t>
      </w:r>
    </w:p>
    <w:p w14:paraId="6757B638" w14:textId="77777777" w:rsidR="004A2B09" w:rsidRDefault="00000000">
      <w:r>
        <w:t>vfdsdfcACawesd</w:t>
      </w:r>
    </w:p>
    <w:p w14:paraId="093307EC" w14:textId="77777777" w:rsidR="004A2B09" w:rsidRDefault="00000000">
      <w:r>
        <w:t>vfdsdfcACawesd</w:t>
      </w:r>
    </w:p>
    <w:p w14:paraId="33D17CC5" w14:textId="77777777" w:rsidR="004A2B09" w:rsidRDefault="00000000">
      <w:r>
        <w:t>vfdsdfcACawesd</w:t>
      </w:r>
    </w:p>
    <w:p w14:paraId="2DA16591" w14:textId="77777777" w:rsidR="004A2B09" w:rsidRDefault="00000000">
      <w:r>
        <w:t>vfdsdfcACawesd</w:t>
      </w:r>
    </w:p>
    <w:p w14:paraId="20AF2C56" w14:textId="77777777" w:rsidR="004A2B09" w:rsidRDefault="00000000">
      <w:r>
        <w:t>vfdsdfcACawesd</w:t>
      </w:r>
    </w:p>
    <w:p w14:paraId="66CF0B2F" w14:textId="77777777" w:rsidR="004A2B09" w:rsidRDefault="00000000">
      <w:r>
        <w:t>vfdsdfcACawesd</w:t>
      </w:r>
    </w:p>
    <w:p w14:paraId="5CE41F4B" w14:textId="77777777" w:rsidR="004A2B09" w:rsidRDefault="00000000">
      <w:r>
        <w:t>vfdsdfcACawesd</w:t>
      </w:r>
    </w:p>
    <w:p w14:paraId="16686AD8" w14:textId="77777777" w:rsidR="004A2B09" w:rsidRDefault="00000000">
      <w:r>
        <w:t>vfdsdfcACawesd</w:t>
      </w:r>
    </w:p>
    <w:p w14:paraId="0C31A338" w14:textId="77777777" w:rsidR="004A2B09" w:rsidRDefault="00000000">
      <w:r>
        <w:t>vfdsdfcACawesd</w:t>
      </w:r>
    </w:p>
    <w:p w14:paraId="5A0C5C49" w14:textId="77777777" w:rsidR="004A2B09" w:rsidRDefault="00000000">
      <w:r>
        <w:t>vfdsdfcACawesd</w:t>
      </w:r>
    </w:p>
    <w:p w14:paraId="674F5D94" w14:textId="77777777" w:rsidR="004A2B09" w:rsidRDefault="00000000">
      <w:r>
        <w:t>vfds</w:t>
      </w:r>
      <w:del w:id="15" w:author="Online User" w:date="2026-05-04T19:40:00Z">
        <w:r>
          <w:delText>dfcACawesd</w:delText>
        </w:r>
      </w:del>
    </w:p>
    <w:p w14:paraId="6AC5E67B" w14:textId="77777777" w:rsidR="004A2B09" w:rsidRDefault="00000000">
      <w:del w:id="16" w:author="Online User" w:date="2026-05-04T19:40:00Z">
        <w:r>
          <w:delText>vfdsdfcACawesd</w:delText>
        </w:r>
      </w:del>
    </w:p>
    <w:p w14:paraId="0C90199A" w14:textId="77777777" w:rsidR="004A2B09" w:rsidRDefault="00000000">
      <w:del w:id="17" w:author="Online User" w:date="2026-05-04T19:40:00Z">
        <w:r>
          <w:delText>vfdsdfcACawesd</w:delText>
        </w:r>
      </w:del>
    </w:p>
    <w:p w14:paraId="4527F638" w14:textId="77777777" w:rsidR="004A2B09" w:rsidRDefault="00000000">
      <w:del w:id="18" w:author="Online User" w:date="2026-05-04T19:40:00Z">
        <w:r>
          <w:delText>vfdsdfcACawesd</w:delText>
        </w:r>
      </w:del>
    </w:p>
    <w:p w14:paraId="291D8DA6" w14:textId="77777777" w:rsidR="004A2B09" w:rsidRDefault="00000000">
      <w:del w:id="19" w:author="Online User" w:date="2026-05-04T19:40:00Z">
        <w:r>
          <w:delText>vfdsdfcACawesd</w:delText>
        </w:r>
      </w:del>
    </w:p>
    <w:p w14:paraId="6DCFE1D5" w14:textId="77777777" w:rsidR="004A2B09" w:rsidRDefault="00000000">
      <w:del w:id="20" w:author="Online User" w:date="2026-05-04T19:40:00Z">
        <w:r>
          <w:delText>vfdsdfcACawesd</w:delText>
        </w:r>
      </w:del>
    </w:p>
    <w:p w14:paraId="107DF998" w14:textId="77777777" w:rsidR="004A2B09" w:rsidRDefault="00000000">
      <w:del w:id="21" w:author="Online User" w:date="2026-05-04T19:40:00Z">
        <w:r>
          <w:delText>vfdsdfcACawesd</w:delText>
        </w:r>
      </w:del>
    </w:p>
    <w:p w14:paraId="5B17A1FC" w14:textId="77777777" w:rsidR="004A2B09" w:rsidRDefault="00000000">
      <w:del w:id="22" w:author="Online User" w:date="2026-05-04T19:40:00Z">
        <w:r>
          <w:delText>vfdsdfcACawesd</w:delText>
        </w:r>
      </w:del>
    </w:p>
    <w:p w14:paraId="34AE3942" w14:textId="77777777" w:rsidR="004A2B09" w:rsidRDefault="00000000">
      <w:del w:id="23" w:author="Online User" w:date="2026-05-04T19:40:00Z">
        <w:r>
          <w:delText>vfdsdfcACawesd</w:delText>
        </w:r>
      </w:del>
    </w:p>
    <w:p w14:paraId="75637003" w14:textId="77777777" w:rsidR="004A2B09" w:rsidRDefault="00000000">
      <w:del w:id="24" w:author="Online User" w:date="2026-05-04T19:40:00Z">
        <w:r>
          <w:delText>vfdsdfcACaw</w:delText>
        </w:r>
      </w:del>
      <w:r>
        <w:t>esd</w:t>
      </w:r>
    </w:p>
    <w:p w14:paraId="3E29B34B" w14:textId="77777777" w:rsidR="004A2B09" w:rsidRDefault="00000000">
      <w:r>
        <w:t>vfdsdfcACawesd</w:t>
      </w:r>
    </w:p>
    <w:p w14:paraId="1AD7645B" w14:textId="77777777" w:rsidR="004A2B09" w:rsidRDefault="00000000">
      <w:r>
        <w:t>vfdsdfcACawesd</w:t>
      </w:r>
    </w:p>
    <w:p w14:paraId="39ABACBD" w14:textId="77777777" w:rsidR="004A2B09" w:rsidRDefault="00000000">
      <w:r>
        <w:t>vfdsdfcACawesd</w:t>
      </w:r>
    </w:p>
    <w:p w14:paraId="5431C68E" w14:textId="77777777" w:rsidR="004A2B09" w:rsidRDefault="00000000">
      <w:r>
        <w:t>vfdsdfcACawesd</w:t>
      </w:r>
    </w:p>
    <w:p w14:paraId="2261BFA4" w14:textId="77777777" w:rsidR="004A2B09" w:rsidRDefault="00000000">
      <w:r>
        <w:lastRenderedPageBreak/>
      </w:r>
      <w:r>
        <w:t>vfdsdfcACawesd</w:t>
      </w:r>
    </w:p>
    <w:p w14:paraId="149B2B14" w14:textId="77777777" w:rsidR="004A2B09" w:rsidRDefault="00000000">
      <w:r>
        <w:t>vfdsdfcACawesd</w:t>
      </w:r>
    </w:p>
    <w:p w14:paraId="1FD04A8D" w14:textId="77777777" w:rsidR="004A2B09" w:rsidRDefault="00000000">
      <w:r>
        <w:t>vfdsdfcACawesd</w:t>
      </w:r>
      <w:ins w:id="25" w:author="Online User" w:date="2026-05-04T19:40:00Z">
        <w:r>
          <w:t>fdsdfcACawesd</w:t>
        </w:r>
      </w:ins>
    </w:p>
    <w:p w14:paraId="14C8C41D" w14:textId="77777777" w:rsidR="004A2B09" w:rsidRDefault="00000000">
      <w:ins w:id="26" w:author="Online User" w:date="2026-05-04T19:40:00Z">
        <w:r>
          <w:t>vfdsdfcACawesd</w:t>
        </w:r>
      </w:ins>
    </w:p>
    <w:p w14:paraId="08687E82" w14:textId="77777777" w:rsidR="004A2B09" w:rsidRDefault="00000000">
      <w:ins w:id="27" w:author="Online User" w:date="2026-05-04T19:40:00Z">
        <w:r>
          <w:t>vfdsdfcACawesd</w:t>
        </w:r>
      </w:ins>
    </w:p>
    <w:p w14:paraId="1CEDD29D" w14:textId="77777777" w:rsidR="004A2B09" w:rsidRDefault="00000000">
      <w:ins w:id="28" w:author="Online User" w:date="2026-05-04T19:40:00Z">
        <w:r>
          <w:t>vfdsdfcACawesd</w:t>
        </w:r>
      </w:ins>
    </w:p>
    <w:p w14:paraId="75184B8C" w14:textId="77777777" w:rsidR="004A2B09" w:rsidRDefault="00000000">
      <w:ins w:id="29" w:author="Online User" w:date="2026-05-04T19:40:00Z">
        <w:r>
          <w:t>vfdsdfcACawesdfdsdfcACawesd</w:t>
        </w:r>
      </w:ins>
    </w:p>
    <w:p w14:paraId="0C4A9EBF" w14:textId="77777777" w:rsidR="004A2B09" w:rsidRDefault="00000000">
      <w:ins w:id="30" w:author="Online User" w:date="2026-05-04T19:40:00Z">
        <w:r>
          <w:t>vfdsdfcACawesd</w:t>
        </w:r>
      </w:ins>
    </w:p>
    <w:p w14:paraId="5A5C2029" w14:textId="77777777" w:rsidR="004A2B09" w:rsidRDefault="00000000">
      <w:ins w:id="31" w:author="Online User" w:date="2026-05-04T19:40:00Z">
        <w:r>
          <w:t>vfdsdfcACawesd</w:t>
        </w:r>
      </w:ins>
    </w:p>
    <w:p w14:paraId="70A749D3" w14:textId="77777777" w:rsidR="004A2B09" w:rsidRDefault="00000000">
      <w:ins w:id="32" w:author="Online User" w:date="2026-05-04T19:40:00Z">
        <w:r>
          <w:t>vfdsdfcACawesd</w:t>
        </w:r>
      </w:ins>
    </w:p>
    <w:p w14:paraId="426B3C34" w14:textId="77777777" w:rsidR="004A2B09" w:rsidRDefault="00000000">
      <w:ins w:id="33" w:author="Online User" w:date="2026-05-04T19:40:00Z">
        <w:r>
          <w:t>vfdsdfcACawesd</w:t>
        </w:r>
      </w:ins>
    </w:p>
    <w:p w14:paraId="5A3DD8D2" w14:textId="77777777" w:rsidR="004A2B09" w:rsidRDefault="00000000">
      <w:r>
        <w:t>vfdsdfcACawesd</w:t>
      </w:r>
    </w:p>
    <w:sectPr w:rsidR="004A2B09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09"/>
    <w:rsid w:val="000D2712"/>
    <w:rsid w:val="004A2B09"/>
    <w:rsid w:val="00C7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71BEC07-2447-1443-AAED-2ADDA026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2026-05-04T19:40:00Z</dcterms:created>
  <dcterms:modified xsi:type="dcterms:W3CDTF">2026-05-04T19:41:00Z</dcterms:modified>
</cp:coreProperties>
</file>