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338F5" w14:textId="77777777" w:rsidR="009C3D76" w:rsidRDefault="00304835">
      <w:pPr>
        <w:rPr/>
      </w:pPr>
      <w:r>
        <w:t>header-no-rels</w:t>
      </w:r>
    </w:p>
    <w:p w14:paraId="2D9CC255" w14:textId="77777777" w:rsidR="009C3D76" w:rsidRDefault="00304835">
      <w:pPr>
        <w:rPr/>
      </w:pPr>
      <w:r>
        <w:br w:type="page"/>
      </w:r>
    </w:p>
    <w:p w14:paraId="00B8186B" w14:textId="77777777" w:rsidR="001A1641" w:rsidRDefault="00304835">
      <w:pPr>
        <w:rPr/>
      </w:pPr>
    </w:p>
    <w:p w14:paraId="318D6A9B" w14:textId="77777777" w:rsidR="001A1641" w:rsidRDefault="00304835">
      <w:pPr>
        <w:rPr/>
      </w:pPr>
    </w:p>
    <w:p w14:paraId="193F9CD2" w14:textId="77777777" w:rsidR="001A1641" w:rsidRDefault="00304835">
      <w:pPr>
        <w:rPr/>
      </w:pPr>
    </w:p>
    <w:p w14:paraId="386FE178" w14:textId="77777777" w:rsidR="001A1641" w:rsidRDefault="00304835">
      <w:r>
        <w:rPr>
          <w:rPrChange w:id="12" w:author="jharrop2" w:date="2026-06-29T11:01:00Z" w16du:dateUtc="2026-06-29T15:01:00Z">
            <w:rPr>
              <w:color w:val="00B050"/>
              <w:u w:val="single"/>
            </w:rPr>
          </w:rPrChange>
        </w:rPr>
        <w:t xml:space="preserve">Second </w:t>
      </w:r>
      <w:r>
        <w:t>page</w:t>
      </w:r>
    </w:p>
    <w:p w14:paraId="05B63AAC" w14:textId="77777777" w:rsidR="009C3D76" w:rsidRDefault="009C3D76">
      <w:pPr>
        <w:rPr/>
        <w:sectPr w:rsidR="009C3D7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298B21" w14:textId="77777777" w:rsidR="001A1641" w:rsidRDefault="00304835">
      <w:r>
        <w:lastRenderedPageBreak/>
        <w:t>Some content in the second section.... with just an empty p, this section isn't rendered?</w:t>
      </w:r>
    </w:p>
    <w:sectPr w:rsidR="001A1641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19" w:author="jharrop2" w:date="2026-06-29T11:01:00Z" w16du:dateUtc="2026-06-29T15:01:00Z">
        <w:sectPr w:rsidR="001A1641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6D4D3" w14:textId="77777777" w:rsidR="00304835" w:rsidRDefault="00304835" w:rsidP="00984FDB">
      <w:pPr>
        <w:spacing w:after="0" w:line="240" w:lineRule="auto"/>
      </w:pPr>
      <w:r>
        <w:separator/>
      </w:r>
    </w:p>
  </w:endnote>
  <w:endnote w:type="continuationSeparator" w:id="0">
    <w:p w14:paraId="03B9F32E" w14:textId="77777777" w:rsidR="00304835" w:rsidRDefault="00304835" w:rsidP="0098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DB6EC" w14:textId="77777777" w:rsidR="00984FDB" w:rsidRDefault="00984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EE787" w14:textId="77777777" w:rsidR="00304835" w:rsidRDefault="00304835" w:rsidP="00984FDB">
      <w:pPr>
        <w:spacing w:after="0" w:line="240" w:lineRule="auto"/>
      </w:pPr>
      <w:r>
        <w:separator/>
      </w:r>
    </w:p>
  </w:footnote>
  <w:footnote w:type="continuationSeparator" w:id="0">
    <w:p w14:paraId="2CBFA3B3" w14:textId="77777777" w:rsidR="00304835" w:rsidRDefault="00304835" w:rsidP="00984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FC33F" w14:textId="77777777" w:rsidR="009C3D76" w:rsidRDefault="00304835">
    <w:pPr>
      <w:pStyle w:val="Header"/>
    </w:pPr>
    <w:r>
      <w:t>My header</w:t>
    </w:r>
  </w:p>
  <w:p w14:paraId="7E6238F3" w14:textId="77777777" w:rsidR="009C3D76" w:rsidRDefault="009C3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473F6" w14:textId="77777777" w:rsidR="009C3D76" w:rsidRDefault="00304835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4FC97" w14:textId="77777777" w:rsidR="00984FDB" w:rsidRDefault="00304835">
    <w:pPr>
      <w:pStyle w:val="Header"/>
    </w:pPr>
    <w:ins w:id="18" w:author="jharrop2" w:date="2026-06-29T11:01:00Z" w16du:dateUtc="2026-06-29T15:01:00Z">
      <w:r>
        <w:t xml:space="preserve">Section 2 - </w:t>
      </w:r>
    </w:ins>
    <w:r w:rsidR="00984FDB"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41"/>
    <w:rsid w:val="001A1641"/>
    <w:rsid w:val="00304835"/>
    <w:rsid w:val="00592176"/>
    <w:rsid w:val="00914C6C"/>
    <w:rsid w:val="00984FDB"/>
    <w:rsid w:val="009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F56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DB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DB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2026-06-29T15:01:00Z</dcterms:modified>
</cp:coreProperties>
</file>