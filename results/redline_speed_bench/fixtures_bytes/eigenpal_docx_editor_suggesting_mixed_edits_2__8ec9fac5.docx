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313C800" w14:textId="6454BBE0">
      <w:pPr>
        <w:spacing w:before="0" w:after="20"/>
      </w:pPr>
      <w:r>
        <w:rPr>
          <w:rFonts w:ascii="Inter" w:hAnsi="Inter" w:eastAsia="Inter" w:cs="Inter"/>
          <w:b/>
          <w:bCs/>
          <w:color w:val="0F172A"/>
          <w:sz w:val="64"/>
          <w:szCs w:val="64"/>
        </w:rPr>
        <w:t>eigenpal/docx-editor</w:t>
      </w:r>
    </w:p>
    <w:p w14:paraId="B1E70C00" w14:textId="A775B400">
      <w:pPr>
        <w:spacing w:before="0" w:after="60"/>
      </w:pPr>
      <w:r>
        <w:rPr>
          <w:rFonts w:ascii="Inter" w:hAnsi="Inter" w:eastAsia="Inter" w:cs="Inter"/>
          <w:color w:val="64748B"/>
          <w:sz w:val="24"/>
          <w:szCs w:val="24"/>
        </w:rPr>
        <w:t>Project Charter &amp; Contributor Agreement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eastAsia="Inter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E54DDF80" w14:textId="CC483C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eastAsia="Inter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AB94DC00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>1.  What this is</w:t>
      </w:r>
      <w:ins w:id="1778776725720" w:author="Online User" w:date="2026-05-14T16:41:15.127Z">
        <w:r>
          <w:rPr>
            <w:rFonts w:ascii="Inter" w:cs="Inter"/>
            <w:b/>
            <w:bCs/>
            <w:sz w:val="32"/>
            <w:szCs w:val="32"/>
          </w:rPr>
          <w:t xml:space="preserve"> - Track Changes Demo</w:t>
        </w:r>
      </w:ins>
    </w:p>
    <w:p w14:paraId="5C239600" w14:textId="3003B8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eastAsia="Inter" w:cs="Courier New"/>
          <w:color w:val="0F172A"/>
          <w:sz w:val="19"/>
          <w:szCs w:val="19"/>
        </w:rPr>
        <w:t>.docx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eastAsia="Inter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eastAsia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eastAsia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eastAsia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eastAsia="Inter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eastAsia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eastAsia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eastAsia="Inter" w:cs="Inter"/>
          <w:color w:val="0F172A"/>
          <w:sz w:val="22"/>
          <w:szCs w:val="22"/>
        </w:rPr>
        <w:t xml:space="preserve"> — OOXML is the canonical format throughout.</w:t>
      </w:r>
    </w:p>
    <w:p w14:paraId="CA9BBF0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C2E93400" w14:textId="91D83F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C2811F40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8F3B4A00" w14:textId="1F1832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83E86700" w14:textId="4854B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/&gt;</w:t>
            </w:r>
          </w:p>
          <w:p w14:paraId="95377E00" w14:textId="B030CA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)</w:t>
            </w:r>
          </w:p>
          <w:p w14:paraId="C96BED40" w14:textId="A01AB8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D5294C00">
      <w:pPr>
        <w:spacing w:before="80" w:after="0"/>
      </w:pPr>
    </w:p>
    <w:p w14:paraId="85023E80" w14:textId="15C85C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Suggestion mode</w:t>
      </w:r>
    </w:p>
    <w:p w14:paraId="0D483E00" w14:textId="9F33E9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eastAsia="Inter" w:cs="Courier New"/>
          <w:color w:val="0F172A"/>
          <w:sz w:val="19"/>
          <w:szCs w:val="19"/>
        </w:rPr>
        <w:t>Editing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eastAsia="Inter" w:cs="Courier New"/>
          <w:color w:val="0F172A"/>
          <w:sz w:val="19"/>
          <w:szCs w:val="19"/>
        </w:rPr>
        <w:t>Suggesting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eastAsia="Inter" w:cs="Inter"/>
          <w:color w:val="16A34A"/>
          <w:sz w:val="22"/>
          <w:szCs w:val="22"/>
        </w:rPr>
        <w:t>green underline</w:t>
      </w:r>
      <w:r>
        <w:rPr>
          <w:rFonts w:ascii="Inter" w:hAnsi="Inter" w:eastAsia="Inter" w:cs="Inter"/>
          <w:color w:val="0F172A"/>
          <w:sz w:val="22"/>
          <w:szCs w:val="22"/>
        </w:rPr>
        <w:t>) or deletion (</w:t>
      </w:r>
      <w:r>
        <w:rPr>
          <w:rFonts w:ascii="Inter" w:hAnsi="Inter" w:eastAsia="Inter" w:cs="Inter"/>
          <w:color w:val="DC2626"/>
          <w:sz w:val="22"/>
          <w:szCs w:val="22"/>
        </w:rPr>
        <w:t>red strikethrough</w:t>
      </w:r>
      <w:r>
        <w:rPr>
          <w:rFonts w:ascii="Inter" w:hAnsi="Inter" w:eastAsia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 w14:paraId="DF75480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w:ins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w:del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E6D93300">
      <w:pPr>
        <w:spacing w:before="80" w:after="0"/>
      </w:pPr>
    </w:p>
    <w:p w14:paraId="EAB4FC00" w14:textId="876B90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Comments</w:t>
      </w:r>
    </w:p>
    <w:p w14:paraId="E0DC0000" w14:textId="2F40A2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>Select text and click the floating button on the page edge to add a comment anchored to that selection. A Google Docs-style sidebar shows threaded cards positioned at their anchor point in the document. Reply, resolve, reopen, or delete inline.</w:t>
      </w:r>
    </w:p>
    <w:p w14:paraId="5EB00800" w14:textId="4A396600">
      <w:pPr>
        <w:spacing w:before="60" w:after="0"/>
      </w:pPr>
    </w:p>
    <w:p w14:paraId="E227ED80" w14:textId="255A24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eastAsia="Inter" w:cs="Courier New"/>
          <w:color w:val="0F172A"/>
          <w:sz w:val="19"/>
          <w:szCs w:val="19"/>
        </w:rPr>
        <w:t>comments.xml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w:commentRangeStart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w:commentRangeEnd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Agent-friendly</w:t>
      </w:r>
    </w:p>
    <w:p w14:paraId="F039A900" w14:textId="FBCBC2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w:ins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w:del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w:comment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eastAsia="Inter" w:cs="Courier New"/>
          <w:color w:val="0F172A"/>
          <w:sz w:val="19"/>
          <w:szCs w:val="19"/>
        </w:rPr>
        <w:t>&lt;DocxEditor /&gt;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for human review — no custom diff format, no proprietary API.</w:t>
      </w:r>
    </w:p>
    <w:p w14:paraId="8017880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>3.  Props</w:t>
      </w:r>
    </w:p>
    <w:p w14:paraId="2A6EFC00" w14:textId="E039DF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eastAsia="Inter" w:cs="Courier New"/>
          <w:color w:val="0F172A"/>
          <w:sz w:val="19"/>
          <w:szCs w:val="19"/>
        </w:rPr>
        <w:t>author="Your App"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FE975440" w14:textId="D3FAA00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AE86F700" w14:textId="BFD6440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6A1B600" w14:textId="29548C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5C82C00" w14:textId="A05871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83BF700" w14:textId="FA4B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EB3FF600" w14:textId="321050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A905900" w14:textId="8EC49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EEA9200" w14:textId="4BB7A7B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86E4F400" w14:textId="CB0B83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DB1EC00" w14:textId="959DBF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86BA400" w14:textId="D30074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D601000" w14:textId="7DC086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C44FDB00" w14:textId="39B43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41CEC00" w14:textId="2C0BBC8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DD91800" w14:textId="67735D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A6A9CF00">
      <w:pPr>
        <w:spacing w:before="80" w:after="0"/>
      </w:pPr>
    </w:p>
    <w:p w14:paraId="F0E1BC00" w14:textId="CEB9E600">
      <w:pPr>
        <w:spacing w:after="160" w:line="259" w:lineRule="auto"/>
      </w:pPr>
    </w:p>
    <w:p>
      <w:r>
        <w:br w:type="page"/>
      </w:r>
    </w:p>
    <w:p w14:paraId="9E668D40" w14:textId="7D8B60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8CF62E00" w14:textId="D7310E00">
            <w:pPr>
              <w:spacing w:before="0" w:after="0"/>
            </w:pPr>
          </w:p>
          <w:p w14:paraId="F9C36200" w14:textId="7641B6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8755F800" w14:textId="4C570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965FBD80" w14:textId="A7930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84152800" w14:textId="2F654B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CDDE2200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>4.  Contributing</w:t>
      </w:r>
    </w:p>
    <w:p w14:paraId="A57EB000" w14:textId="5084D0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eastAsia="Inter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eastAsia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999EE400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Ground rules</w:t>
      </w:r>
    </w:p>
    <w:p w14:paraId="A50DB5D0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eastAsia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eastAsia="Inter" w:cs="Courier New"/>
          <w:color w:val="0F172A"/>
          <w:sz w:val="19"/>
          <w:szCs w:val="19"/>
        </w:rPr>
        <w:t>bun test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eastAsia="Inter" w:cs="Courier New"/>
          <w:color w:val="0F172A"/>
          <w:sz w:val="19"/>
          <w:szCs w:val="19"/>
        </w:rPr>
        <w:t>bun run test:e2e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locally before pushing.</w:t>
      </w:r>
    </w:p>
    <w:p w14:paraId="BA8E6A0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eastAsia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eastAsia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E7641900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eastAsia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 w14:paraId="9068C800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CB7B5C8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>Sign-off</w:t>
      </w:r>
    </w:p>
    <w:p w14:paraId="A7C28100" w14:textId="C3981400">
      <w:pPr>
        <w:spacing w:before="60" w:after="0"/>
      </w:pP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8BFFAF00" w14:textId="45F16900">
            <w:pPr>
              <w:spacing w:before="0" w:after="8"/>
            </w:pPr>
            <w:r>
              <w:rPr>
                <w:rFonts w:ascii="Inter" w:hAnsi="Inter" w:eastAsia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Maintainer  ·  eigenpal.com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CF83EC00" w14:textId="8B75A98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EEAF6600" w14:textId="1E5E2600">
            <w:pPr>
              <w:spacing w:before="0" w:after="8"/>
            </w:pPr>
            <w:r>
              <w:rPr>
                <w:rFonts w:ascii="Inter" w:hAnsi="Inter" w:eastAsia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BE3A3A00" w14:textId="23392000">
            <w:pPr>
              <w:spacing w:before="0" w:after="32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on behalf of the community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D1227F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56F3D616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D1227FAA" w16cid:durableId="56F3D6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2026-05-14T16:41:21.244Z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