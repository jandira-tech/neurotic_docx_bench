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7B69" w14:textId="77777777" w:rsidR="00AB783F" w:rsidRDefault="00933615">
      <w:pPr>
        <w:rPr/>
      </w:pPr>
      <w:r>
        <w:t>Numbered List Demo</w:t>
      </w:r>
    </w:p>
    <w:p w14:paraId="0F8A4AD5" w14:textId="77777777" w:rsidR="00AB783F" w:rsidRDefault="00933615">
      <w:pPr>
        <w:numPr>
          <w:ilvl w:val="0"/>
          <w:numId w:val="1"/>
        </w:numPr>
        <w:rPr/>
      </w:pPr>
      <w:r>
        <w:t>First item</w:t>
      </w:r>
    </w:p>
    <w:p w14:paraId="47657F35" w14:textId="77777777" w:rsidR="00AB783F" w:rsidRDefault="00933615">
      <w:pPr>
        <w:numPr>
          <w:ilvl w:val="0"/>
          <w:numId w:val="1"/>
        </w:numPr>
        <w:rPr/>
      </w:pPr>
      <w:r>
        <w:t>Second item</w:t>
      </w:r>
    </w:p>
    <w:p w14:paraId="1BCDE614" w14:textId="77777777" w:rsidR="00AB783F" w:rsidRDefault="00933615">
      <w:pPr>
        <w:numPr>
          <w:ilvl w:val="0"/>
          <w:numId w:val="1"/>
        </w:numPr>
        <w:rPr/>
      </w:pPr>
      <w:r>
        <w:t>Third item</w:t>
      </w:r>
    </w:p>
    <w:p w14:paraId="78A79256" w14:textId="77777777" w:rsidR="00933615" w:rsidRDefault="00933615">
      <w:pPr>
        <w:pStyle w:val="TableContents"/>
        <w:rPr/>
      </w:pPr>
      <w:r>
        <w:t>Fourth item</w:t>
      </w:r>
    </w:p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7"/>
        <w:gridCol w:w="4905"/>
      </w:tblGrid>
      <w:tr w:rsidR="008F23B8" w14:paraId="37A4A018" w14:textId="77777777">
        <w:tblPrEx>
          <w:tblCellMar>
            <w:top w:w="0" w:type="dxa"/>
            <w:bottom w:w="0" w:type="dxa"/>
          </w:tblCellMar>
        </w:tblPrEx>
        <w:trPr>
          <w:del w:id="11" w:author="Author" w:date="2026-06-29T11:13:00Z" w16du:dateUtc="2026-06-29T15:13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1E7C0" w14:textId="40A7990E" w:rsidR="008F23B8" w:rsidRDefault="00933615">
            <w:pPr>
              <w:pStyle w:val="TableContents"/>
              <w:rPr/>
            </w:pPr>
          </w:p>
        </w:tc>
      </w:tr>
      <w:tr w:rsidR="008F23B8" w14:paraId="163A4F55" w14:textId="77777777">
        <w:tblPrEx>
          <w:tblCellMar>
            <w:top w:w="0" w:type="dxa"/>
            <w:bottom w:w="0" w:type="dxa"/>
          </w:tblCellMar>
        </w:tblPrEx>
        <w:trPr>
          <w:del w:id="14" w:author="Author" w:date="2026-06-29T11:13:00Z" w16du:dateUtc="2026-06-29T15:13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8F69" w14:textId="77777777" w:rsidR="008F23B8" w:rsidRDefault="00933615">
            <w:pPr>
              <w:pStyle w:val="TableContents"/>
              <w:rPr/>
            </w:pPr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40"/>
              <w:gridCol w:w="2343"/>
            </w:tblGrid>
            <w:tr w:rsidR="008F23B8" w14:paraId="761DA7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17" w:author="Author" w:date="2026-06-29T11:13:00Z" w16du:dateUtc="2026-06-29T15:13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AF08F0D" w14:textId="77777777" w:rsidR="008F23B8" w:rsidRDefault="00933615">
                  <w:pPr>
                    <w:pStyle w:val="TableContents"/>
                    <w:rPr/>
                  </w:pPr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ACD2BD" w14:textId="77777777" w:rsidR="008F23B8" w:rsidRDefault="00933615">
                  <w:pPr>
                    <w:pStyle w:val="TableContents"/>
                    <w:rPr/>
                  </w:pPr>
                </w:p>
              </w:tc>
            </w:tr>
            <w:tr w:rsidR="008F23B8" w14:paraId="43DC9BB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22" w:author="Author" w:date="2026-06-29T11:13:00Z" w16du:dateUtc="2026-06-29T15:13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AC108E4" w14:textId="77777777" w:rsidR="008F23B8" w:rsidRDefault="008F23B8">
                  <w:pPr>
                    <w:pStyle w:val="TableContents"/>
                    <w:rPr/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7EF729" w14:textId="77777777" w:rsidR="008F23B8" w:rsidRDefault="00933615">
                  <w:pPr>
                    <w:pStyle w:val="TableContents"/>
                    <w:rPr/>
                  </w:pPr>
                </w:p>
              </w:tc>
            </w:tr>
          </w:tbl>
          <w:p w14:paraId="014D86D5" w14:textId="77777777" w:rsidR="008F23B8" w:rsidRDefault="008F23B8">
            <w:pPr>
              <w:pStyle w:val="TableContents"/>
              <w:rPr/>
            </w:pPr>
          </w:p>
        </w:tc>
      </w:tr>
    </w:tbl>
    <w:p w14:paraId="56021AF6" w14:textId="77777777" w:rsidR="008F23B8" w:rsidRDefault="008F23B8">
      <w:pPr>
        <w:numPr>
          <w:ilvl w:val="0"/>
          <w:numId w:val="1"/>
        </w:numPr>
        <w:pPrChange w:id="27" w:author="Author" w:date="2026-06-29T11:13:00Z" w16du:dateUtc="2026-06-29T15:13:00Z">
          <w:pPr/>
        </w:pPrChange>
      </w:pPr>
    </w:p>
    <w:sectPr w:rsidR="008F23B8">
      <w:pgSz w:w="12240" w:h="15840"/>
      <w:pgMar w:top="1440" w:right="1440" w:bottom="1440" w:left="1440" w:header="720" w:footer="720" w:gutter="0"/>
      <w:cols w:space="720"/>
      <w:formProt/>
      <w:docGrid w:linePitch="0"/>
      <w:sectPrChange w:id="28" w:author="Author" w:date="2026-06-29T11:13:00Z" w16du:dateUtc="2026-06-29T15:13:00Z">
        <w:sectPr w:rsidR="008F23B8">
          <w:pgMar w:top="1134" w:right="1134" w:bottom="1134" w:left="1134" w:header="0" w:footer="0" w:gutter="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E4990"/>
    <w:multiLevelType w:val="multilevel"/>
    <w:tmpl w:val="B86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5436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3B8"/>
    <w:rsid w:val="00325BC5"/>
    <w:rsid w:val="006D3C85"/>
    <w:rsid w:val="008F23B8"/>
    <w:rsid w:val="00933615"/>
    <w:rsid w:val="00AB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F3F6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Author" w:date="2026-06-29T11:13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Calibri" w:eastAsia="Times New Roman" w:hAnsi="Calibri" w:cs="Times New Roman"/>
      <w:kern w:val="0"/>
      <w:sz w:val="22"/>
      <w:szCs w:val="20"/>
      <w14:ligatures w14:val="none"/>
      <w:rPrChange w:id="0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2013-01-07T17:16:00Z</dcterms:created>
  <dcterms:modified xsi:type="dcterms:W3CDTF">2026-06-29T15:13:00Z</dcterms:modified>
</cp:coreProperties>
</file>