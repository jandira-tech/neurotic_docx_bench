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F22AAD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F22AAD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ins w:id="36" w:author="Arthur Souza Rodrigues" w:date="2026-07-05T01:29:00Z" w16du:dateUtc="2026-07-05T05:29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F22AAD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ins w:id="41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F22AAD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4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F22AAD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  <w:ins w:id="51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F22AAD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5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F22AAD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  <w:ins w:id="61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F22AAD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F22AAD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F22AAD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669BCA00" w14:textId="77777777" w:rsidR="00E17082" w:rsidRDefault="00F22AAD">
      <w:r>
        <w:t>Tip: In Word, right-click</w:t>
      </w:r>
    </w:p>
    <w:p w14:paraId="01A1517F" w14:textId="77777777" w:rsidR="00E17082" w:rsidRDefault="00F22AAD">
      <w:pPr>
        <w:spacing w:before="400" w:after="120" w:line="240" w:lineRule="auto"/>
      </w:pPr>
    </w:p>
    <w:p w14:paraId="54EE6030" w14:textId="77777777" w:rsidR="009A1490" w:rsidRDefault="00F22AAD">
      <w:pPr>
        <w:pStyle w:val="IntenseQuote"/>
      </w:pPr>
      <w:r>
        <w:rPr>
          <w:rPrChange w:id="79" w:author="Arthur Souza Rodrigues" w:date="2026-07-05T01:29:00Z" w16du:dateUtc="2026-07-05T05:29:00Z">
            <w:rPr>
              <w:rFonts w:ascii="Arial" w:hAnsi="Arial" w:cs="Arial"/>
              <w:color w:val="C00000"/>
              <w:sz w:val="40"/>
              <w:szCs w:val="40"/>
            </w:rPr>
          </w:rPrChange>
        </w:rPr>
        <w:t xml:space="preserve"> the </w:t>
      </w:r>
      <w:r>
        <w:t>Table of Contents and choose “Update Field” to refresh page numbers.</w:t>
      </w:r>
    </w:p>
    <w:p w14:paraId="57ECE488" w14:textId="77777777" w:rsidR="009A1490" w:rsidRDefault="00F22AAD">
      <w:r>
        <w:br w:type="page"/>
      </w:r>
    </w:p>
    <w:p w14:paraId="3608201B" w14:textId="77777777" w:rsidR="009A1490" w:rsidRDefault="00F22AAD">
      <w:pPr>
        <w:pStyle w:val="Heading1"/>
      </w:pPr>
      <w:bookmarkStart w:id="84" w:name="exec_summary"/>
      <w:r>
        <w:lastRenderedPageBreak/>
      </w:r>
      <w:r>
        <w:t>1. Executive summary</w:t>
      </w:r>
      <w:bookmarkEnd w:id="84"/>
    </w:p>
    <w:p w14:paraId="70C47875" w14:textId="77777777" w:rsidR="009A1490" w:rsidRDefault="00F22AAD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2C142A3B" w14:textId="77777777" w:rsidR="009A1490" w:rsidRDefault="00460ED2">
      <w:pPr>
        <w:pStyle w:val="Heading1"/>
      </w:pPr>
      <w:bookmarkStart w:id="89" w:name="matrix"/>
      <w:r>
        <w:t>3. Capability matrix: Word has all the expected basics plus professional depth</w:t>
      </w:r>
      <w:bookmarkEnd w:id="8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9A1490" w14:paraId="368479A3" w14:textId="77777777">
        <w:trPr>
          <w:jc w:val="center"/>
          <w:ins w:id="91" w:author="Arthur Souza Rodrigues" w:date="2026-07-05T01:29:00Z" w16du:dateUtc="2026-07-05T05:29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F22AA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F22AA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F22AA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F22AAD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  <w:ins w:id="100" w:author="Arthur Souza Rodrigues" w:date="2026-07-05T01:29:00Z" w16du:dateUtc="2026-07-05T05:29:00Z"/>
        </w:trPr>
        <w:tc>
          <w:tcPr>
            <w:tcW w:w="2520" w:type="dxa"/>
          </w:tcPr>
          <w:p w14:paraId="133B2C8C" w14:textId="77777777" w:rsidR="009A1490" w:rsidRDefault="00F22AAD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F22AAD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F22AA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F22AAD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  <w:ins w:id="109" w:author="Arthur Souza Rodrigues" w:date="2026-07-05T01:29:00Z" w16du:dateUtc="2026-07-05T05:29:00Z"/>
        </w:trPr>
        <w:tc>
          <w:tcPr>
            <w:tcW w:w="2520" w:type="dxa"/>
          </w:tcPr>
          <w:p w14:paraId="0020BC56" w14:textId="77777777" w:rsidR="009A1490" w:rsidRDefault="00F22AAD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F22AAD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F22AAD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F22AAD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  <w:ins w:id="118" w:author="Arthur Souza Rodrigues" w:date="2026-07-05T01:29:00Z" w16du:dateUtc="2026-07-05T05:29:00Z"/>
        </w:trPr>
        <w:tc>
          <w:tcPr>
            <w:tcW w:w="2520" w:type="dxa"/>
          </w:tcPr>
          <w:p w14:paraId="154E4FD5" w14:textId="77777777" w:rsidR="009A1490" w:rsidRDefault="00F22AAD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F22AAD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F22AA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F22AAD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  <w:ins w:id="127" w:author="Arthur Souza Rodrigues" w:date="2026-07-05T01:29:00Z" w16du:dateUtc="2026-07-05T05:29:00Z"/>
        </w:trPr>
        <w:tc>
          <w:tcPr>
            <w:tcW w:w="2520" w:type="dxa"/>
          </w:tcPr>
          <w:p w14:paraId="1E55CA93" w14:textId="77777777" w:rsidR="009A1490" w:rsidRDefault="00F22AAD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F22AAD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F22AA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F22AAD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  <w:ins w:id="136" w:author="Arthur Souza Rodrigues" w:date="2026-07-05T01:29:00Z" w16du:dateUtc="2026-07-05T05:29:00Z"/>
        </w:trPr>
        <w:tc>
          <w:tcPr>
            <w:tcW w:w="2520" w:type="dxa"/>
          </w:tcPr>
          <w:p w14:paraId="349EE045" w14:textId="77777777" w:rsidR="009A1490" w:rsidRDefault="00F22AAD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F22AAD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F22AA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F22AAD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  <w:ins w:id="145" w:author="Arthur Souza Rodrigues" w:date="2026-07-05T01:29:00Z" w16du:dateUtc="2026-07-05T05:29:00Z"/>
        </w:trPr>
        <w:tc>
          <w:tcPr>
            <w:tcW w:w="2520" w:type="dxa"/>
          </w:tcPr>
          <w:p w14:paraId="1E5A1502" w14:textId="77777777" w:rsidR="009A1490" w:rsidRDefault="00F22AAD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F22AAD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F22AAD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F22AAD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  <w:ins w:id="154" w:author="Arthur Souza Rodrigues" w:date="2026-07-05T01:29:00Z" w16du:dateUtc="2026-07-05T05:29:00Z"/>
        </w:trPr>
        <w:tc>
          <w:tcPr>
            <w:tcW w:w="2520" w:type="dxa"/>
          </w:tcPr>
          <w:p w14:paraId="04D081B7" w14:textId="77777777" w:rsidR="009A1490" w:rsidRDefault="00F22AAD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F22AAD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F22AAD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F22AAD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  <w:ins w:id="163" w:author="Arthur Souza Rodrigues" w:date="2026-07-05T01:29:00Z" w16du:dateUtc="2026-07-05T05:29:00Z"/>
        </w:trPr>
        <w:tc>
          <w:tcPr>
            <w:tcW w:w="2520" w:type="dxa"/>
          </w:tcPr>
          <w:p w14:paraId="2656351C" w14:textId="77777777" w:rsidR="009A1490" w:rsidRDefault="00F22AAD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F22AAD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F22AA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F22AAD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  <w:ins w:id="172" w:author="Arthur Souza Rodrigues" w:date="2026-07-05T01:29:00Z" w16du:dateUtc="2026-07-05T05:29:00Z"/>
        </w:trPr>
        <w:tc>
          <w:tcPr>
            <w:tcW w:w="2520" w:type="dxa"/>
          </w:tcPr>
          <w:p w14:paraId="1A6A76D9" w14:textId="77777777" w:rsidR="009A1490" w:rsidRDefault="00F22AAD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F22AAD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F22AA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F22AAD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  <w:ins w:id="181" w:author="Arthur Souza Rodrigues" w:date="2026-07-05T01:29:00Z" w16du:dateUtc="2026-07-05T05:29:00Z"/>
        </w:trPr>
        <w:tc>
          <w:tcPr>
            <w:tcW w:w="2520" w:type="dxa"/>
          </w:tcPr>
          <w:p w14:paraId="1BAFC037" w14:textId="77777777" w:rsidR="009A1490" w:rsidRDefault="00F22AAD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F22AAD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F22AAD">
            <w:r>
              <w:t xml:space="preserve">Copilot in Word plus Editor, summaries, </w:t>
            </w:r>
            <w:r>
              <w:lastRenderedPageBreak/>
            </w:r>
            <w:r>
              <w:t>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F22AAD">
            <w:r>
              <w:lastRenderedPageBreak/>
            </w:r>
            <w:r>
              <w:t xml:space="preserve">AI integrated with M365 data and compliance </w:t>
            </w:r>
            <w:r>
              <w:lastRenderedPageBreak/>
            </w:r>
            <w:r>
              <w:t>controls</w:t>
            </w:r>
          </w:p>
        </w:tc>
      </w:tr>
      <w:tr w:rsidR="009A1490" w14:paraId="432C71FB" w14:textId="77777777">
        <w:trPr>
          <w:jc w:val="center"/>
          <w:ins w:id="190" w:author="Arthur Souza Rodrigues" w:date="2026-07-05T01:29:00Z" w16du:dateUtc="2026-07-05T05:29:00Z"/>
        </w:trPr>
        <w:tc>
          <w:tcPr>
            <w:tcW w:w="2520" w:type="dxa"/>
          </w:tcPr>
          <w:p w14:paraId="6EBFC097" w14:textId="77777777" w:rsidR="009A1490" w:rsidRDefault="00F22AAD">
            <w:r>
              <w:lastRenderedPageBreak/>
            </w:r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F22AAD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F22AA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F22AAD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  <w:ins w:id="199" w:author="Arthur Souza Rodrigues" w:date="2026-07-05T01:29:00Z" w16du:dateUtc="2026-07-05T05:29:00Z"/>
        </w:trPr>
        <w:tc>
          <w:tcPr>
            <w:tcW w:w="2520" w:type="dxa"/>
          </w:tcPr>
          <w:p w14:paraId="1B1D8453" w14:textId="77777777" w:rsidR="009A1490" w:rsidRDefault="00F22AAD"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F22AAD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F22AAD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F22AAD">
            <w:r>
              <w:t>Best authoritative format for businesses</w:t>
            </w:r>
          </w:p>
        </w:tc>
      </w:tr>
    </w:tbl>
    <w:p w14:paraId="0850A230" w14:textId="77777777" w:rsidR="009A1490" w:rsidRDefault="00F22AAD">
      <w:pPr>
        <w:pStyle w:val="Heading1"/>
      </w:pPr>
      <w:bookmarkStart w:id="209" w:name="chart"/>
      <w:r>
        <w:t>4. Visual proof: capability depth</w:t>
      </w:r>
      <w:bookmarkEnd w:id="209"/>
    </w:p>
    <w:p w14:paraId="186ACD74" w14:textId="77777777" w:rsidR="009A1490" w:rsidRDefault="00F22AAD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F22AAD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F22AAD">
      <w:pPr>
        <w:pStyle w:val="Heading1"/>
      </w:pPr>
      <w:bookmarkStart w:id="216" w:name="demo"/>
      <w:r>
        <w:t>5. Built-in Word feature demonstration in this file</w:t>
      </w:r>
      <w:bookmarkEnd w:id="216"/>
    </w:p>
    <w:p w14:paraId="081C8D83" w14:textId="77777777" w:rsidR="009A1490" w:rsidRDefault="00F22AAD">
      <w:pPr>
        <w:pStyle w:val="ListNumber"/>
      </w:pPr>
      <w:r>
        <w:t>Title page with styled metadata table</w:t>
      </w:r>
    </w:p>
    <w:p w14:paraId="4A6D8752" w14:textId="77777777" w:rsidR="009A1490" w:rsidRDefault="00F22AAD">
      <w:pPr>
        <w:pStyle w:val="ListNumber"/>
      </w:pPr>
      <w:r>
        <w:t>Automatic Table of Contents field</w:t>
      </w:r>
    </w:p>
    <w:p w14:paraId="66ED3F7C" w14:textId="77777777" w:rsidR="009A1490" w:rsidRDefault="00F22AAD">
      <w:pPr>
        <w:pStyle w:val="ListNumber"/>
      </w:pPr>
      <w:r>
        <w:t>Headers and footers with page numbering fields</w:t>
      </w:r>
    </w:p>
    <w:p w14:paraId="36A96B10" w14:textId="77777777" w:rsidR="009A1490" w:rsidRDefault="00F22AAD">
      <w:pPr>
        <w:pStyle w:val="ListNumber"/>
      </w:pPr>
      <w:r>
        <w:t>Bookmarks and internal hyperlinks</w:t>
      </w:r>
    </w:p>
    <w:p w14:paraId="1C7D17B0" w14:textId="77777777" w:rsidR="009A1490" w:rsidRDefault="00F22AAD">
      <w:pPr>
        <w:pStyle w:val="ListNumber"/>
      </w:pPr>
      <w:r>
        <w:t>External hyperlinks to sources</w:t>
      </w:r>
    </w:p>
    <w:p w14:paraId="06026A5F" w14:textId="77777777" w:rsidR="009A1490" w:rsidRDefault="00F22AAD">
      <w:pPr>
        <w:pStyle w:val="ListNumber"/>
      </w:pPr>
      <w:r>
        <w:t>Styled comparison tables</w:t>
      </w:r>
    </w:p>
    <w:p w14:paraId="25B7712A" w14:textId="77777777" w:rsidR="009A1490" w:rsidRDefault="00F22AAD">
      <w:pPr>
        <w:pStyle w:val="ListNumber"/>
      </w:pPr>
      <w:r>
        <w:t>Callout boxes with shading</w:t>
      </w:r>
    </w:p>
    <w:p w14:paraId="097D2A02" w14:textId="77777777" w:rsidR="009A1490" w:rsidRDefault="00F22AAD">
      <w:pPr>
        <w:pStyle w:val="ListNumber"/>
      </w:pPr>
      <w:r>
        <w:t>Embedded chart image</w:t>
      </w:r>
    </w:p>
    <w:p w14:paraId="21C148B9" w14:textId="77777777" w:rsidR="009A1490" w:rsidRDefault="00F22AAD">
      <w:pPr>
        <w:pStyle w:val="ListNumber"/>
      </w:pPr>
      <w:r>
        <w:t>Landscape section for wide matrix</w:t>
      </w:r>
    </w:p>
    <w:p w14:paraId="0F0FAB50" w14:textId="77777777" w:rsidR="009A1490" w:rsidRDefault="00F22AAD">
      <w:pPr>
        <w:pStyle w:val="ListNumber"/>
      </w:pPr>
      <w:r>
        <w:t>Custom paragraph styles</w:t>
      </w:r>
    </w:p>
    <w:p w14:paraId="672BE830" w14:textId="77777777" w:rsidR="009A1490" w:rsidRDefault="00F22AAD">
      <w:pPr>
        <w:pStyle w:val="ListNumber"/>
      </w:pPr>
      <w:r>
        <w:t>Footnote-style source appendix</w:t>
      </w:r>
    </w:p>
    <w:p w14:paraId="1A776842" w14:textId="77777777" w:rsidR="009A1490" w:rsidRDefault="00F22AAD">
      <w:pPr>
        <w:pStyle w:val="ListNumber"/>
      </w:pPr>
      <w:r>
        <w:t>Checklist, glossary, numbered procedures</w:t>
      </w:r>
    </w:p>
    <w:p w14:paraId="71E77840" w14:textId="77777777" w:rsidR="009A1490" w:rsidRDefault="00F22AAD">
      <w:pPr>
        <w:pStyle w:val="ListNumber"/>
      </w:pPr>
      <w:r>
        <w:lastRenderedPageBreak/>
      </w:r>
      <w:r>
        <w:t>Signature block</w:t>
      </w:r>
    </w:p>
    <w:p w14:paraId="57FD2C01" w14:textId="77777777" w:rsidR="009A1490" w:rsidRDefault="00F22AAD">
      <w:pPr>
        <w:pStyle w:val="ListNumber"/>
      </w:pPr>
      <w:r>
        <w:t>Document properties/core metadata</w:t>
      </w:r>
    </w:p>
    <w:p w14:paraId="268E0CD7" w14:textId="77777777" w:rsidR="009A1490" w:rsidRDefault="00F22AAD">
      <w:pPr>
        <w:pStyle w:val="ListNumber"/>
      </w:pPr>
      <w:r>
        <w:t>Watermark-like confidentiality statement in header</w:t>
      </w:r>
    </w:p>
    <w:p w14:paraId="328F4BDA" w14:textId="77777777" w:rsidR="009A1490" w:rsidRDefault="00F22AAD">
      <w:r>
        <w:t xml:space="preserve">Jump back to </w:t>
      </w:r>
      <w:r>
        <w:fldChar w:fldCharType="begin"/>
      </w:r>
      <w:r>
        <w:instrText>HYPERLINK \l "exec_summary" \h</w:instrText>
      </w:r>
      <w:r>
        <w:fldChar w:fldCharType="separate"/>
      </w:r>
      <w:r>
        <w:rPr>
          <w:color w:val="0563C1"/>
          <w:u w:val="single"/>
        </w:rPr>
        <w:t>Executive Summary</w:t>
      </w:r>
      <w:r>
        <w:fldChar w:fldCharType="end"/>
      </w:r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F22AAD">
      <w:pPr>
        <w:pStyle w:val="Heading1"/>
      </w:pPr>
      <w:bookmarkStart w:id="252" w:name="wide_matrix"/>
      <w:r>
        <w:lastRenderedPageBreak/>
      </w:r>
      <w:r>
        <w:t>6. Wide stakeholder view: why each buyer persona cares</w:t>
      </w:r>
      <w:bookmarkEnd w:id="252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254" w:author="Arthur Souza Rodrigues" w:date="2026-07-05T01:29:00Z" w16du:dateUtc="2026-07-05T05:29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F22AAD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67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F22AAD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rPr>
          <w:ins w:id="280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F22AAD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93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F22AAD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rPr>
          <w:ins w:id="30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F22AAD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19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F22AAD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F22AAD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F22AAD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F22AAD">
      <w:pPr>
        <w:pStyle w:val="ListBullet"/>
      </w:pPr>
      <w:r>
        <w:t>Use comments, replies, @mentions, and explicit permissions.</w:t>
      </w:r>
    </w:p>
    <w:p w14:paraId="6F8E9E4D" w14:textId="77777777" w:rsidR="009A1490" w:rsidRDefault="00F22AAD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  <w:ins w:id="341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F22AA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F22AAD">
      <w:pPr>
        <w:pStyle w:val="Heading1"/>
      </w:pPr>
      <w:r>
        <w:t>8. Review and governance: where Word separates itself</w:t>
      </w:r>
    </w:p>
    <w:p w14:paraId="778AEC73" w14:textId="77777777" w:rsidR="009A1490" w:rsidRDefault="00F22AAD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F22AAD">
      <w:pPr>
        <w:pStyle w:val="ListBullet"/>
      </w:pPr>
      <w:r>
        <w:t>Accept/reject workflows support accountable editing.</w:t>
      </w:r>
    </w:p>
    <w:p w14:paraId="70B27BC6" w14:textId="77777777" w:rsidR="009A1490" w:rsidRDefault="00F22AAD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  <w:ins w:id="352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F22AA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F22AAD">
      <w:pPr>
        <w:pStyle w:val="Heading1"/>
      </w:pPr>
      <w:r>
        <w:t>9. Professional document production</w:t>
      </w:r>
    </w:p>
    <w:p w14:paraId="53D1A2A8" w14:textId="77777777" w:rsidR="009A1490" w:rsidRDefault="00F22AAD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F22AAD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F22AAD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  <w:ins w:id="363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F22AA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F22AAD">
      <w:pPr>
        <w:pStyle w:val="Heading1"/>
      </w:pPr>
      <w:r>
        <w:t>10. Security, compliance, and enterprise control</w:t>
      </w:r>
    </w:p>
    <w:p w14:paraId="61E6E1C1" w14:textId="77777777" w:rsidR="009A1490" w:rsidRDefault="00F22AAD">
      <w:pPr>
        <w:pStyle w:val="ListBullet"/>
      </w:pPr>
      <w:r>
        <w:t>Sensitivity labels classify and protect documents.</w:t>
      </w:r>
    </w:p>
    <w:p w14:paraId="716FA6EA" w14:textId="77777777" w:rsidR="009A1490" w:rsidRDefault="00F22AAD">
      <w:pPr>
        <w:pStyle w:val="ListBullet"/>
      </w:pPr>
      <w:r>
        <w:t>Encryption and usage rights can travel with the file.</w:t>
      </w:r>
    </w:p>
    <w:p w14:paraId="63635E3C" w14:textId="77777777" w:rsidR="009A1490" w:rsidRDefault="00F22AAD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  <w:ins w:id="374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F22AA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F22AAD">
      <w:pPr>
        <w:pStyle w:val="Heading1"/>
      </w:pPr>
      <w:r>
        <w:t>11. Automation and extensibility</w:t>
      </w:r>
    </w:p>
    <w:p w14:paraId="7B58D3FC" w14:textId="77777777" w:rsidR="009A1490" w:rsidRDefault="00F22AAD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F22AAD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F22AAD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  <w:ins w:id="385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F22AAD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F22AAD">
      <w:pPr>
        <w:pStyle w:val="Heading1"/>
      </w:pPr>
      <w:r>
        <w:t>12. Live demo checklist</w:t>
      </w:r>
    </w:p>
    <w:p w14:paraId="1EDAEC47" w14:textId="77777777" w:rsidR="009A1490" w:rsidRDefault="00F22AAD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F22AAD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F22AAD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F22AAD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F22AAD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F22AAD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F22AAD">
      <w:pPr>
        <w:pStyle w:val="ListBullet"/>
      </w:pPr>
      <w:r>
        <w:rPr>
          <w:b/>
        </w:rPr>
        <w:t xml:space="preserve">☐ </w:t>
      </w:r>
      <w:r>
        <w:t>Apply a sensitivity label if</w:t>
      </w:r>
      <w:r>
        <w:rPr>
          <w:rPrChange w:id="405" w:author="Arthur Souza Rodrigues" w:date="2026-07-05T01:29:00Z" w16du:dateUtc="2026-07-05T05:29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 available</w:t>
      </w:r>
    </w:p>
    <w:p w14:paraId="76F087E2" w14:textId="77777777" w:rsidR="009A1490" w:rsidRDefault="00F22AAD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F22AAD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F22AAD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F22AAD">
      <w:pPr>
        <w:pStyle w:val="Heading1"/>
      </w:pPr>
      <w:r>
        <w:t>13. Objection handling</w:t>
      </w:r>
    </w:p>
    <w:p w14:paraId="2B79FBB1" w14:textId="77777777" w:rsidR="009A1490" w:rsidRDefault="00F22AAD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F22AAD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F22AAD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F22AAD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F22AAD">
      <w:pPr>
        <w:pStyle w:val="Heading1"/>
      </w:pPr>
      <w:r>
        <w:t>Appendix A – Source links</w:t>
      </w:r>
    </w:p>
    <w:p w14:paraId="76273712" w14:textId="77777777" w:rsidR="009A1490" w:rsidRDefault="00F22AAD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r>
        <w:fldChar w:fldCharType="begin"/>
      </w:r>
      <w:r>
        <w:instrText>HYPERLINK "https://support.microsoft.com/en-us/word/training/track-changes-in-word" \h</w:instrText>
      </w:r>
      <w:r>
        <w:fldChar w:fldCharType="separate"/>
      </w:r>
      <w:r>
        <w:rPr>
          <w:color w:val="0563C1"/>
          <w:u w:val="single"/>
        </w:rPr>
        <w:t>https://support.microsoft.com/en-us/word/training/track-changes-in-word</w:t>
      </w:r>
      <w:r>
        <w:fldChar w:fldCharType="end"/>
      </w:r>
    </w:p>
    <w:p w14:paraId="5978A353" w14:textId="77777777" w:rsidR="009A1490" w:rsidRDefault="00F22AAD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r>
        <w:fldChar w:fldCharType="begin"/>
      </w:r>
      <w:r>
        <w:instrText>HYPERLINK "https://word.cloud.microsoft/create/en/blog/document-collaboration-in-word/" \h</w:instrText>
      </w:r>
      <w:r>
        <w:fldChar w:fldCharType="separate"/>
      </w:r>
      <w:r>
        <w:rPr>
          <w:color w:val="0563C1"/>
          <w:u w:val="single"/>
        </w:rPr>
        <w:t>https://word.cloud.microsoft/create/en/blog/document-collaboration-in-word/</w:t>
      </w:r>
      <w:r>
        <w:fldChar w:fldCharType="end"/>
      </w:r>
    </w:p>
    <w:p w14:paraId="041E95AD" w14:textId="77777777" w:rsidR="009A1490" w:rsidRDefault="00F22AAD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r>
        <w:fldChar w:fldCharType="begin"/>
      </w:r>
      <w:r>
        <w:instrText>HYPERLINK "https://learn.microsoft.com/en-us/purview/sensitivity-labels" \h</w:instrText>
      </w:r>
      <w:r>
        <w:fldChar w:fldCharType="separate"/>
      </w:r>
      <w:r>
        <w:rPr>
          <w:color w:val="0563C1"/>
          <w:u w:val="single"/>
        </w:rPr>
        <w:t>https://learn.microsoft.com/en-us/purview/sensitivity-labels</w:t>
      </w:r>
      <w:r>
        <w:fldChar w:fldCharType="end"/>
      </w:r>
    </w:p>
    <w:p w14:paraId="2460BE41" w14:textId="77777777" w:rsidR="009A1490" w:rsidRDefault="00F22AAD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r>
        <w:fldChar w:fldCharType="begin"/>
      </w:r>
      <w:r>
        <w:instrText>HYPERLINK "https://learn.microsoft.com/en-us/microsoft-365/copilot/microsoft-365-copilot-architecture-data-protection-auditing" \h</w:instrText>
      </w:r>
      <w:r>
        <w:fldChar w:fldCharType="separate"/>
      </w:r>
      <w:r>
        <w:rPr>
          <w:color w:val="0563C1"/>
          <w:u w:val="single"/>
        </w:rPr>
        <w:t>https://learn.microsoft.com/en-us/microsoft-365/copilot/microsoft-365-copilot-architecture-data-protection-auditing</w:t>
      </w:r>
      <w:r>
        <w:fldChar w:fldCharType="end"/>
      </w:r>
    </w:p>
    <w:p w14:paraId="2E6F8421" w14:textId="77777777" w:rsidR="009A1490" w:rsidRDefault="00F22AAD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r>
        <w:fldChar w:fldCharType="begin"/>
      </w:r>
      <w:r>
        <w:instrText>HYPERLINK "https://www.googleapps.com/docs/about/?hl=en" \h</w:instrText>
      </w:r>
      <w:r>
        <w:fldChar w:fldCharType="separate"/>
      </w:r>
      <w:r>
        <w:rPr>
          <w:color w:val="0563C1"/>
          <w:u w:val="single"/>
        </w:rPr>
        <w:t>https://www.googleapps.com/docs/about/?hl=en</w:t>
      </w:r>
      <w:r>
        <w:fldChar w:fldCharType="end"/>
      </w:r>
    </w:p>
    <w:p w14:paraId="072CA887" w14:textId="77777777" w:rsidR="009A1490" w:rsidRDefault="00F22AAD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A1490" w14:paraId="34259305" w14:textId="77777777">
        <w:trPr>
          <w:ins w:id="436" w:author="Arthur Souza Rodrigues" w:date="2026-07-05T01:29:00Z" w16du:dateUtc="2026-07-05T05:29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F22AAD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F22AAD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F22AAD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rPr>
          <w:ins w:id="443" w:author="Arthur Souza Rodrigues" w:date="2026-07-05T01:29:00Z" w16du:dateUtc="2026-07-05T05:29:00Z"/>
        </w:trPr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rPr>
          <w:ins w:id="447" w:author="Arthur Souza Rodrigues" w:date="2026-07-05T01:29:00Z" w16du:dateUtc="2026-07-05T05:29:00Z"/>
        </w:trPr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rPr>
          <w:ins w:id="451" w:author="Arthur Souza Rodrigues" w:date="2026-07-05T01:29:00Z" w16du:dateUtc="2026-07-05T05:29:00Z"/>
        </w:trPr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rPr>
          <w:ins w:id="455" w:author="Arthur Souza Rodrigues" w:date="2026-07-05T01:29:00Z" w16du:dateUtc="2026-07-05T05:29:00Z"/>
        </w:trPr>
        <w:tc>
          <w:tcPr>
            <w:tcW w:w="3360" w:type="dxa"/>
          </w:tcPr>
          <w:p w14:paraId="21093FE6" w14:textId="77777777" w:rsidR="009A1490" w:rsidRDefault="00F22AAD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rPr>
          <w:ins w:id="460" w:author="Arthur Souza Rodrigues" w:date="2026-07-05T01:29:00Z" w16du:dateUtc="2026-07-05T05:29:00Z"/>
        </w:trPr>
        <w:tc>
          <w:tcPr>
            <w:tcW w:w="3360" w:type="dxa"/>
          </w:tcPr>
          <w:p w14:paraId="56CEBBF6" w14:textId="77777777" w:rsidR="009A1490" w:rsidRDefault="00F22AAD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rPr>
          <w:ins w:id="465" w:author="Arthur Souza Rodrigues" w:date="2026-07-05T01:29:00Z" w16du:dateUtc="2026-07-05T05:29:00Z"/>
        </w:trPr>
        <w:tc>
          <w:tcPr>
            <w:tcW w:w="3360" w:type="dxa"/>
          </w:tcPr>
          <w:p w14:paraId="679DFE3F" w14:textId="77777777" w:rsidR="009A1490" w:rsidRDefault="00F22AAD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AE56EB" w:rsidRDefault="00AE56EB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483" w:author="Arthur Souza Rodrigues" w:date="2026-07-05T01:29:00Z" w16du:dateUtc="2026-07-05T05:29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488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95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changes, author colors, and </w:t>
            </w:r>
            <w:r>
              <w:lastRenderedPageBreak/>
            </w:r>
            <w:r>
              <w:t>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</w:r>
            <w:r>
              <w:fldChar w:fldCharType="begin"/>
            </w:r>
            <w:r>
              <w:instrText>HYPERLINK "https://support.microsoft.com/en-us/word/training/track-changes-in-word"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02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fldChar w:fldCharType="begin"/>
            </w:r>
            <w:r>
              <w:instrText>HYPERLINK "https://word.cloud.microsoft/create/en/blog/document-collaboration-in-word/"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09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>HYPERLINK "https://learn.microsoft.com/en-us/purview/sensitivity-labels"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1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fldChar w:fldCharType="begin"/>
            </w:r>
            <w:r>
              <w:instrText>HYPERLINK "https://learn.microsoft.com/en-us/microsoft-365/copilot/microsoft-365-copilot-architecture-data-protection-auditing"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23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>HYPERLINK "https://www.googleapps.com/docs/about/?hl=en"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</w:tbl>
    <w:p w14:paraId="107012BF" w14:textId="77777777" w:rsidR="00267F8F" w:rsidRDefault="00267F8F" w:rsidP="00267F8F">
      <w:pPr>
        <w:pStyle w:val="Heading1"/>
      </w:pP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267F8F" w14:paraId="2B0E1FF1" w14:textId="77777777" w:rsidTr="00692C8D">
        <w:trPr>
          <w:jc w:val="center"/>
          <w:ins w:id="532" w:author="Arthur Souza Rodrigues" w:date="2026-07-05T01:29:00Z" w16du:dateUtc="2026-07-05T05:29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  <w:ins w:id="541" w:author="Arthur Souza Rodrigues" w:date="2026-07-05T01:29:00Z" w16du:dateUtc="2026-07-05T05:29:00Z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  <w:ins w:id="550" w:author="Arthur Souza Rodrigues" w:date="2026-07-05T01:29:00Z" w16du:dateUtc="2026-07-05T05:29:00Z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  <w:ins w:id="559" w:author="Arthur Souza Rodrigues" w:date="2026-07-05T01:29:00Z" w16du:dateUtc="2026-07-05T05:29:00Z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  <w:ins w:id="568" w:author="Arthur Souza Rodrigues" w:date="2026-07-05T01:29:00Z" w16du:dateUtc="2026-07-05T05:29:00Z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  <w:ins w:id="577" w:author="Arthur Souza Rodrigues" w:date="2026-07-05T01:29:00Z" w16du:dateUtc="2026-07-05T05:29:00Z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  <w:ins w:id="586" w:author="Arthur Souza Rodrigues" w:date="2026-07-05T01:29:00Z" w16du:dateUtc="2026-07-05T05:29:00Z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setup, watermarks, </w:t>
            </w:r>
            <w:r>
              <w:lastRenderedPageBreak/>
            </w:r>
            <w:r>
              <w:t>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</w:r>
            <w:r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  <w:ins w:id="595" w:author="Arthur Souza Rodrigues" w:date="2026-07-05T01:29:00Z" w16du:dateUtc="2026-07-05T05:29:00Z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  <w:ins w:id="604" w:author="Arthur Souza Rodrigues" w:date="2026-07-05T01:29:00Z" w16du:dateUtc="2026-07-05T05:29:00Z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  <w:ins w:id="613" w:author="Arthur Souza Rodrigues" w:date="2026-07-05T01:29:00Z" w16du:dateUtc="2026-07-05T05:29:00Z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  <w:ins w:id="622" w:author="Arthur Souza Rodrigues" w:date="2026-07-05T01:29:00Z" w16du:dateUtc="2026-07-05T05:29:00Z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  <w:ins w:id="631" w:author="Arthur Souza Rodrigues" w:date="2026-07-05T01:29:00Z" w16du:dateUtc="2026-07-05T05:29:00Z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24C03367" w14:textId="77777777" w:rsidR="00E17082" w:rsidRDefault="00F22AAD">
      <w:pPr>
        <w:pPrChange w:id="640" w:author="Arthur Souza Rodrigues" w:date="2026-07-05T01:29:00Z" w16du:dateUtc="2026-07-05T05:29:00Z">
          <w:pPr>
            <w:spacing w:before="400" w:after="120" w:line="240" w:lineRule="auto"/>
          </w:pPr>
        </w:pPrChange>
      </w:pPr>
    </w:p>
    <w:sectPr w:rsidR="00E17082" w:rsidSect="00034616">
      <w:pgSz w:w="12240" w:h="15840"/>
      <w:pgMar w:top="936" w:right="1080" w:bottom="936" w:left="1080" w:header="720" w:footer="720" w:gutter="0"/>
      <w:cols w:space="720"/>
      <w:docGrid w:linePitch="360"/>
      <w:sectPrChange w:id="642" w:author="Arthur Souza Rodrigues" w:date="2026-07-05T01:29:00Z" w16du:dateUtc="2026-07-05T05:29:00Z">
        <w:sectPr w:rsidR="00E17082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3F346" w14:textId="77777777" w:rsidR="00F22AAD" w:rsidRDefault="00F22AAD" w:rsidP="001120D4">
      <w:pPr>
        <w:spacing w:after="0" w:line="240" w:lineRule="auto"/>
      </w:pPr>
      <w:r>
        <w:separator/>
      </w:r>
    </w:p>
  </w:endnote>
  <w:endnote w:type="continuationSeparator" w:id="0">
    <w:p w14:paraId="04E1E6E9" w14:textId="77777777" w:rsidR="00F22AAD" w:rsidRDefault="00F22AAD" w:rsidP="00112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F22AAD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B837A1" w14:textId="77777777" w:rsidR="00F22AAD" w:rsidRDefault="00F22AAD" w:rsidP="001120D4">
      <w:pPr>
        <w:spacing w:after="0" w:line="240" w:lineRule="auto"/>
      </w:pPr>
      <w:r>
        <w:separator/>
      </w:r>
    </w:p>
  </w:footnote>
  <w:footnote w:type="continuationSeparator" w:id="0">
    <w:p w14:paraId="0243A244" w14:textId="77777777" w:rsidR="00F22AAD" w:rsidRDefault="00F22AAD" w:rsidP="00112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F22AAD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082"/>
    <w:rsid w:val="00034616"/>
    <w:rsid w:val="0006063C"/>
    <w:rsid w:val="000B2842"/>
    <w:rsid w:val="001120D4"/>
    <w:rsid w:val="0015074B"/>
    <w:rsid w:val="00221ABF"/>
    <w:rsid w:val="00267F8F"/>
    <w:rsid w:val="0029639D"/>
    <w:rsid w:val="00326F90"/>
    <w:rsid w:val="00364D64"/>
    <w:rsid w:val="00460ED2"/>
    <w:rsid w:val="00595F2A"/>
    <w:rsid w:val="00815C24"/>
    <w:rsid w:val="00927984"/>
    <w:rsid w:val="009A1490"/>
    <w:rsid w:val="00AA1D8D"/>
    <w:rsid w:val="00AE56EB"/>
    <w:rsid w:val="00B30538"/>
    <w:rsid w:val="00B47730"/>
    <w:rsid w:val="00BF0F5F"/>
    <w:rsid w:val="00C628B5"/>
    <w:rsid w:val="00CB0664"/>
    <w:rsid w:val="00E17082"/>
    <w:rsid w:val="00E97894"/>
    <w:rsid w:val="00F22AAD"/>
    <w:rsid w:val="00FA74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CD55D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pPr>
      <w:pPrChange w:id="0" w:author="Arthur Souza Rodrigues" w:date="2026-07-05T01:29:00Z">
        <w:pPr>
          <w:spacing w:after="200" w:line="276" w:lineRule="auto"/>
        </w:pPr>
      </w:pPrChange>
    </w:pPr>
    <w:rPr>
      <w:rFonts w:ascii="Aptos" w:eastAsiaTheme="minorEastAsia" w:hAnsi="Aptos" w:cstheme="minorBidi"/>
      <w:sz w:val="21"/>
      <w:szCs w:val="22"/>
      <w:rPrChange w:id="0" w:author="Arthur Souza Rodrigues" w:date="2026-07-05T01:29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1120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0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1" w:author="Arthur Souza Rodrigues" w:date="2026-07-05T01:29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1" w:author="Arthur Souza Rodrigues" w:date="2026-07-05T01:29:00Z">
        <w:rPr>
          <w:rFonts w:asciiTheme="majorHAnsi" w:eastAsiaTheme="majorEastAsia" w:hAnsiTheme="majorHAnsi" w:cstheme="majorBidi"/>
          <w:b/>
          <w:b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2" w:author="Arthur Souza Rodrigues" w:date="2026-07-05T01:29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2" w:author="Arthur Souza Rodrigues" w:date="2026-07-05T01:29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3" w:author="Arthur Souza Rodrigues" w:date="2026-07-05T01:29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3" w:author="Arthur Souza Rodrigues" w:date="2026-07-05T01:29:00Z">
        <w:rPr>
          <w:rFonts w:asciiTheme="majorHAnsi" w:eastAsiaTheme="majorEastAsia" w:hAnsiTheme="majorHAnsi" w:cstheme="majorBidi"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4" w:author="Arthur Souza Rodrigues" w:date="2026-07-05T01:29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4" w:author="Arthur Souza Rodrigues" w:date="2026-07-05T01:29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5" w:author="Arthur Souza Rodrigues" w:date="2026-07-05T01:29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5" w:author="Arthur Souza Rodrigues" w:date="2026-07-05T01:29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1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0D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0D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0D4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20D4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20D4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0D4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0D4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0D4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0D4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0D4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0D4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05T01:29:00Z">
        <w:pPr>
          <w:tabs>
            <w:tab w:val="center" w:pos="4680"/>
            <w:tab w:val="right" w:pos="9360"/>
          </w:tabs>
        </w:pPr>
      </w:pPrChange>
    </w:pPr>
    <w:rPr>
      <w:rPrChange w:id="6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1120D4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7" w:author="Arthur Souza Rodrigues" w:date="2026-07-05T01:29:00Z">
        <w:pPr>
          <w:tabs>
            <w:tab w:val="center" w:pos="4680"/>
            <w:tab w:val="right" w:pos="9360"/>
          </w:tabs>
        </w:pPr>
      </w:pPrChange>
    </w:pPr>
    <w:rPr>
      <w:rPrChange w:id="7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1120D4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8" w:author="Arthur Souza Rodrigues" w:date="2026-07-05T01:29:00Z"/>
    </w:pPr>
    <w:rPr>
      <w:rFonts w:asciiTheme="minorHAnsi" w:eastAsiaTheme="minorEastAsia" w:hAnsiTheme="minorHAnsi" w:cstheme="minorBidi"/>
      <w:szCs w:val="22"/>
      <w:rPrChange w:id="8" w:author="Arthur Souza Rodrigues" w:date="2026-07-05T01:2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1120D4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20D4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0D4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20D4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9" w:author="Arthur Souza Rodrigues" w:date="2026-07-05T01:29:00Z">
        <w:pPr>
          <w:spacing w:after="200" w:line="276" w:lineRule="auto"/>
          <w:ind w:left="720"/>
          <w:contextualSpacing/>
        </w:pPr>
      </w:pPrChange>
    </w:pPr>
    <w:rPr>
      <w:rPrChange w:id="9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Arthur Souza Rodrigues" w:date="2026-07-05T01:29:00Z">
        <w:pPr>
          <w:spacing w:after="120" w:line="276" w:lineRule="auto"/>
        </w:pPr>
      </w:pPrChange>
    </w:pPr>
    <w:rPr>
      <w:rPrChange w:id="10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1120D4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1" w:author="Arthur Souza Rodrigues" w:date="2026-07-05T01:29:00Z">
        <w:pPr>
          <w:spacing w:after="120" w:line="480" w:lineRule="auto"/>
        </w:pPr>
      </w:pPrChange>
    </w:pPr>
    <w:rPr>
      <w:rPrChange w:id="11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1120D4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2" w:author="Arthur Souza Rodrigues" w:date="2026-07-05T01:29:00Z">
        <w:pPr>
          <w:spacing w:after="120" w:line="276" w:lineRule="auto"/>
        </w:pPr>
      </w:pPrChange>
    </w:pPr>
    <w:rPr>
      <w:sz w:val="16"/>
      <w:szCs w:val="16"/>
      <w:rPrChange w:id="12" w:author="Arthur Souza Rodrigues" w:date="2026-07-05T01:29:00Z">
        <w:rPr>
          <w:rFonts w:ascii="Aptos" w:eastAsiaTheme="minorEastAsia" w:hAnsi="Aptos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1120D4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3" w:author="Arthur Souza Rodrigues" w:date="2026-07-05T01:29:00Z">
        <w:pPr>
          <w:spacing w:after="200" w:line="276" w:lineRule="auto"/>
          <w:ind w:left="360" w:hanging="360"/>
          <w:contextualSpacing/>
        </w:pPr>
      </w:pPrChange>
    </w:pPr>
    <w:rPr>
      <w:rPrChange w:id="13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4" w:author="Arthur Souza Rodrigues" w:date="2026-07-05T01:29:00Z">
        <w:pPr>
          <w:spacing w:after="200" w:line="276" w:lineRule="auto"/>
          <w:ind w:left="720" w:hanging="360"/>
          <w:contextualSpacing/>
        </w:pPr>
      </w:pPrChange>
    </w:pPr>
    <w:rPr>
      <w:rPrChange w:id="14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5" w:author="Arthur Souza Rodrigues" w:date="2026-07-05T01:29:00Z">
        <w:pPr>
          <w:spacing w:after="200" w:line="276" w:lineRule="auto"/>
          <w:ind w:left="1080" w:hanging="360"/>
          <w:contextualSpacing/>
        </w:pPr>
      </w:pPrChange>
    </w:pPr>
    <w:rPr>
      <w:rPrChange w:id="15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6" w:author="Arthur Souza Rodrigues" w:date="2026-07-05T01:29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6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7" w:author="Arthur Souza Rodrigues" w:date="2026-07-05T01:29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17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8" w:author="Arthur Souza Rodrigues" w:date="2026-07-05T01:29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18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9" w:author="Arthur Souza Rodrigues" w:date="2026-07-05T01:29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9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0" w:author="Arthur Souza Rodrigues" w:date="2026-07-05T01:29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0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1" w:author="Arthur Souza Rodrigues" w:date="2026-07-05T01:29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1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2" w:author="Arthur Souza Rodrigues" w:date="2026-07-05T01:29:00Z">
        <w:pPr>
          <w:spacing w:after="120" w:line="276" w:lineRule="auto"/>
          <w:ind w:left="360"/>
          <w:contextualSpacing/>
        </w:pPr>
      </w:pPrChange>
    </w:pPr>
    <w:rPr>
      <w:rPrChange w:id="22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3" w:author="Arthur Souza Rodrigues" w:date="2026-07-05T01:29:00Z">
        <w:pPr>
          <w:spacing w:after="120" w:line="276" w:lineRule="auto"/>
          <w:ind w:left="720"/>
          <w:contextualSpacing/>
        </w:pPr>
      </w:pPrChange>
    </w:pPr>
    <w:rPr>
      <w:rPrChange w:id="23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4" w:author="Arthur Souza Rodrigues" w:date="2026-07-05T01:29:00Z">
        <w:pPr>
          <w:spacing w:after="120" w:line="276" w:lineRule="auto"/>
          <w:ind w:left="1080"/>
          <w:contextualSpacing/>
        </w:pPr>
      </w:pPrChange>
    </w:pPr>
    <w:rPr>
      <w:rPrChange w:id="24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1120D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1120D4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5" w:author="Arthur Souza Rodrigues" w:date="2026-07-05T01:29:00Z">
        <w:pPr>
          <w:spacing w:after="200" w:line="276" w:lineRule="auto"/>
        </w:pPr>
      </w:pPrChange>
    </w:pPr>
    <w:rPr>
      <w:i/>
      <w:iCs/>
      <w:color w:val="000000" w:themeColor="text1"/>
      <w:rPrChange w:id="25" w:author="Arthur Souza Rodrigues" w:date="2026-07-05T01:29:00Z">
        <w:rPr>
          <w:rFonts w:ascii="Aptos" w:eastAsiaTheme="minorEastAsia" w:hAnsi="Aptos" w:cstheme="minorBidi"/>
          <w:i/>
          <w:iCs/>
          <w:color w:val="000000" w:themeColor="text1"/>
          <w:sz w:val="2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1120D4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6" w:author="Arthur Souza Rodrigues" w:date="2026-07-05T01:29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26" w:author="Arthur Souza Rodrigues" w:date="2026-07-05T01:29:00Z">
        <w:rPr>
          <w:rFonts w:ascii="Aptos" w:eastAsiaTheme="minorEastAsia" w:hAnsi="Aptos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1120D4"/>
    <w:rPr>
      <w:b/>
      <w:bCs/>
    </w:rPr>
  </w:style>
  <w:style w:type="character" w:styleId="Emphasis">
    <w:name w:val="Emphasis"/>
    <w:basedOn w:val="DefaultParagraphFont"/>
    <w:uiPriority w:val="20"/>
    <w:qFormat/>
    <w:rsid w:val="001120D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7" w:author="Arthur Souza Rodrigues" w:date="2026-07-05T01:29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rPrChange w:id="27" w:author="Arthur Souza Rodrigues" w:date="2026-07-05T01:29:00Z">
        <w:rPr>
          <w:rFonts w:ascii="Aptos" w:eastAsiaTheme="minorEastAsia" w:hAnsi="Aptos" w:cstheme="min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0D4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1120D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20D4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1120D4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20D4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20D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20D4"/>
    <w:pPr>
      <w:outlineLvl w:val="9"/>
    </w:pPr>
  </w:style>
  <w:style w:type="table" w:styleId="TableGrid">
    <w:name w:val="Table Grid"/>
    <w:basedOn w:val="TableNormal"/>
    <w:uiPriority w:val="5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rsid w:val="00C628B5"/>
    <w:pPr>
      <w:pPrChange w:id="28" w:author="Arthur Souza Rodrigues" w:date="2026-07-05T01:29:00Z">
        <w:pPr>
          <w:spacing w:after="200" w:line="276" w:lineRule="auto"/>
        </w:pPr>
      </w:pPrChange>
    </w:pPr>
    <w:rPr>
      <w:rFonts w:ascii="Aptos" w:eastAsiaTheme="minorEastAsia" w:hAnsi="Aptos" w:cstheme="minorBidi"/>
      <w:color w:val="5B5B5B"/>
      <w:sz w:val="18"/>
      <w:szCs w:val="22"/>
      <w:rPrChange w:id="28" w:author="Arthur Souza Rodrigues" w:date="2026-07-05T01:29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rsid w:val="00C628B5"/>
    <w:pPr>
      <w:pPrChange w:id="29" w:author="Arthur Souza Rodrigues" w:date="2026-07-05T01:29:00Z">
        <w:pPr>
          <w:spacing w:after="200" w:line="276" w:lineRule="auto"/>
        </w:pPr>
      </w:pPrChange>
    </w:pPr>
    <w:rPr>
      <w:rFonts w:ascii="Aptos" w:eastAsiaTheme="minorEastAsia" w:hAnsi="Aptos" w:cstheme="minorBidi"/>
      <w:b/>
      <w:color w:val="FFFFFF"/>
      <w:szCs w:val="22"/>
      <w:rPrChange w:id="29" w:author="Arthur Souza Rodrigues" w:date="2026-07-05T01:29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1120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  <w:pPrChange w:id="30" w:author="Arthur Souza Rodrigues" w:date="2026-07-05T01:29:00Z">
        <w:pPr>
          <w:spacing w:after="200"/>
        </w:pPr>
      </w:pPrChange>
    </w:pPr>
    <w:rPr>
      <w:sz w:val="20"/>
      <w:szCs w:val="20"/>
      <w:rPrChange w:id="30" w:author="Arthur Souza Rodrigues" w:date="2026-07-05T01:29:00Z">
        <w:rPr>
          <w:rFonts w:ascii="Aptos" w:eastAsiaTheme="minorEastAsia" w:hAnsi="Aptos" w:cstheme="minorBidi"/>
          <w:szCs w:val="2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20D4"/>
    <w:rPr>
      <w:rFonts w:ascii="Aptos" w:eastAsiaTheme="minorEastAsia" w:hAnsi="Aptos" w:cstheme="minorBidi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20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20D4"/>
    <w:rPr>
      <w:rFonts w:ascii="Aptos" w:eastAsiaTheme="minorEastAsia" w:hAnsi="Aptos" w:cstheme="minorBidi"/>
      <w:b/>
      <w:bCs/>
      <w:sz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  <w:pPrChange w:id="31" w:author="Arthur Souza Rodrigues" w:date="2026-07-05T01:29:00Z"/>
    </w:pPr>
    <w:rPr>
      <w:rFonts w:ascii="Aptos" w:eastAsiaTheme="minorEastAsia" w:hAnsi="Aptos" w:cstheme="minorBidi"/>
      <w:sz w:val="21"/>
      <w:szCs w:val="22"/>
      <w:rPrChange w:id="31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5783D6-FE40-DB47-B727-C2D982E6E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2264</Words>
  <Characters>12907</Characters>
  <Application>Microsoft Office Word</Application>
  <DocSecurity>0</DocSecurity>
  <Lines>107</Lines>
  <Paragraphs>30</Paragraphs>
  <ScaleCrop>false</ScaleCrop>
  <Company/>
  <LinksUpToDate>false</LinksUpToDate>
  <CharactersWithSpaces>15141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2026-07-05T05:29:00Z</dcterms:modified>
</cp:coreProperties>
</file>