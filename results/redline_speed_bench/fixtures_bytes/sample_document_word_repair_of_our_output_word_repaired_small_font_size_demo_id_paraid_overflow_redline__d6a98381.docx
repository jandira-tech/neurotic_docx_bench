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98DD677" w14:textId="77777777" w:rsidR="00873455" w:rsidRDefault="00EC0861">
      <w:r>
        <w:rPr>
          <w:sz w:val="16"/>
          <w:szCs w:val="16"/>
        </w:rPr>
        <w:t>Small Font Size Demo</w:t>
      </w:r>
    </w:p>
    <w:p w14:paraId="316971CB" w14:textId="77777777" w:rsidR="00873455" w:rsidRDefault="00EC0861">
      <w:r>
        <w:rPr>
          <w:sz w:val="16"/>
          <w:szCs w:val="16"/>
        </w:rPr>
        <w:t>This document demonstrates very small font size of 8pt.</w:t>
      </w:r>
    </w:p>
    <w:p w14:paraId="2313C800" w14:textId="6454BBE0" w:rsidR="0031481F" w:rsidRDefault="00EC0861">
      <w:pPr>
        <w:spacing w:after="20"/>
      </w:pPr>
      <w:r>
        <w:rPr>
          <w:sz w:val="16"/>
          <w:szCs w:val="16"/>
        </w:rPr>
        <w:t>Small fonts are used in footnotes and disclaimers.</w:t>
      </w:r>
    </w:p>
    <w:p w14:paraId="75A91964" w14:textId="77777777" w:rsidR="0031481F" w:rsidRDefault="00EC0861">
      <w:pPr>
        <w:spacing w:after="60"/>
      </w:pPr>
    </w:p>
    <w:p w14:paraId="6F066E00" w14:textId="77777777" w:rsidR="0031481F" w:rsidRDefault="0031481F">
      <w:pPr>
        <w:spacing w:after="6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C2887" w14:paraId="3120B847" w14:textId="77777777">
        <w:trPr>
          <w:del w:id="16" w:author="Comparison" w:date="2026-07-05T01:31:00Z" w16du:dateUtc="2026-07-05T05:31:00Z"/>
        </w:trPr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059000" w14:textId="77777777" w:rsidR="0031481F" w:rsidRDefault="00EC0861"/>
        </w:tc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3EC375" w14:textId="77777777" w:rsidR="0031481F" w:rsidRDefault="00EC0861"/>
        </w:tc>
      </w:tr>
    </w:tbl>
    <w:p w14:paraId="60C47B2A" w14:textId="77777777" w:rsidR="0031481F" w:rsidRDefault="00EC0861">
      <w:pPr>
        <w:pBdr>
          <w:bottom w:val="single" w:sz="3" w:space="4" w:color="E2E8F0"/>
        </w:pBdr>
        <w:spacing w:before="300" w:after="80"/>
      </w:pPr>
    </w:p>
    <w:p w14:paraId="5C239600" w14:textId="3BEC1C4E" w:rsidR="0031481F" w:rsidRDefault="00EC0861">
      <w:pPr>
        <w:spacing w:before="60" w:after="60"/>
      </w:pPr>
    </w:p>
    <w:p w14:paraId="040B2180" w14:textId="64A1A000" w:rsidR="0031481F" w:rsidRDefault="0031481F">
      <w:pPr>
        <w:spacing w:before="60"/>
      </w:pPr>
    </w:p>
    <w:p w14:paraId="28B83400" w14:textId="6C06B7F9" w:rsidR="0031481F" w:rsidRDefault="00EC0861">
      <w:pPr>
        <w:spacing w:before="60" w:after="60"/>
      </w:pPr>
    </w:p>
    <w:p w14:paraId="1ACD3EF5" w14:textId="77777777" w:rsidR="0031481F" w:rsidRDefault="0031481F">
      <w:pPr>
        <w:spacing w:before="80"/>
      </w:pP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C2887" w14:paraId="712E803F" w14:textId="77777777">
        <w:trPr>
          <w:del w:id="29" w:author="Comparison" w:date="2026-07-05T01:31:00Z" w16du:dateUtc="2026-07-05T05:31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5A2200" w14:textId="77777777" w:rsidR="0031481F" w:rsidRDefault="00EC0861"/>
          <w:p w14:paraId="7CBEE50D" w14:textId="77777777" w:rsidR="0031481F" w:rsidRDefault="00EC0861"/>
          <w:p w14:paraId="2D7B6896" w14:textId="6D263800" w:rsidR="0031481F" w:rsidRDefault="0031481F"/>
          <w:p w14:paraId="567EA400" w14:textId="30A68100" w:rsidR="0031481F" w:rsidRDefault="00EC0861"/>
          <w:p w14:paraId="73A7E944" w14:textId="1F183200" w:rsidR="0031481F" w:rsidRDefault="00EC0861"/>
          <w:p w14:paraId="3A8E4300" w14:textId="77777777" w:rsidR="0031481F" w:rsidRDefault="00EC0861"/>
          <w:p w14:paraId="3B343800" w14:textId="77777777" w:rsidR="0031481F" w:rsidRDefault="00EC0861"/>
          <w:p w14:paraId="283D17EE" w14:textId="4854BC00" w:rsidR="0031481F" w:rsidRDefault="00EC0861"/>
          <w:p w14:paraId="5947C400" w14:textId="5DC24300" w:rsidR="0031481F" w:rsidRDefault="00EC0861"/>
          <w:p w14:paraId="639A3F70" w14:textId="77777777" w:rsidR="0031481F" w:rsidRDefault="00EC0861"/>
          <w:p w14:paraId="6A43CA43" w14:textId="77777777" w:rsidR="0031481F" w:rsidRDefault="00EC0861"/>
        </w:tc>
      </w:tr>
    </w:tbl>
    <w:p w14:paraId="2163BE00" w14:textId="77777777" w:rsidR="0031481F" w:rsidRDefault="00ED30A4">
      <w:pPr>
        <w:spacing w:before="160"/>
      </w:pPr>
    </w:p>
    <w:p w14:paraId="124B2800" w14:textId="77777777" w:rsidR="0031481F" w:rsidRDefault="00EC0861">
      <w:pPr>
        <w:pBdr>
          <w:bottom w:val="single" w:sz="3" w:space="4" w:color="E2E8F0"/>
        </w:pBdr>
        <w:spacing w:before="300" w:after="80"/>
      </w:pPr>
    </w:p>
    <w:p w14:paraId="2409DE00" w14:textId="1129CE00" w:rsidR="0031481F" w:rsidRDefault="00EC0861">
      <w:pPr>
        <w:spacing w:before="60" w:after="60"/>
      </w:pPr>
    </w:p>
    <w:p w14:paraId="2F9DEC00" w14:textId="77777777" w:rsidR="0031481F" w:rsidRDefault="0031481F">
      <w:pPr>
        <w:spacing w:before="80"/>
      </w:pPr>
    </w:p>
    <w:p w14:paraId="7EB872EE" w14:textId="15C85C00" w:rsidR="0031481F" w:rsidRDefault="00EC0861">
      <w:pPr>
        <w:spacing w:before="180" w:after="40"/>
      </w:pPr>
    </w:p>
    <w:p w14:paraId="0D483E00" w14:textId="77777777" w:rsidR="0031481F" w:rsidRDefault="00EC0861">
      <w:pPr>
        <w:spacing w:before="60" w:after="60"/>
      </w:pPr>
    </w:p>
    <w:p w14:paraId="2D132B74" w14:textId="78C5FE00" w:rsidR="0031481F" w:rsidRDefault="0031481F">
      <w:pPr>
        <w:spacing w:before="60"/>
      </w:pPr>
    </w:p>
    <w:p w14:paraId="2228E200" w14:textId="40AC8A00" w:rsidR="0031481F" w:rsidRDefault="00EC0861">
      <w:pPr>
        <w:spacing w:before="60" w:after="60"/>
      </w:pPr>
    </w:p>
    <w:p w14:paraId="1E769400" w14:textId="77777777" w:rsidR="0031481F" w:rsidRDefault="0031481F">
      <w:pPr>
        <w:spacing w:before="80"/>
      </w:pPr>
    </w:p>
    <w:p w14:paraId="735D1F42" w14:textId="77777777" w:rsidR="0031481F" w:rsidRDefault="00EC0861">
      <w:pPr>
        <w:spacing w:before="180" w:after="40"/>
      </w:pPr>
    </w:p>
    <w:p w14:paraId="4D11EC27" w14:textId="2F40A200" w:rsidR="0031481F" w:rsidRDefault="00EC0861">
      <w:pPr>
        <w:spacing w:before="60" w:after="60"/>
      </w:pPr>
    </w:p>
    <w:p w14:paraId="5EB00800" w14:textId="4A396600" w:rsidR="0031481F" w:rsidRDefault="0031481F">
      <w:pPr>
        <w:spacing w:before="60"/>
      </w:pPr>
    </w:p>
    <w:p w14:paraId="0F969D64" w14:textId="255A2400" w:rsidR="0031481F" w:rsidRDefault="00EC0861">
      <w:pPr>
        <w:spacing w:before="60" w:after="60"/>
      </w:pPr>
    </w:p>
    <w:p w14:paraId="56FD1A00" w14:textId="226DA740" w:rsidR="0031481F" w:rsidRDefault="0031481F">
      <w:pPr>
        <w:spacing w:before="80"/>
      </w:pPr>
    </w:p>
    <w:p w14:paraId="07D0CE00" w14:textId="0F7CE400" w:rsidR="0031481F" w:rsidRDefault="00EC0861">
      <w:pPr>
        <w:spacing w:before="180" w:after="40"/>
      </w:pPr>
    </w:p>
    <w:p w14:paraId="318CC4E6" w14:textId="77777777" w:rsidR="0031481F" w:rsidRDefault="00EC0861">
      <w:pPr>
        <w:spacing w:before="60" w:after="60"/>
      </w:pPr>
    </w:p>
    <w:p w14:paraId="473FFAF2" w14:textId="7A256D00" w:rsidR="0031481F" w:rsidRDefault="0031481F">
      <w:pPr>
        <w:spacing w:before="160"/>
      </w:pPr>
    </w:p>
    <w:p w14:paraId="467B1700" w14:textId="00AE9C00" w:rsidR="0031481F" w:rsidRDefault="00EC0861">
      <w:pPr>
        <w:pBdr>
          <w:bottom w:val="single" w:sz="3" w:space="4" w:color="E2E8F0"/>
        </w:pBdr>
        <w:spacing w:before="300" w:after="80"/>
      </w:pPr>
    </w:p>
    <w:p w14:paraId="2A6EFC00" w14:textId="77777777" w:rsidR="0031481F" w:rsidRDefault="00EC0861">
      <w:pPr>
        <w:spacing w:before="60" w:after="60"/>
      </w:pPr>
    </w:p>
    <w:p w14:paraId="72EED800" w14:textId="0C0A6600" w:rsidR="0031481F" w:rsidRDefault="0031481F">
      <w:pPr>
        <w:spacing w:before="6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5"/>
        <w:gridCol w:w="1715"/>
        <w:gridCol w:w="965"/>
        <w:gridCol w:w="4795"/>
      </w:tblGrid>
      <w:tr w:rsidR="00DC2887" w14:paraId="768D2D4B" w14:textId="77777777">
        <w:trPr>
          <w:del w:id="85" w:author="Comparison" w:date="2026-07-05T01:31:00Z" w16du:dateUtc="2026-07-05T05:31:00Z"/>
        </w:trPr>
        <w:tc>
          <w:tcPr>
            <w:tcW w:w="188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43A594" w14:textId="77777777" w:rsidR="0031481F" w:rsidRDefault="00EC0861"/>
        </w:tc>
        <w:tc>
          <w:tcPr>
            <w:tcW w:w="171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79C00" w14:textId="77777777" w:rsidR="0031481F" w:rsidRDefault="00EC0861"/>
        </w:tc>
        <w:tc>
          <w:tcPr>
            <w:tcW w:w="96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A49F49" w14:textId="77777777" w:rsidR="0031481F" w:rsidRDefault="00EC0861"/>
        </w:tc>
        <w:tc>
          <w:tcPr>
            <w:tcW w:w="479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23D00" w14:textId="223CD600" w:rsidR="0031481F" w:rsidRDefault="00EC0861"/>
        </w:tc>
      </w:tr>
      <w:tr w:rsidR="00DC2887" w14:paraId="6BAD06BC" w14:textId="77777777">
        <w:trPr>
          <w:del w:id="94" w:author="Comparison" w:date="2026-07-05T01:31:00Z" w16du:dateUtc="2026-07-05T05:31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965000" w14:textId="77777777" w:rsidR="0031481F" w:rsidRDefault="00EC0861"/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E3FB680" w14:textId="212C5C00" w:rsidR="0031481F" w:rsidRDefault="00EC0861"/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8BBC00" w14:textId="421BAF00" w:rsidR="0031481F" w:rsidRDefault="00EC0861"/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C874BBF" w14:textId="29548C00" w:rsidR="0031481F" w:rsidRDefault="00EC0861"/>
        </w:tc>
      </w:tr>
      <w:tr w:rsidR="00DC2887" w14:paraId="55E7E910" w14:textId="77777777">
        <w:trPr>
          <w:del w:id="103" w:author="Comparison" w:date="2026-07-05T01:31:00Z" w16du:dateUtc="2026-07-05T05:31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F3BD780" w14:textId="4E64A000" w:rsidR="0031481F" w:rsidRDefault="00EC0861"/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7A66B6F" w14:textId="77777777" w:rsidR="0031481F" w:rsidRDefault="00EC0861"/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1DA8216" w14:textId="77777777" w:rsidR="0031481F" w:rsidRDefault="00EC0861"/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7A86E00" w14:textId="77777777" w:rsidR="0031481F" w:rsidRDefault="00EC0861"/>
        </w:tc>
      </w:tr>
      <w:tr w:rsidR="00DC2887" w14:paraId="34278C36" w14:textId="77777777">
        <w:trPr>
          <w:del w:id="112" w:author="Comparison" w:date="2026-07-05T01:31:00Z" w16du:dateUtc="2026-07-05T05:31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4D68DE5" w14:textId="32105000" w:rsidR="0031481F" w:rsidRDefault="00EC0861"/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7F17DC6" w14:textId="77777777" w:rsidR="0031481F" w:rsidRDefault="00EC0861"/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699A9AB" w14:textId="4BB7A7B0" w:rsidR="0031481F" w:rsidRDefault="00EC0861"/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8079A00" w14:textId="7BFB2E00" w:rsidR="0031481F" w:rsidRDefault="00EC0861"/>
        </w:tc>
      </w:tr>
      <w:tr w:rsidR="00DC2887" w14:paraId="26397B11" w14:textId="77777777">
        <w:trPr>
          <w:del w:id="121" w:author="Comparison" w:date="2026-07-05T01:31:00Z" w16du:dateUtc="2026-07-05T05:31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6C9C400" w14:textId="7CDA6C00" w:rsidR="0031481F" w:rsidRDefault="00EC0861"/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06DA282" w14:textId="77777777" w:rsidR="0031481F" w:rsidRDefault="00EC0861"/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F652800" w14:textId="1496E400" w:rsidR="0031481F" w:rsidRDefault="00EC0861"/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2098B8A" w14:textId="77777777" w:rsidR="0031481F" w:rsidRDefault="00EC0861"/>
        </w:tc>
      </w:tr>
      <w:tr w:rsidR="00DC2887" w14:paraId="6E196A62" w14:textId="77777777">
        <w:trPr>
          <w:del w:id="130" w:author="Comparison" w:date="2026-07-05T01:31:00Z" w16du:dateUtc="2026-07-05T05:31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3A17200" w14:textId="75E8E200" w:rsidR="0031481F" w:rsidRDefault="00EC0861"/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C2A5600" w14:textId="77777777" w:rsidR="0031481F" w:rsidRDefault="00EC0861"/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D777800" w14:textId="77777777" w:rsidR="0031481F" w:rsidRDefault="00EC0861"/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3D0A683" w14:textId="77777777" w:rsidR="0031481F" w:rsidRDefault="00EC0861"/>
        </w:tc>
      </w:tr>
      <w:tr w:rsidR="00DC2887" w14:paraId="5C22754E" w14:textId="77777777">
        <w:trPr>
          <w:del w:id="139" w:author="Comparison" w:date="2026-07-05T01:31:00Z" w16du:dateUtc="2026-07-05T05:31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C42C8FB" w14:textId="7DC08600" w:rsidR="0031481F" w:rsidRDefault="00EC0861"/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9532C00" w14:textId="77777777" w:rsidR="0031481F" w:rsidRDefault="00EC0861"/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28898B" w14:textId="39B43C00" w:rsidR="0031481F" w:rsidRDefault="00EC0861"/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AEF18B9" w14:textId="2C0BBC80" w:rsidR="0031481F" w:rsidRDefault="00EC0861"/>
        </w:tc>
      </w:tr>
      <w:tr w:rsidR="00DC2887" w14:paraId="2B9A9B7E" w14:textId="77777777">
        <w:trPr>
          <w:del w:id="148" w:author="Comparison" w:date="2026-07-05T01:31:00Z" w16du:dateUtc="2026-07-05T05:31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B823400" w14:textId="77777777" w:rsidR="0031481F" w:rsidRDefault="00EC0861"/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F8BD500" w14:textId="77777777" w:rsidR="0031481F" w:rsidRDefault="00EC0861"/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B231058" w14:textId="67735D00" w:rsidR="0031481F" w:rsidRDefault="00EC0861"/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A964A00" w14:textId="57CCD400" w:rsidR="0031481F" w:rsidRDefault="00EC0861"/>
        </w:tc>
      </w:tr>
    </w:tbl>
    <w:p w14:paraId="4C32CC00" w14:textId="77777777" w:rsidR="0031481F" w:rsidRDefault="0031481F">
      <w:pPr>
        <w:spacing w:before="80"/>
      </w:pPr>
    </w:p>
    <w:p w14:paraId="6BC0CA74" w14:textId="77777777" w:rsidR="0031481F" w:rsidRDefault="00EC0861"/>
    <w:p w14:paraId="5E915A5D" w14:textId="7D8B6000" w:rsidR="0031481F" w:rsidRDefault="00EC0861">
      <w:pPr>
        <w:spacing w:before="180" w:after="40"/>
      </w:pP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C2887" w14:paraId="2FE9EA19" w14:textId="77777777">
        <w:trPr>
          <w:del w:id="162" w:author="Comparison" w:date="2026-07-05T01:31:00Z" w16du:dateUtc="2026-07-05T05:31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A86400" w14:textId="77777777" w:rsidR="0031481F" w:rsidRDefault="00EC0861"/>
          <w:p w14:paraId="1FFD3656" w14:textId="77777777" w:rsidR="0031481F" w:rsidRDefault="0031481F"/>
          <w:p w14:paraId="1FD060BE" w14:textId="7641B600" w:rsidR="0031481F" w:rsidRDefault="00EC0861"/>
          <w:p w14:paraId="3B619477" w14:textId="4C570E00" w:rsidR="0031481F" w:rsidRDefault="00EC0861"/>
          <w:p w14:paraId="511E9DEB" w14:textId="77777777" w:rsidR="0031481F" w:rsidRDefault="00EC0861"/>
          <w:p w14:paraId="50AD9B76" w14:textId="2F654B00" w:rsidR="0031481F" w:rsidRDefault="00EC0861"/>
          <w:p w14:paraId="05CB9400" w14:textId="01667E00" w:rsidR="0031481F" w:rsidRDefault="00EC0861"/>
        </w:tc>
      </w:tr>
    </w:tbl>
    <w:p w14:paraId="2FA99D5C" w14:textId="77777777" w:rsidR="0031481F" w:rsidRDefault="0031481F">
      <w:pPr>
        <w:spacing w:before="160"/>
      </w:pPr>
    </w:p>
    <w:p w14:paraId="3F190000" w14:textId="5C749680" w:rsidR="0031481F" w:rsidRDefault="00EC0861">
      <w:pPr>
        <w:pBdr>
          <w:bottom w:val="single" w:sz="3" w:space="4" w:color="E2E8F0"/>
        </w:pBdr>
        <w:spacing w:before="300" w:after="80"/>
      </w:pPr>
    </w:p>
    <w:p w14:paraId="10435EDF" w14:textId="5084D000" w:rsidR="0031481F" w:rsidRDefault="00EC0861">
      <w:pPr>
        <w:spacing w:before="60" w:after="60"/>
      </w:pPr>
    </w:p>
    <w:p w14:paraId="2B851729" w14:textId="24089F00" w:rsidR="0031481F" w:rsidRDefault="0031481F">
      <w:pPr>
        <w:spacing w:before="60"/>
      </w:pPr>
    </w:p>
    <w:p w14:paraId="5D0DEE00" w14:textId="77777777" w:rsidR="0031481F" w:rsidRDefault="00EC0861">
      <w:pPr>
        <w:spacing w:before="180" w:after="40"/>
      </w:pPr>
    </w:p>
    <w:p w14:paraId="273DBD3A" w14:textId="68145E00" w:rsidR="0031481F" w:rsidRDefault="00EC0861">
      <w:pPr>
        <w:pStyle w:val="ListParagraph"/>
        <w:numPr>
          <w:ilvl w:val="0"/>
          <w:numId w:val="2"/>
        </w:numPr>
        <w:spacing w:before="40" w:after="40"/>
      </w:pPr>
    </w:p>
    <w:p w14:paraId="07FC7A00" w14:textId="3FE09E80" w:rsidR="0031481F" w:rsidRDefault="00EC0861">
      <w:pPr>
        <w:pStyle w:val="ListParagraph"/>
        <w:numPr>
          <w:ilvl w:val="0"/>
          <w:numId w:val="2"/>
        </w:numPr>
        <w:spacing w:before="40" w:after="40"/>
      </w:pPr>
    </w:p>
    <w:p w14:paraId="55E5C8B3" w14:textId="58CCAAEA" w:rsidR="0031481F" w:rsidRDefault="00EC0861">
      <w:pPr>
        <w:pStyle w:val="ListParagraph"/>
        <w:numPr>
          <w:ilvl w:val="0"/>
          <w:numId w:val="2"/>
        </w:numPr>
        <w:spacing w:before="40" w:after="40"/>
      </w:pPr>
    </w:p>
    <w:p w14:paraId="2A8BE4B1" w14:textId="77777777" w:rsidR="0031481F" w:rsidRDefault="00EC0861">
      <w:pPr>
        <w:pStyle w:val="ListParagraph"/>
        <w:numPr>
          <w:ilvl w:val="0"/>
          <w:numId w:val="2"/>
        </w:numPr>
        <w:spacing w:before="40" w:after="40"/>
      </w:pPr>
    </w:p>
    <w:p w14:paraId="47378C71" w14:textId="10AA3000" w:rsidR="0031481F" w:rsidRDefault="0031481F">
      <w:pPr>
        <w:spacing w:before="80"/>
      </w:pPr>
    </w:p>
    <w:p w14:paraId="7AB6E680" w14:textId="77777777" w:rsidR="0031481F" w:rsidRDefault="00EC0861">
      <w:pPr>
        <w:spacing w:before="180" w:after="40"/>
      </w:pP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C2887" w14:paraId="4BE1D089" w14:textId="77777777">
        <w:trPr>
          <w:del w:id="195" w:author="Comparison" w:date="2026-07-05T01:31:00Z" w16du:dateUtc="2026-07-05T05:31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4B1E00" w14:textId="77777777" w:rsidR="0031481F" w:rsidRDefault="00EC0861"/>
          <w:p w14:paraId="60D6F200" w14:textId="77777777" w:rsidR="0031481F" w:rsidRDefault="00EC0861"/>
        </w:tc>
      </w:tr>
    </w:tbl>
    <w:p w14:paraId="397FC1FD" w14:textId="77777777" w:rsidR="00ED30A4" w:rsidRDefault="00ED30A4" w:rsidP="00ED30A4">
      <w:pPr>
        <w:spacing w:after="20"/>
      </w:pPr>
    </w:p>
    <w:p w14:paraId="7541DDC0" w14:textId="77777777" w:rsidR="00ED30A4" w:rsidRDefault="00ED30A4" w:rsidP="00ED30A4">
      <w:pPr>
        <w:spacing w:after="60"/>
      </w:pPr>
    </w:p>
    <w:p w14:paraId="7AE4FC97" w14:textId="77777777" w:rsidR="00ED30A4" w:rsidRDefault="00ED30A4" w:rsidP="00ED30A4">
      <w:pPr>
        <w:spacing w:after="6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D30A4" w14:paraId="4B6B448F" w14:textId="77777777" w:rsidTr="00F14043">
        <w:trPr>
          <w:del w:id="207" w:author="Comparison" w:date="2026-07-05T01:31:00Z" w16du:dateUtc="2026-07-05T05:31:00Z"/>
        </w:trPr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BB37FF" w14:textId="77777777" w:rsidR="00ED30A4" w:rsidRDefault="00ED30A4" w:rsidP="00F14043"/>
        </w:tc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601750" w14:textId="77777777" w:rsidR="00ED30A4" w:rsidRDefault="00ED30A4" w:rsidP="00F14043"/>
        </w:tc>
      </w:tr>
    </w:tbl>
    <w:p w14:paraId="6D31FC63" w14:textId="77777777" w:rsidR="00ED30A4" w:rsidRDefault="00ED30A4" w:rsidP="00ED30A4">
      <w:pPr>
        <w:pBdr>
          <w:bottom w:val="single" w:sz="3" w:space="4" w:color="E2E8F0"/>
        </w:pBdr>
        <w:spacing w:before="300" w:after="80"/>
      </w:pPr>
    </w:p>
    <w:p w14:paraId="31AC4505" w14:textId="3EC5BC95" w:rsidR="00ED30A4" w:rsidRDefault="00ED30A4" w:rsidP="00ED30A4">
      <w:pPr>
        <w:spacing w:before="60" w:after="60"/>
      </w:pPr>
    </w:p>
    <w:p w14:paraId="38E0AF9A" w14:textId="77777777" w:rsidR="00ED30A4" w:rsidRDefault="00ED30A4" w:rsidP="00ED30A4">
      <w:pPr>
        <w:spacing w:before="60"/>
      </w:pPr>
    </w:p>
    <w:p w14:paraId="1EBD782C" w14:textId="42E07758" w:rsidR="00ED30A4" w:rsidRDefault="00ED30A4" w:rsidP="00ED30A4">
      <w:pPr>
        <w:spacing w:before="60" w:after="60"/>
      </w:pPr>
    </w:p>
    <w:p w14:paraId="65B7DF90" w14:textId="77777777" w:rsidR="00ED30A4" w:rsidRDefault="00ED30A4" w:rsidP="00ED30A4">
      <w:pPr>
        <w:spacing w:before="80"/>
      </w:pP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D30A4" w14:paraId="0547A64F" w14:textId="77777777" w:rsidTr="00F14043">
        <w:trPr>
          <w:del w:id="220" w:author="Comparison" w:date="2026-07-05T01:31:00Z" w16du:dateUtc="2026-07-05T05:31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087E43" w14:textId="77777777" w:rsidR="00ED30A4" w:rsidRDefault="00ED30A4" w:rsidP="00F14043"/>
          <w:p w14:paraId="12E0C036" w14:textId="77777777" w:rsidR="00ED30A4" w:rsidRDefault="00ED30A4" w:rsidP="00F14043"/>
          <w:p w14:paraId="533A925C" w14:textId="77777777" w:rsidR="00ED30A4" w:rsidRDefault="00ED30A4" w:rsidP="00F14043"/>
          <w:p w14:paraId="090DBCDA" w14:textId="77777777" w:rsidR="00ED30A4" w:rsidRDefault="00ED30A4" w:rsidP="00F14043"/>
          <w:p w14:paraId="6F129A1C" w14:textId="77777777" w:rsidR="00ED30A4" w:rsidRDefault="00ED30A4" w:rsidP="00F14043"/>
          <w:p w14:paraId="37AF16BD" w14:textId="77777777" w:rsidR="00ED30A4" w:rsidRDefault="00ED30A4" w:rsidP="00F14043"/>
          <w:p w14:paraId="53082029" w14:textId="77777777" w:rsidR="00ED30A4" w:rsidRDefault="00ED30A4" w:rsidP="00F14043"/>
          <w:p w14:paraId="79C69404" w14:textId="77777777" w:rsidR="00ED30A4" w:rsidRDefault="00ED30A4" w:rsidP="00F14043"/>
          <w:p w14:paraId="52295676" w14:textId="77777777" w:rsidR="00ED30A4" w:rsidRDefault="00ED30A4" w:rsidP="00F14043"/>
          <w:p w14:paraId="16E6D432" w14:textId="77777777" w:rsidR="00ED30A4" w:rsidRDefault="00ED30A4" w:rsidP="00F14043"/>
          <w:p w14:paraId="30674826" w14:textId="77777777" w:rsidR="00ED30A4" w:rsidRDefault="00ED30A4" w:rsidP="00F14043"/>
        </w:tc>
      </w:tr>
    </w:tbl>
    <w:p w14:paraId="28C3E9A3" w14:textId="77777777" w:rsidR="00ED30A4" w:rsidRDefault="00ED30A4" w:rsidP="00ED30A4">
      <w:pPr>
        <w:spacing w:before="160"/>
      </w:pPr>
    </w:p>
    <w:p w14:paraId="7EE6C9E2" w14:textId="77777777" w:rsidR="00ED30A4" w:rsidRDefault="00ED30A4" w:rsidP="00ED30A4">
      <w:pPr>
        <w:pBdr>
          <w:bottom w:val="single" w:sz="3" w:space="4" w:color="E2E8F0"/>
        </w:pBdr>
        <w:spacing w:before="300" w:after="80"/>
      </w:pPr>
    </w:p>
    <w:p w14:paraId="76DBE1BA" w14:textId="77777777" w:rsidR="00ED30A4" w:rsidRDefault="00ED30A4" w:rsidP="00ED30A4">
      <w:pPr>
        <w:spacing w:before="60" w:after="60"/>
      </w:pPr>
    </w:p>
    <w:p w14:paraId="6C6F9BB9" w14:textId="77777777" w:rsidR="00ED30A4" w:rsidRDefault="00ED30A4" w:rsidP="00ED30A4">
      <w:pPr>
        <w:spacing w:before="80"/>
      </w:pPr>
    </w:p>
    <w:p w14:paraId="10B5EB7E" w14:textId="77777777" w:rsidR="00ED30A4" w:rsidRDefault="00ED30A4" w:rsidP="00ED30A4">
      <w:pPr>
        <w:spacing w:before="180" w:after="40"/>
      </w:pPr>
    </w:p>
    <w:p w14:paraId="2E17E7D0" w14:textId="77777777" w:rsidR="00ED30A4" w:rsidRDefault="00ED30A4" w:rsidP="00ED30A4">
      <w:pPr>
        <w:spacing w:before="60" w:after="60"/>
      </w:pPr>
    </w:p>
    <w:p w14:paraId="6624E263" w14:textId="77777777" w:rsidR="00ED30A4" w:rsidRDefault="00ED30A4" w:rsidP="00ED30A4">
      <w:pPr>
        <w:spacing w:before="60"/>
      </w:pPr>
    </w:p>
    <w:p w14:paraId="300DE946" w14:textId="77777777" w:rsidR="00ED30A4" w:rsidRDefault="00ED30A4" w:rsidP="00ED30A4">
      <w:pPr>
        <w:spacing w:before="60" w:after="60"/>
      </w:pPr>
    </w:p>
    <w:p w14:paraId="20BAFF31" w14:textId="77777777" w:rsidR="00ED30A4" w:rsidRDefault="00ED30A4" w:rsidP="00ED30A4">
      <w:pPr>
        <w:spacing w:before="80"/>
      </w:pPr>
    </w:p>
    <w:p w14:paraId="40DCCFB2" w14:textId="77777777" w:rsidR="00ED30A4" w:rsidRDefault="00ED30A4" w:rsidP="00ED30A4">
      <w:pPr>
        <w:spacing w:before="180" w:after="40"/>
      </w:pPr>
    </w:p>
    <w:p w14:paraId="7218B1C8" w14:textId="77777777" w:rsidR="00ED30A4" w:rsidRDefault="00ED30A4" w:rsidP="00ED30A4">
      <w:pPr>
        <w:spacing w:before="60" w:after="60"/>
      </w:pPr>
    </w:p>
    <w:p w14:paraId="386948DB" w14:textId="77777777" w:rsidR="00ED30A4" w:rsidRDefault="00ED30A4" w:rsidP="00ED30A4">
      <w:pPr>
        <w:spacing w:before="60"/>
      </w:pPr>
    </w:p>
    <w:p w14:paraId="3A1CD57F" w14:textId="77777777" w:rsidR="00ED30A4" w:rsidRDefault="00ED30A4" w:rsidP="00ED30A4">
      <w:pPr>
        <w:spacing w:before="60" w:after="60"/>
      </w:pPr>
    </w:p>
    <w:p w14:paraId="7F373E1A" w14:textId="77777777" w:rsidR="00ED30A4" w:rsidRDefault="00ED30A4" w:rsidP="00ED30A4">
      <w:pPr>
        <w:spacing w:before="80"/>
      </w:pPr>
    </w:p>
    <w:p w14:paraId="05566AE7" w14:textId="77777777" w:rsidR="00ED30A4" w:rsidRDefault="00ED30A4" w:rsidP="00ED30A4">
      <w:pPr>
        <w:spacing w:before="180" w:after="40"/>
      </w:pPr>
    </w:p>
    <w:p w14:paraId="5F4FD258" w14:textId="77777777" w:rsidR="00ED30A4" w:rsidRDefault="00ED30A4" w:rsidP="00ED30A4">
      <w:pPr>
        <w:spacing w:before="60" w:after="60"/>
      </w:pPr>
    </w:p>
    <w:p w14:paraId="14455D2D" w14:textId="77777777" w:rsidR="00ED30A4" w:rsidRDefault="00ED30A4" w:rsidP="00ED30A4">
      <w:pPr>
        <w:spacing w:before="160"/>
      </w:pPr>
    </w:p>
    <w:p w14:paraId="44144DB5" w14:textId="77777777" w:rsidR="00ED30A4" w:rsidRDefault="00ED30A4" w:rsidP="00ED30A4">
      <w:pPr>
        <w:pBdr>
          <w:bottom w:val="single" w:sz="3" w:space="4" w:color="E2E8F0"/>
        </w:pBdr>
        <w:spacing w:before="300" w:after="80"/>
      </w:pPr>
    </w:p>
    <w:p w14:paraId="59F5E1BC" w14:textId="77777777" w:rsidR="00ED30A4" w:rsidRDefault="00ED30A4" w:rsidP="00ED30A4">
      <w:pPr>
        <w:spacing w:before="60" w:after="60"/>
      </w:pPr>
    </w:p>
    <w:p w14:paraId="48E1BFFD" w14:textId="77777777" w:rsidR="00ED30A4" w:rsidRDefault="00ED30A4" w:rsidP="00ED30A4">
      <w:pPr>
        <w:spacing w:before="6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5"/>
        <w:gridCol w:w="1715"/>
        <w:gridCol w:w="965"/>
        <w:gridCol w:w="4795"/>
      </w:tblGrid>
      <w:tr w:rsidR="00ED30A4" w14:paraId="45AE5656" w14:textId="77777777" w:rsidTr="00F14043">
        <w:trPr>
          <w:del w:id="276" w:author="Comparison" w:date="2026-07-05T01:31:00Z" w16du:dateUtc="2026-07-05T05:31:00Z"/>
        </w:trPr>
        <w:tc>
          <w:tcPr>
            <w:tcW w:w="188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8F2CD2" w14:textId="77777777" w:rsidR="00ED30A4" w:rsidRDefault="00ED30A4" w:rsidP="00F14043"/>
        </w:tc>
        <w:tc>
          <w:tcPr>
            <w:tcW w:w="171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B73AF2" w14:textId="77777777" w:rsidR="00ED30A4" w:rsidRDefault="00ED30A4" w:rsidP="00F14043"/>
        </w:tc>
        <w:tc>
          <w:tcPr>
            <w:tcW w:w="96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5D3AC5" w14:textId="77777777" w:rsidR="00ED30A4" w:rsidRDefault="00ED30A4" w:rsidP="00F14043"/>
        </w:tc>
        <w:tc>
          <w:tcPr>
            <w:tcW w:w="479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A45DC7" w14:textId="77777777" w:rsidR="00ED30A4" w:rsidRDefault="00ED30A4" w:rsidP="00F14043"/>
        </w:tc>
      </w:tr>
      <w:tr w:rsidR="00ED30A4" w14:paraId="00D1F2F0" w14:textId="77777777" w:rsidTr="00F14043">
        <w:trPr>
          <w:del w:id="285" w:author="Comparison" w:date="2026-07-05T01:31:00Z" w16du:dateUtc="2026-07-05T05:31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C33002D" w14:textId="77777777" w:rsidR="00ED30A4" w:rsidRDefault="00ED30A4" w:rsidP="00F14043"/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B9A9D81" w14:textId="77777777" w:rsidR="00ED30A4" w:rsidRDefault="00ED30A4" w:rsidP="00F14043"/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59951ED" w14:textId="77777777" w:rsidR="00ED30A4" w:rsidRDefault="00ED30A4" w:rsidP="00F14043"/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5E8D8CC" w14:textId="77777777" w:rsidR="00ED30A4" w:rsidRDefault="00ED30A4" w:rsidP="00F14043"/>
        </w:tc>
      </w:tr>
      <w:tr w:rsidR="00ED30A4" w14:paraId="1AFB7BC8" w14:textId="77777777" w:rsidTr="00F14043">
        <w:trPr>
          <w:del w:id="294" w:author="Comparison" w:date="2026-07-05T01:31:00Z" w16du:dateUtc="2026-07-05T05:31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1619929" w14:textId="77777777" w:rsidR="00ED30A4" w:rsidRDefault="00ED30A4" w:rsidP="00F14043"/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83D87AB" w14:textId="77777777" w:rsidR="00ED30A4" w:rsidRDefault="00ED30A4" w:rsidP="00F14043"/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B8AA54B" w14:textId="77777777" w:rsidR="00ED30A4" w:rsidRDefault="00ED30A4" w:rsidP="00F14043"/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0F3FB46" w14:textId="77777777" w:rsidR="00ED30A4" w:rsidRDefault="00ED30A4" w:rsidP="00F14043"/>
        </w:tc>
      </w:tr>
      <w:tr w:rsidR="00ED30A4" w14:paraId="3ECB580F" w14:textId="77777777" w:rsidTr="00F14043">
        <w:trPr>
          <w:del w:id="303" w:author="Comparison" w:date="2026-07-05T01:31:00Z" w16du:dateUtc="2026-07-05T05:31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CC868D8" w14:textId="77777777" w:rsidR="00ED30A4" w:rsidRDefault="00ED30A4" w:rsidP="00F14043"/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F6B015B" w14:textId="77777777" w:rsidR="00ED30A4" w:rsidRDefault="00ED30A4" w:rsidP="00F14043"/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71FE68F" w14:textId="77777777" w:rsidR="00ED30A4" w:rsidRDefault="00ED30A4" w:rsidP="00F14043"/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DDCE85F" w14:textId="77777777" w:rsidR="00ED30A4" w:rsidRDefault="00ED30A4" w:rsidP="00F14043"/>
        </w:tc>
      </w:tr>
      <w:tr w:rsidR="00ED30A4" w14:paraId="128A7230" w14:textId="77777777" w:rsidTr="00F14043">
        <w:trPr>
          <w:del w:id="312" w:author="Comparison" w:date="2026-07-05T01:31:00Z" w16du:dateUtc="2026-07-05T05:31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9FDFF3C" w14:textId="77777777" w:rsidR="00ED30A4" w:rsidRDefault="00ED30A4" w:rsidP="00F14043"/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03554B9" w14:textId="77777777" w:rsidR="00ED30A4" w:rsidRDefault="00ED30A4" w:rsidP="00F14043"/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9001253" w14:textId="77777777" w:rsidR="00ED30A4" w:rsidRDefault="00ED30A4" w:rsidP="00F14043"/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2CBE12D" w14:textId="77777777" w:rsidR="00ED30A4" w:rsidRDefault="00ED30A4" w:rsidP="00F14043"/>
        </w:tc>
      </w:tr>
      <w:tr w:rsidR="00ED30A4" w14:paraId="2733373D" w14:textId="77777777" w:rsidTr="00F14043">
        <w:trPr>
          <w:del w:id="321" w:author="Comparison" w:date="2026-07-05T01:31:00Z" w16du:dateUtc="2026-07-05T05:31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44B520F" w14:textId="77777777" w:rsidR="00ED30A4" w:rsidRDefault="00ED30A4" w:rsidP="00F14043"/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897F340" w14:textId="77777777" w:rsidR="00ED30A4" w:rsidRDefault="00ED30A4" w:rsidP="00F14043"/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85BA402" w14:textId="77777777" w:rsidR="00ED30A4" w:rsidRDefault="00ED30A4" w:rsidP="00F14043"/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EAFBEB0" w14:textId="77777777" w:rsidR="00ED30A4" w:rsidRDefault="00ED30A4" w:rsidP="00F14043"/>
        </w:tc>
      </w:tr>
      <w:tr w:rsidR="00ED30A4" w14:paraId="5BA2C2CA" w14:textId="77777777" w:rsidTr="00F14043">
        <w:trPr>
          <w:del w:id="330" w:author="Comparison" w:date="2026-07-05T01:31:00Z" w16du:dateUtc="2026-07-05T05:31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2DAD5B5" w14:textId="77777777" w:rsidR="00ED30A4" w:rsidRDefault="00ED30A4" w:rsidP="00F14043"/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0456395" w14:textId="77777777" w:rsidR="00ED30A4" w:rsidRDefault="00ED30A4" w:rsidP="00F14043"/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10A3B73" w14:textId="77777777" w:rsidR="00ED30A4" w:rsidRDefault="00ED30A4" w:rsidP="00F14043"/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09768F8" w14:textId="77777777" w:rsidR="00ED30A4" w:rsidRDefault="00ED30A4" w:rsidP="00F14043"/>
        </w:tc>
      </w:tr>
      <w:tr w:rsidR="00ED30A4" w14:paraId="0B8C62AF" w14:textId="77777777" w:rsidTr="00F14043">
        <w:trPr>
          <w:del w:id="339" w:author="Comparison" w:date="2026-07-05T01:31:00Z" w16du:dateUtc="2026-07-05T05:31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E17B147" w14:textId="77777777" w:rsidR="00ED30A4" w:rsidRDefault="00ED30A4" w:rsidP="00F14043"/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DF8A7DE" w14:textId="77777777" w:rsidR="00ED30A4" w:rsidRDefault="00ED30A4" w:rsidP="00F14043"/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74CB689" w14:textId="77777777" w:rsidR="00ED30A4" w:rsidRDefault="00ED30A4" w:rsidP="00F14043"/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50352CE" w14:textId="77777777" w:rsidR="00ED30A4" w:rsidRDefault="00ED30A4" w:rsidP="00F14043"/>
        </w:tc>
      </w:tr>
    </w:tbl>
    <w:p w14:paraId="23B28FBE" w14:textId="77777777" w:rsidR="00ED30A4" w:rsidRDefault="00ED30A4" w:rsidP="00ED30A4">
      <w:pPr>
        <w:spacing w:before="80"/>
      </w:pPr>
    </w:p>
    <w:p w14:paraId="14414065" w14:textId="77777777" w:rsidR="00ED30A4" w:rsidRDefault="00ED30A4" w:rsidP="00ED30A4"/>
    <w:p w14:paraId="26502A66" w14:textId="77777777" w:rsidR="00ED30A4" w:rsidRDefault="00ED30A4" w:rsidP="00ED30A4">
      <w:pPr>
        <w:spacing w:before="180" w:after="40"/>
      </w:pP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D30A4" w14:paraId="7F2B49DE" w14:textId="77777777" w:rsidTr="00F14043">
        <w:trPr>
          <w:del w:id="353" w:author="Comparison" w:date="2026-07-05T01:31:00Z" w16du:dateUtc="2026-07-05T05:31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C775E5F" w14:textId="77777777" w:rsidR="00ED30A4" w:rsidRDefault="00ED30A4" w:rsidP="00F14043"/>
          <w:p w14:paraId="3A6C621E" w14:textId="77777777" w:rsidR="00ED30A4" w:rsidRDefault="00ED30A4" w:rsidP="00F14043"/>
          <w:p w14:paraId="6AFCD942" w14:textId="77777777" w:rsidR="00ED30A4" w:rsidRDefault="00ED30A4" w:rsidP="00F14043"/>
          <w:p w14:paraId="0127BA4F" w14:textId="77777777" w:rsidR="00ED30A4" w:rsidRDefault="00ED30A4" w:rsidP="00F14043"/>
          <w:p w14:paraId="6C230971" w14:textId="77777777" w:rsidR="00ED30A4" w:rsidRDefault="00ED30A4" w:rsidP="00F14043"/>
          <w:p w14:paraId="172E1C5B" w14:textId="77777777" w:rsidR="00ED30A4" w:rsidRDefault="00ED30A4" w:rsidP="00F14043"/>
          <w:p w14:paraId="5F028814" w14:textId="77777777" w:rsidR="00ED30A4" w:rsidRDefault="00ED30A4" w:rsidP="00F14043"/>
        </w:tc>
      </w:tr>
    </w:tbl>
    <w:p w14:paraId="3ABDCB5A" w14:textId="77777777" w:rsidR="00ED30A4" w:rsidRDefault="00ED30A4" w:rsidP="00ED30A4">
      <w:pPr>
        <w:spacing w:before="160"/>
      </w:pPr>
    </w:p>
    <w:p w14:paraId="1E2EFF5C" w14:textId="77777777" w:rsidR="00ED30A4" w:rsidRDefault="00ED30A4" w:rsidP="00ED30A4">
      <w:pPr>
        <w:pBdr>
          <w:bottom w:val="single" w:sz="3" w:space="4" w:color="E2E8F0"/>
        </w:pBdr>
        <w:spacing w:before="300" w:after="80"/>
      </w:pPr>
    </w:p>
    <w:p w14:paraId="0C0720BA" w14:textId="77777777" w:rsidR="00ED30A4" w:rsidRDefault="00ED30A4" w:rsidP="00ED30A4">
      <w:pPr>
        <w:spacing w:before="60" w:after="60"/>
      </w:pPr>
    </w:p>
    <w:p w14:paraId="087F2ACF" w14:textId="77777777" w:rsidR="00ED30A4" w:rsidRDefault="00ED30A4" w:rsidP="00ED30A4">
      <w:pPr>
        <w:spacing w:before="60"/>
      </w:pPr>
    </w:p>
    <w:p w14:paraId="1199F343" w14:textId="77777777" w:rsidR="00ED30A4" w:rsidRDefault="00ED30A4" w:rsidP="00ED30A4">
      <w:pPr>
        <w:spacing w:before="180" w:after="40"/>
      </w:pPr>
    </w:p>
    <w:p w14:paraId="5A15FD52" w14:textId="77777777" w:rsidR="00ED30A4" w:rsidRDefault="00ED30A4" w:rsidP="00ED30A4">
      <w:pPr>
        <w:pStyle w:val="ListParagraph"/>
        <w:numPr>
          <w:ilvl w:val="0"/>
          <w:numId w:val="2"/>
        </w:numPr>
        <w:spacing w:before="40" w:after="40"/>
      </w:pPr>
    </w:p>
    <w:p w14:paraId="18A42488" w14:textId="77777777" w:rsidR="00ED30A4" w:rsidRDefault="00ED30A4" w:rsidP="00ED30A4">
      <w:pPr>
        <w:pStyle w:val="ListParagraph"/>
        <w:numPr>
          <w:ilvl w:val="0"/>
          <w:numId w:val="2"/>
        </w:numPr>
        <w:spacing w:before="40" w:after="40"/>
      </w:pPr>
    </w:p>
    <w:p w14:paraId="6C1A44E7" w14:textId="384F554B" w:rsidR="00ED30A4" w:rsidRDefault="00ED30A4" w:rsidP="00ED30A4">
      <w:pPr>
        <w:pStyle w:val="ListParagraph"/>
        <w:numPr>
          <w:ilvl w:val="0"/>
          <w:numId w:val="2"/>
        </w:numPr>
        <w:spacing w:before="40" w:after="40"/>
      </w:pPr>
    </w:p>
    <w:p w14:paraId="46D24768" w14:textId="77777777" w:rsidR="00ED30A4" w:rsidRDefault="00ED30A4" w:rsidP="00ED30A4">
      <w:pPr>
        <w:pStyle w:val="ListParagraph"/>
        <w:numPr>
          <w:ilvl w:val="0"/>
          <w:numId w:val="2"/>
        </w:numPr>
        <w:spacing w:before="40" w:after="40"/>
      </w:pPr>
    </w:p>
    <w:p w14:paraId="0C0A336E" w14:textId="77777777" w:rsidR="00ED30A4" w:rsidRDefault="00ED30A4" w:rsidP="00ED30A4">
      <w:pPr>
        <w:spacing w:before="80"/>
      </w:pPr>
    </w:p>
    <w:p w14:paraId="7E63C3D8" w14:textId="77777777" w:rsidR="00ED30A4" w:rsidRDefault="00ED30A4" w:rsidP="00ED30A4">
      <w:pPr>
        <w:spacing w:before="180" w:after="40"/>
      </w:pP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D30A4" w14:paraId="21563FF5" w14:textId="77777777" w:rsidTr="00F14043">
        <w:trPr>
          <w:del w:id="386" w:author="Comparison" w:date="2026-07-05T01:31:00Z" w16du:dateUtc="2026-07-05T05:31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45D4136" w14:textId="77777777" w:rsidR="00ED30A4" w:rsidRDefault="00ED30A4" w:rsidP="00F14043"/>
          <w:p w14:paraId="189B8551" w14:textId="77777777" w:rsidR="00ED30A4" w:rsidRDefault="00ED30A4" w:rsidP="00F14043"/>
        </w:tc>
      </w:tr>
    </w:tbl>
    <w:p w14:paraId="04E05115" w14:textId="77777777" w:rsidR="00ED30A4" w:rsidRDefault="00ED30A4" w:rsidP="00ED30A4">
      <w:pPr>
        <w:spacing w:before="200"/>
      </w:pPr>
    </w:p>
    <w:p w14:paraId="2C933326" w14:textId="77777777" w:rsidR="00ED30A4" w:rsidRDefault="00ED30A4" w:rsidP="00ED30A4">
      <w:pPr>
        <w:pBdr>
          <w:bottom w:val="single" w:sz="3" w:space="4" w:color="E2E8F0"/>
        </w:pBdr>
        <w:spacing w:before="300" w:after="80"/>
      </w:pPr>
    </w:p>
    <w:p w14:paraId="261E0C34" w14:textId="77777777" w:rsidR="00ED30A4" w:rsidRDefault="00ED30A4" w:rsidP="00ED30A4">
      <w:pPr>
        <w:spacing w:before="60"/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D30A4" w14:paraId="0E262040" w14:textId="77777777" w:rsidTr="00F14043">
        <w:trPr>
          <w:del w:id="395" w:author="Comparison" w:date="2026-07-05T01:31:00Z" w16du:dateUtc="2026-07-05T05:31:00Z"/>
        </w:trPr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69C6E0BC" w14:textId="77777777" w:rsidR="00ED30A4" w:rsidRDefault="00ED30A4" w:rsidP="00F14043">
            <w:pPr>
              <w:spacing w:after="8"/>
            </w:pPr>
          </w:p>
          <w:p w14:paraId="0DA86ED5" w14:textId="77777777" w:rsidR="00ED30A4" w:rsidRDefault="00ED30A4" w:rsidP="00F14043">
            <w:pPr>
              <w:spacing w:after="320"/>
            </w:pPr>
          </w:p>
          <w:p w14:paraId="11B08F63" w14:textId="77777777" w:rsidR="00ED30A4" w:rsidRDefault="00ED30A4" w:rsidP="00F14043">
            <w:pPr>
              <w:pBdr>
                <w:bottom w:val="single" w:sz="3" w:space="1" w:color="E2E8F0"/>
              </w:pBdr>
              <w:spacing w:after="60"/>
            </w:pPr>
          </w:p>
          <w:p w14:paraId="3D7990AC" w14:textId="77777777" w:rsidR="00ED30A4" w:rsidRDefault="00ED30A4" w:rsidP="00F14043"/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7BAFE9CD" w14:textId="77777777" w:rsidR="00ED30A4" w:rsidRDefault="00ED30A4" w:rsidP="00F14043">
            <w:pPr>
              <w:spacing w:after="8"/>
            </w:pPr>
          </w:p>
          <w:p w14:paraId="26A95D14" w14:textId="77777777" w:rsidR="00ED30A4" w:rsidRDefault="00ED30A4" w:rsidP="00F14043">
            <w:pPr>
              <w:spacing w:after="320"/>
            </w:pPr>
          </w:p>
          <w:p w14:paraId="4A6488A1" w14:textId="77777777" w:rsidR="00ED30A4" w:rsidRDefault="00ED30A4" w:rsidP="00F14043">
            <w:pPr>
              <w:pBdr>
                <w:bottom w:val="single" w:sz="3" w:space="1" w:color="E2E8F0"/>
              </w:pBdr>
              <w:spacing w:after="60"/>
            </w:pPr>
          </w:p>
          <w:p w14:paraId="0DDA6374" w14:textId="77777777" w:rsidR="00ED30A4" w:rsidRDefault="00ED30A4" w:rsidP="00F14043"/>
        </w:tc>
      </w:tr>
    </w:tbl>
    <w:p w14:paraId="67AFF92F" w14:textId="77777777" w:rsidR="00ED30A4" w:rsidRDefault="00ED30A4" w:rsidP="00ED30A4"/>
    <w:p w14:paraId="15453BF2" w14:textId="689A8600" w:rsidR="0031481F" w:rsidRDefault="0031481F">
      <w:pPr>
        <w:spacing w:before="200"/>
      </w:pPr>
    </w:p>
    <w:p w14:paraId="6D436C00" w14:textId="6FF0F000" w:rsidR="0031481F" w:rsidRDefault="00EC0861">
      <w:pPr>
        <w:pBdr>
          <w:bottom w:val="single" w:sz="3" w:space="4" w:color="E2E8F0"/>
        </w:pBdr>
        <w:spacing w:before="300" w:after="80"/>
      </w:pPr>
    </w:p>
    <w:p w14:paraId="00BE2CA6" w14:textId="77777777" w:rsidR="0031481F" w:rsidRDefault="0031481F">
      <w:pPr>
        <w:spacing w:before="60"/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1481F" w14:paraId="769EFF31" w14:textId="77777777">
        <w:trPr>
          <w:del w:id="415" w:author="Comparison" w:date="2026-07-05T01:31:00Z" w16du:dateUtc="2026-07-05T05:31:00Z"/>
        </w:trPr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417885A9" w14:textId="45F16900" w:rsidR="0031481F" w:rsidRDefault="00EC0861">
            <w:pPr>
              <w:spacing w:after="8"/>
            </w:pPr>
          </w:p>
          <w:p w14:paraId="4F81C000" w14:textId="10DD3300" w:rsidR="0031481F" w:rsidRDefault="00EC0861">
            <w:pPr>
              <w:spacing w:after="320"/>
            </w:pPr>
          </w:p>
          <w:p w14:paraId="574FD3C0" w14:textId="77777777" w:rsidR="0031481F" w:rsidRDefault="0031481F">
            <w:pPr>
              <w:pBdr>
                <w:bottom w:val="single" w:sz="3" w:space="1" w:color="E2E8F0"/>
              </w:pBdr>
              <w:spacing w:after="60"/>
            </w:pPr>
          </w:p>
          <w:p w14:paraId="18004CB4" w14:textId="77777777" w:rsidR="0031481F" w:rsidRDefault="00EC0861"/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7B515944" w14:textId="1E5E2600" w:rsidR="0031481F" w:rsidRDefault="00EC0861">
            <w:pPr>
              <w:spacing w:after="8"/>
            </w:pPr>
          </w:p>
          <w:p w14:paraId="3099E6A8" w14:textId="23392000" w:rsidR="0031481F" w:rsidRDefault="00EC0861">
            <w:pPr>
              <w:spacing w:after="320"/>
            </w:pPr>
          </w:p>
          <w:p w14:paraId="7B105400" w14:textId="77777777" w:rsidR="0031481F" w:rsidRDefault="0031481F">
            <w:pPr>
              <w:pBdr>
                <w:bottom w:val="single" w:sz="3" w:space="1" w:color="E2E8F0"/>
              </w:pBdr>
              <w:spacing w:after="60"/>
            </w:pPr>
          </w:p>
          <w:p w14:paraId="09E07E00" w14:textId="72F92000" w:rsidR="0031481F" w:rsidRDefault="00EC0861"/>
        </w:tc>
      </w:tr>
    </w:tbl>
    <w:p w14:paraId="7DC9D877" w14:textId="77777777" w:rsidR="00336008" w:rsidRDefault="00336008"/>
    <w:sectPr w:rsidR="00336008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0"/>
      <w:sectPrChange w:id="434" w:author="Comparison" w:date="2026-07-05T01:31:00Z" w16du:dateUtc="2026-07-05T05:31:00Z">
        <w:sectPr w:rsidR="00336008">
          <w:pgMar w:top="1300" w:right="1440" w:bottom="1300" w:left="1440" w:header="708" w:footer="708" w:gutter="0"/>
          <w:docGrid w:linePitch="360"/>
        </w:sectPr>
      </w:sectPrChange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1BC5096D" w15:done="0"/>
  <w15:commentEx w15:paraId="0247F82F" w15:paraIdParent="1BC5096D" w15:done="0"/>
  <w15:commentEx w15:paraId="4FDEEBBE" w15:done="0"/>
  <w15:commentEx w15:paraId="64F77A48" w15:done="0"/>
  <w15:commentEx w15:paraId="051AFFD1" w15:paraIdParent="64F77A48" w15:done="0"/>
  <w15:commentEx w15:paraId="77D4985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3424E444" w16cex:dateUtc="2026-07-05T03:17:00Z"/>
  <w16cex:commentExtensible w16cex:durableId="66E4D541" w16cex:dateUtc="2026-07-05T03:17:00Z"/>
  <w16cex:commentExtensible w16cex:durableId="1A9540E8" w16cex:dateUtc="2026-07-05T03:17:00Z"/>
  <w16cex:commentExtensible w16cex:durableId="2884D50F" w16cex:dateUtc="2026-07-05T03:1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1BC5096D" w16cid:durableId="3424E444"/>
  <w16cid:commentId w16cid:paraId="0247F82F" w16cid:durableId="66E4D541"/>
  <w16cid:commentId w16cid:paraId="4FDEEBBE" w16cid:durableId="4FDEEBBE"/>
  <w16cid:commentId w16cid:paraId="64F77A48" w16cid:durableId="1A9540E8"/>
  <w16cid:commentId w16cid:paraId="051AFFD1" w16cid:durableId="2884D50F"/>
  <w16cid:commentId w16cid:paraId="77D4985D" w16cid:durableId="306040C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6993464" w14:textId="77777777" w:rsidR="00EC0861" w:rsidRDefault="00EC0861" w:rsidP="00D87EA4">
      <w:pPr>
        <w:pPrChange w:id="2" w:author="Comparison" w:date="2026-07-05T01:31:00Z" w16du:dateUtc="2026-07-05T05:31:00Z"/>
      </w:pPr>
      <w:r>
        <w:separator/>
      </w:r>
    </w:p>
  </w:endnote>
  <w:endnote w:type="continuationSeparator" w:id="0">
    <w:p w14:paraId="48CA9603" w14:textId="77777777" w:rsidR="00EC0861" w:rsidRDefault="00EC0861" w:rsidP="00D87EA4">
      <w:pPr>
        <w:pPrChange w:id="3" w:author="Comparison" w:date="2026-07-05T01:31:00Z" w16du:dateUtc="2026-07-05T05:31:00Z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Inter">
    <w:altName w:val="Cambria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40765EC" w14:textId="77777777" w:rsidR="0031481F" w:rsidRDefault="00EC0861">
    <w:pPr>
      <w:pStyle w:val="ListParagraph"/>
      <w:pPrChange w:id="432" w:author="Comparison" w:date="2026-07-05T01:31:00Z" w16du:dateUtc="2026-07-05T05:31:00Z">
        <w:pPr>
          <w:pBdr>
            <w:top w:val="single" w:sz="2" w:space="1" w:color="E2E8F0"/>
          </w:pBdr>
          <w:spacing w:before="80"/>
          <w:jc w:val="center"/>
        </w:pPr>
      </w:pPrChange>
    </w:pPr>
    <w:del w:id="433" w:author="Comparison" w:date="2026-07-05T01:31:00Z" w16du:dateUtc="2026-07-05T05:31:00Z">
      <w:r>
        <w:rPr>
          <w:color w:val="64748B"/>
          <w:sz w:val="20"/>
          <w:szCs w:val="20"/>
        </w:rPr>
        <w:delText xml:space="preserve">Page       </w:delText>
      </w:r>
      <w:r>
        <w:rPr>
          <w:color w:val="64748B"/>
          <w:sz w:val="20"/>
          <w:szCs w:val="20"/>
        </w:rPr>
        <w:fldChar w:fldCharType="begin"/>
      </w:r>
      <w:r>
        <w:rPr>
          <w:color w:val="64748B"/>
          <w:sz w:val="20"/>
          <w:szCs w:val="20"/>
        </w:rPr>
        <w:delInstrText>PAGE \* MERGEFORMAT</w:delInstrText>
      </w:r>
      <w:r>
        <w:rPr>
          <w:color w:val="64748B"/>
          <w:sz w:val="20"/>
          <w:szCs w:val="20"/>
        </w:rPr>
        <w:fldChar w:fldCharType="separate"/>
      </w:r>
      <w:r>
        <w:rPr>
          <w:color w:val="64748B"/>
          <w:sz w:val="20"/>
          <w:szCs w:val="20"/>
        </w:rPr>
        <w:delText xml:space="preserve">1       </w:delText>
      </w:r>
      <w:r>
        <w:rPr>
          <w:color w:val="64748B"/>
          <w:sz w:val="20"/>
          <w:szCs w:val="20"/>
        </w:rPr>
        <w:fldChar w:fldCharType="end"/>
      </w:r>
      <w:r>
        <w:rPr>
          <w:color w:val="64748B"/>
          <w:sz w:val="20"/>
          <w:szCs w:val="20"/>
        </w:rPr>
        <w:delText xml:space="preserve">of       </w:delText>
      </w:r>
      <w:r>
        <w:rPr>
          <w:color w:val="64748B"/>
          <w:sz w:val="20"/>
          <w:szCs w:val="20"/>
        </w:rPr>
        <w:fldChar w:fldCharType="begin"/>
      </w:r>
      <w:r>
        <w:rPr>
          <w:color w:val="64748B"/>
          <w:sz w:val="20"/>
          <w:szCs w:val="20"/>
        </w:rPr>
        <w:delInstrText>NUMPAGES \* MERGEFORMAT</w:delInstrText>
      </w:r>
      <w:r>
        <w:rPr>
          <w:color w:val="64748B"/>
          <w:sz w:val="20"/>
          <w:szCs w:val="20"/>
        </w:rPr>
        <w:fldChar w:fldCharType="separate"/>
      </w:r>
      <w:r>
        <w:rPr>
          <w:color w:val="64748B"/>
          <w:sz w:val="20"/>
          <w:szCs w:val="20"/>
        </w:rPr>
        <w:delText xml:space="preserve">1       </w:delText>
      </w:r>
      <w:r>
        <w:rPr>
          <w:color w:val="64748B"/>
          <w:sz w:val="20"/>
          <w:szCs w:val="20"/>
        </w:rPr>
        <w:fldChar w:fldCharType="end"/>
      </w:r>
      <w:r>
        <w:rPr>
          <w:color w:val="64748B"/>
          <w:sz w:val="20"/>
          <w:szCs w:val="20"/>
        </w:rPr>
        <w:delText xml:space="preserve">·       </w:delText>
      </w:r>
      <w:r>
        <w:fldChar w:fldCharType="begin"/>
      </w:r>
      <w:r>
        <w:delInstrText>HYPERLINK \h</w:delInstrText>
      </w:r>
      <w:r>
        <w:fldChar w:fldCharType="separate"/>
      </w:r>
      <w:r>
        <w:rPr>
          <w:color w:val="64748B"/>
          <w:sz w:val="20"/>
          <w:szCs w:val="20"/>
        </w:rPr>
        <w:delText xml:space="preserve">eigenpal.com         </w:delText>
      </w:r>
      <w:r>
        <w:fldChar w:fldCharType="end"/>
      </w:r>
    </w:del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FCD8719" w14:textId="77777777" w:rsidR="00EC0861" w:rsidRDefault="00EC0861" w:rsidP="00D87EA4">
      <w:pPr>
        <w:pPrChange w:id="0" w:author="Comparison" w:date="2026-07-05T01:31:00Z" w16du:dateUtc="2026-07-05T05:31:00Z"/>
      </w:pPr>
      <w:r>
        <w:separator/>
      </w:r>
    </w:p>
  </w:footnote>
  <w:footnote w:type="continuationSeparator" w:id="0">
    <w:p w14:paraId="40ACB621" w14:textId="77777777" w:rsidR="00EC0861" w:rsidRDefault="00EC0861" w:rsidP="00D87EA4">
      <w:pPr>
        <w:pPrChange w:id="1" w:author="Comparison" w:date="2026-07-05T01:31:00Z" w16du:dateUtc="2026-07-05T05:31:00Z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59FCC7B" w14:textId="77777777" w:rsidR="0031481F" w:rsidRDefault="00EC0861">
    <w:pPr>
      <w:pPrChange w:id="430" w:author="Comparison" w:date="2026-07-05T01:31:00Z" w16du:dateUtc="2026-07-05T05:31:00Z">
        <w:pPr>
          <w:pBdr>
            <w:bottom w:val="single" w:sz="2" w:space="1" w:color="E2E8F0"/>
          </w:pBdr>
          <w:jc w:val="center"/>
        </w:pPr>
      </w:pPrChange>
    </w:pPr>
    <w:del w:id="431" w:author="Comparison" w:date="2026-07-05T01:31:00Z" w16du:dateUtc="2026-07-05T05:31:00Z">
      <w:r>
        <w:rPr>
          <w:color w:val="64748B"/>
          <w:sz w:val="20"/>
          <w:szCs w:val="20"/>
        </w:rPr>
        <w:delText xml:space="preserve">Docx Editor: Project Charter &amp; Contributor Agreement       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BA53FC"/>
    <w:multiLevelType w:val="hybridMultilevel"/>
    <w:tmpl w:val="66982E48"/>
    <w:lvl w:ilvl="0" w:tplc="0F08E86A">
      <w:start w:val="1"/>
      <w:numFmt w:val="bullet"/>
      <w:lvlText w:val="–"/>
      <w:lvlJc w:val="left"/>
      <w:pPr>
        <w:ind w:left="640" w:hanging="320"/>
      </w:pPr>
    </w:lvl>
    <w:lvl w:ilvl="1" w:tplc="C8169F6C">
      <w:numFmt w:val="decimal"/>
      <w:lvlText w:val=""/>
      <w:lvlJc w:val="left"/>
    </w:lvl>
    <w:lvl w:ilvl="2" w:tplc="94F284BE">
      <w:numFmt w:val="decimal"/>
      <w:lvlText w:val=""/>
      <w:lvlJc w:val="left"/>
    </w:lvl>
    <w:lvl w:ilvl="3" w:tplc="D1E86408">
      <w:numFmt w:val="decimal"/>
      <w:lvlText w:val=""/>
      <w:lvlJc w:val="left"/>
    </w:lvl>
    <w:lvl w:ilvl="4" w:tplc="F0B2819A">
      <w:numFmt w:val="decimal"/>
      <w:lvlText w:val=""/>
      <w:lvlJc w:val="left"/>
    </w:lvl>
    <w:lvl w:ilvl="5" w:tplc="6526C0D6">
      <w:numFmt w:val="decimal"/>
      <w:lvlText w:val=""/>
      <w:lvlJc w:val="left"/>
    </w:lvl>
    <w:lvl w:ilvl="6" w:tplc="69DEEA36">
      <w:numFmt w:val="decimal"/>
      <w:lvlText w:val=""/>
      <w:lvlJc w:val="left"/>
    </w:lvl>
    <w:lvl w:ilvl="7" w:tplc="A5FC3DF4">
      <w:numFmt w:val="decimal"/>
      <w:lvlText w:val=""/>
      <w:lvlJc w:val="left"/>
    </w:lvl>
    <w:lvl w:ilvl="8" w:tplc="06AC424A">
      <w:numFmt w:val="decimal"/>
      <w:lvlText w:val=""/>
      <w:lvlJc w:val="left"/>
    </w:lvl>
  </w:abstractNum>
  <w:abstractNum w:abstractNumId="1" w15:restartNumberingAfterBreak="0">
    <w:nsid w:val="68CE016C"/>
    <w:multiLevelType w:val="hybridMultilevel"/>
    <w:tmpl w:val="84D8BE80"/>
    <w:lvl w:ilvl="0" w:tplc="E9F4E82C">
      <w:start w:val="1"/>
      <w:numFmt w:val="bullet"/>
      <w:lvlText w:val="●"/>
      <w:lvlJc w:val="left"/>
      <w:pPr>
        <w:ind w:left="720" w:hanging="360"/>
      </w:pPr>
    </w:lvl>
    <w:lvl w:ilvl="1" w:tplc="9B7EC1C0">
      <w:start w:val="1"/>
      <w:numFmt w:val="bullet"/>
      <w:lvlText w:val="○"/>
      <w:lvlJc w:val="left"/>
      <w:pPr>
        <w:ind w:left="1440" w:hanging="360"/>
      </w:pPr>
    </w:lvl>
    <w:lvl w:ilvl="2" w:tplc="89D649BA">
      <w:start w:val="1"/>
      <w:numFmt w:val="bullet"/>
      <w:lvlText w:val="■"/>
      <w:lvlJc w:val="left"/>
      <w:pPr>
        <w:ind w:left="2160" w:hanging="360"/>
      </w:pPr>
    </w:lvl>
    <w:lvl w:ilvl="3" w:tplc="E938ABF2">
      <w:start w:val="1"/>
      <w:numFmt w:val="bullet"/>
      <w:lvlText w:val="●"/>
      <w:lvlJc w:val="left"/>
      <w:pPr>
        <w:ind w:left="2880" w:hanging="360"/>
      </w:pPr>
    </w:lvl>
    <w:lvl w:ilvl="4" w:tplc="DD4C5244">
      <w:start w:val="1"/>
      <w:numFmt w:val="bullet"/>
      <w:lvlText w:val="○"/>
      <w:lvlJc w:val="left"/>
      <w:pPr>
        <w:ind w:left="3600" w:hanging="360"/>
      </w:pPr>
    </w:lvl>
    <w:lvl w:ilvl="5" w:tplc="4FD28BD0">
      <w:start w:val="1"/>
      <w:numFmt w:val="bullet"/>
      <w:lvlText w:val="■"/>
      <w:lvlJc w:val="left"/>
      <w:pPr>
        <w:ind w:left="4320" w:hanging="360"/>
      </w:pPr>
    </w:lvl>
    <w:lvl w:ilvl="6" w:tplc="16EA4DC4">
      <w:start w:val="1"/>
      <w:numFmt w:val="bullet"/>
      <w:lvlText w:val="●"/>
      <w:lvlJc w:val="left"/>
      <w:pPr>
        <w:ind w:left="5040" w:hanging="360"/>
      </w:pPr>
    </w:lvl>
    <w:lvl w:ilvl="7" w:tplc="E3327240">
      <w:start w:val="1"/>
      <w:numFmt w:val="bullet"/>
      <w:lvlText w:val="●"/>
      <w:lvlJc w:val="left"/>
      <w:pPr>
        <w:ind w:left="5760" w:hanging="360"/>
      </w:pPr>
    </w:lvl>
    <w:lvl w:ilvl="8" w:tplc="8BCEC938">
      <w:start w:val="1"/>
      <w:numFmt w:val="bullet"/>
      <w:lvlText w:val="●"/>
      <w:lvlJc w:val="left"/>
      <w:pPr>
        <w:ind w:left="6480" w:hanging="360"/>
      </w:pPr>
    </w:lvl>
  </w:abstractNum>
  <w:num w:numId="1" w16cid:durableId="781920468">
    <w:abstractNumId w:val="1"/>
    <w:lvlOverride w:ilvl="0">
      <w:startOverride w:val="1"/>
    </w:lvlOverride>
  </w:num>
  <w:num w:numId="2" w16cid:durableId="1473253948">
    <w:abstractNumId w:val="0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481F"/>
    <w:rsid w:val="0031481F"/>
    <w:rsid w:val="00336008"/>
    <w:rsid w:val="004320DA"/>
    <w:rsid w:val="00507BFF"/>
    <w:rsid w:val="00873455"/>
    <w:rsid w:val="00A37AC8"/>
    <w:rsid w:val="00BF0F5F"/>
    <w:rsid w:val="00D87EA4"/>
    <w:rsid w:val="00DA0382"/>
    <w:rsid w:val="00DC2887"/>
    <w:rsid w:val="00E84C52"/>
    <w:rsid w:val="00EC0861"/>
    <w:rsid w:val="00ED3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770FFDA6-8FB2-2948-86A9-DA5A75BCC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Inter" w:eastAsia="Inter" w:hAnsi="Inter" w:cs="Inter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CommentReference">
    <w:name w:val="annotation reference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D30A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D30A4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ED30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1608</Words>
  <Characters>9171</Characters>
  <Application>Microsoft Office Word</Application>
  <DocSecurity>0</DocSecurity>
  <Lines>76</Lines>
  <Paragraphs>21</Paragraphs>
  <ScaleCrop>false</ScaleCrop>
  <Company/>
  <LinksUpToDate>false</LinksUpToDate>
  <CharactersWithSpaces>10758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
  </dc:creator>
  <cp:lastModifiedBy>Arthur Souza Rodrigues</cp:lastModifiedBy>
  <cp:revision>1</cp:revision>
  <dcterms:created xsi:type="dcterms:W3CDTF">2026-05-10T03:08:00Z</dcterms:created>
  <dcterms:modified xsi:type="dcterms:W3CDTF">2026-07-05T05:31:00Z</dcterms:modified>
</cp:coreProperties>
</file>