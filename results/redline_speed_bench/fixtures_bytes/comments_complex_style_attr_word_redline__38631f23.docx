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485DD" w14:textId="77777777" w:rsidR="00047E7A" w:rsidRDefault="007E699D">
      <w:pPr>
        <w:pStyle w:val="ListParagraph"/>
        <w:numPr>
          <w:ilvl w:val="0"/>
          <w:numId w:val="5"/>
        </w:numPr>
        <w:spacing w:after="0" w:line="240" w:lineRule="auto"/>
        <w:ind w:left="360" w:firstLine="0"/>
      </w:pPr>
      <w:r>
        <w:rPr>
          <w:rFonts w:ascii="Aptos" w:eastAsia="Aptos" w:hAnsi="Aptos" w:cs="Aptos"/>
          <w:b/>
          <w:sz w:val="20"/>
          <w:u w:val="single"/>
        </w:rPr>
        <w:t>ONE</w:t>
      </w:r>
    </w:p>
    <w:p w14:paraId="46C042C1" w14:textId="77777777" w:rsidR="00047E7A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</w:pPr>
      <w:r>
        <w:rPr>
          <w:rFonts w:ascii="Aptos" w:eastAsia="Aptos" w:hAnsi="Aptos" w:cs="Aptos"/>
          <w:sz w:val="20"/>
          <w:u w:val="single"/>
        </w:rPr>
        <w:t>a</w:t>
      </w:r>
    </w:p>
    <w:p w14:paraId="42435DE8" w14:textId="77777777" w:rsidR="007B0BD8" w:rsidRDefault="00EA7BFB">
      <w:pPr>
        <w:spacing w:after="0" w:line="240" w:lineRule="auto"/>
        <w:pPrChange w:id="8" w:author="Nick Bernal" w:date="2026-06-29T10:56:00Z" w16du:dateUtc="2026-06-29T14:56:00Z"/>
      </w:pPr>
    </w:p>
    <w:sectPr w:rsidR="003872F6" w:rsidSect="00E86D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584" w:right="1440" w:bottom="1440" w:left="1440" w:header="720" w:footer="562" w:gutter="0"/>
      <w:cols w:space="720"/>
      <w:docGrid w:linePitch="360"/>
      <w:sectPrChange w:id="27" w:author="Nick Bernal" w:date="2026-06-29T10:56:00Z" w16du:dateUtc="2026-06-29T14:56:00Z">
        <w:sectPr w:rsidR="003872F6" w:rsidSect="00E86DCD">
          <w:type w:val="nextPage"/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D76701D" w15:done="0"/>
  <w15:commentEx w15:paraId="33B7D26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D76701D" w16cid:durableId="76223309"/>
  <w16cid:commentId w16cid:paraId="33B7D26A" w16cid:durableId="0D0B8D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AB7934" w14:textId="77777777" w:rsidR="007B0BD8" w:rsidRDefault="007B0BD8" w:rsidP="001223CF">
      <w:pPr>
        <w:spacing w:after="0" w:line="240" w:lineRule="auto"/>
      </w:pPr>
      <w:r>
        <w:separator/>
      </w:r>
    </w:p>
  </w:endnote>
  <w:endnote w:type="continuationSeparator" w:id="0">
    <w:p w14:paraId="3BCF59ED" w14:textId="77777777" w:rsidR="007B0BD8" w:rsidRDefault="007B0BD8" w:rsidP="00122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D01BF" w14:textId="77777777" w:rsidR="001223CF" w:rsidRDefault="001B54A4">
    <w:pPr>
      <w:pStyle w:val="DocID"/>
      <w:pPrChange w:id="13" w:author="Nick Bernal" w:date="2026-06-29T10:56:00Z" w16du:dateUtc="2026-06-29T14:56:00Z">
        <w:pPr>
          <w:pStyle w:val="Footer"/>
        </w:pPr>
      </w:pPrChange>
    </w:pPr>
    <w:ins w:id="14" w:author="Nick Bernal" w:date="2026-06-29T10:56:00Z" w16du:dateUtc="2026-06-29T14:56:00Z">
      <w:r>
        <w:rPr>
          <w:noProof/>
        </w:rPr>
        <w:t>0243017\174107\13696000v1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7B7C6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15" w:author="Nick Bernal" w:date="2026-06-29T10:56:00Z" w16du:dateUtc="2026-06-29T14:56:00Z"/>
        <w:rFonts w:ascii="Calibri" w:eastAsia="Calibri" w:hAnsi="Calibri" w:cs="Arial"/>
        <w:color w:val="7F7F7F"/>
        <w:sz w:val="18"/>
        <w:szCs w:val="18"/>
      </w:rPr>
    </w:pPr>
    <w:ins w:id="16" w:author="Nick Bernal" w:date="2026-06-29T10:56:00Z" w16du:dateUtc="2026-06-29T14:56:00Z">
      <w:r>
        <w:rPr>
          <w:rFonts w:ascii="Calibri" w:eastAsia="Calibri" w:hAnsi="Calibri" w:cs="Arial"/>
          <w:color w:val="7F7F7F"/>
          <w:sz w:val="18"/>
          <w:szCs w:val="18"/>
        </w:rPr>
        <w:t>906 Railroad Avenue | Winter Park, FL 32789 | Phone (407) 730-5965 | Fax (888) 722-4220</w:t>
      </w:r>
    </w:ins>
  </w:p>
  <w:p w14:paraId="11C20C76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17" w:author="Nick Bernal" w:date="2026-06-29T10:56:00Z" w16du:dateUtc="2026-06-29T14:56:00Z"/>
        <w:rFonts w:ascii="Calibri" w:eastAsia="Calibri" w:hAnsi="Calibri" w:cs="Times New Roman"/>
      </w:rPr>
    </w:pPr>
    <w:ins w:id="18" w:author="Nick Bernal" w:date="2026-06-29T10:56:00Z" w16du:dateUtc="2026-06-29T14:56:00Z">
      <w:r>
        <w:rPr>
          <w:rFonts w:ascii="Calibri" w:eastAsia="Calibri" w:hAnsi="Calibri" w:cs="Arial"/>
          <w:b/>
          <w:color w:val="7F7F7F"/>
          <w:sz w:val="18"/>
          <w:szCs w:val="18"/>
        </w:rPr>
        <w:t>insideAOA</w:t>
      </w:r>
      <w:r>
        <w:rPr>
          <w:rFonts w:ascii="Calibri" w:eastAsia="Calibri" w:hAnsi="Calibri" w:cs="Arial"/>
          <w:color w:val="7F7F7F"/>
          <w:sz w:val="18"/>
          <w:szCs w:val="18"/>
        </w:rPr>
        <w:t>.com</w:t>
      </w:r>
    </w:ins>
  </w:p>
  <w:p w14:paraId="5C64C310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ins w:id="19" w:author="Nick Bernal" w:date="2026-06-29T10:56:00Z" w16du:dateUtc="2026-06-29T14:56:00Z"/>
        <w:rFonts w:ascii="Brandon Grotesque Black" w:hAnsi="Brandon Grotesque Black"/>
        <w:caps/>
        <w:noProof/>
        <w:sz w:val="20"/>
        <w:szCs w:val="20"/>
      </w:rPr>
    </w:pPr>
    <w:ins w:id="20" w:author="Nick Bernal" w:date="2026-06-29T10:56:00Z" w16du:dateUtc="2026-06-29T14:56:00Z">
      <w:r>
        <w:rPr>
          <w:rFonts w:ascii="Brandon Grotesque Black" w:hAnsi="Brandon Grotesque Black"/>
          <w:caps/>
          <w:sz w:val="20"/>
          <w:szCs w:val="20"/>
        </w:rPr>
        <w:fldChar w:fldCharType="begin"/>
      </w:r>
      <w:r>
        <w:rPr>
          <w:rFonts w:ascii="Brandon Grotesque Black" w:hAnsi="Brandon Grotesque Black"/>
          <w:caps/>
          <w:sz w:val="20"/>
          <w:szCs w:val="20"/>
        </w:rPr>
        <w:instrText xml:space="preserve"> PAGE   \* MERGEFORMAT </w:instrText>
      </w:r>
      <w:r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t>1</w:t>
      </w:r>
      <w:r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ins>
  </w:p>
  <w:p w14:paraId="209C1F7F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ins w:id="21" w:author="Nick Bernal" w:date="2026-06-29T10:56:00Z" w16du:dateUtc="2026-06-29T14:56:00Z"/>
      </w:rPr>
    </w:pPr>
    <w:ins w:id="22" w:author="Nick Bernal" w:date="2026-06-29T10:56:00Z" w16du:dateUtc="2026-06-29T14:56:00Z">
      <w:r>
        <w:tab/>
      </w:r>
    </w:ins>
  </w:p>
  <w:p w14:paraId="0358B161" w14:textId="77777777" w:rsidR="001223CF" w:rsidRDefault="001223CF">
    <w:pPr>
      <w:pStyle w:val="DocID"/>
      <w:pPrChange w:id="23" w:author="Nick Bernal" w:date="2026-06-29T10:56:00Z" w16du:dateUtc="2026-06-29T14:56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2CF464" w14:textId="77777777" w:rsidR="001223CF" w:rsidRDefault="001B54A4">
    <w:pPr>
      <w:pStyle w:val="DocID"/>
      <w:pPrChange w:id="25" w:author="Nick Bernal" w:date="2026-06-29T10:56:00Z" w16du:dateUtc="2026-06-29T14:56:00Z">
        <w:pPr>
          <w:pStyle w:val="Footer"/>
        </w:pPr>
      </w:pPrChange>
    </w:pPr>
    <w:ins w:id="26" w:author="Nick Bernal" w:date="2026-06-29T10:56:00Z" w16du:dateUtc="2026-06-29T14:56:00Z">
      <w:r>
        <w:rPr>
          <w:noProof/>
        </w:rPr>
        <w:t>0243017\174107\13696000v1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437799" w14:textId="77777777" w:rsidR="007B0BD8" w:rsidRDefault="007B0BD8" w:rsidP="001223CF">
      <w:pPr>
        <w:spacing w:after="0" w:line="240" w:lineRule="auto"/>
      </w:pPr>
      <w:r>
        <w:separator/>
      </w:r>
    </w:p>
  </w:footnote>
  <w:footnote w:type="continuationSeparator" w:id="0">
    <w:p w14:paraId="6733DFB8" w14:textId="77777777" w:rsidR="007B0BD8" w:rsidRDefault="007B0BD8" w:rsidP="00122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685ECA" w14:textId="77777777" w:rsidR="001223CF" w:rsidRDefault="007B0BD8">
    <w:pPr>
      <w:pStyle w:val="Header"/>
    </w:pPr>
    <w:ins w:id="12" w:author="Nick Bernal" w:date="2026-06-29T10:56:00Z" w16du:dateUtc="2026-06-29T14:56:00Z">
      <w:r>
        <w:rPr>
          <w:noProof/>
        </w:rPr>
        <w:pict w14:anchorId="085159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E3091" w14:textId="77777777" w:rsidR="001223CF" w:rsidRDefault="001223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736C23" w14:textId="77777777" w:rsidR="001223CF" w:rsidRDefault="007B0BD8">
    <w:pPr>
      <w:pStyle w:val="Header"/>
    </w:pPr>
    <w:ins w:id="24" w:author="Nick Bernal" w:date="2026-06-29T10:56:00Z" w16du:dateUtc="2026-06-29T14:56:00Z">
      <w:r>
        <w:rPr>
          <w:noProof/>
        </w:rPr>
        <w:pict w14:anchorId="1387C4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47E7A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3CF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2576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0FDE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0BD8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46C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65A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26AF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A7BFB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9E8D7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3CF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3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  <w:pPrChange w:id="0" w:author="Nick Bernal" w:date="2026-06-29T10:56:00Z">
        <w:pPr>
          <w:spacing w:after="200"/>
        </w:pPr>
      </w:pPrChange>
    </w:pPr>
    <w:rPr>
      <w:kern w:val="2"/>
      <w:sz w:val="20"/>
      <w:szCs w:val="20"/>
      <w:lang w:val="en-US"/>
      <w14:ligatures w14:val="standardContextual"/>
      <w:rPrChange w:id="0" w:author="Nick Bernal" w:date="2026-06-29T10:56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EA7BFB"/>
    <w:rPr>
      <w:kern w:val="2"/>
      <w:sz w:val="20"/>
      <w:szCs w:val="20"/>
      <w:lang w:val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  <w:pPrChange w:id="1" w:author="Nick Bernal" w:date="2026-06-29T10:56:00Z">
        <w:pPr>
          <w:spacing w:after="160"/>
        </w:pPr>
      </w:pPrChange>
    </w:pPr>
    <w:rPr>
      <w:b/>
      <w:bCs/>
      <w:kern w:val="0"/>
      <w14:ligatures w14:val="none"/>
      <w:rPrChange w:id="1" w:author="Nick Bernal" w:date="2026-06-29T10:56:00Z">
        <w:rPr>
          <w:rFonts w:asciiTheme="minorHAnsi" w:eastAsiaTheme="minorHAnsi" w:hAnsiTheme="minorHAnsi" w:cstheme="minorBidi"/>
          <w:b/>
          <w:bCs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kern w:val="2"/>
      <w:sz w:val="20"/>
      <w:szCs w:val="20"/>
      <w:lang w:val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223CF"/>
    <w:rPr>
      <w:rFonts w:ascii="Arial" w:eastAsia="Times New Roman" w:hAnsi="Arial" w:cs="Arial"/>
      <w:b/>
      <w:bCs/>
      <w:sz w:val="32"/>
      <w:szCs w:val="32"/>
      <w:shd w:val="clear" w:color="auto" w:fill="FFFFF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3C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3CF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1223CF"/>
    <w:pPr>
      <w:ind w:left="720"/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1223C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1223C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223C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223CF"/>
    <w:rPr>
      <w:lang w:val="en-US"/>
    </w:rPr>
  </w:style>
  <w:style w:type="character" w:customStyle="1" w:styleId="apple-converted-space">
    <w:name w:val="apple-converted-space"/>
    <w:basedOn w:val="DefaultParagraphFont"/>
    <w:rsid w:val="001223CF"/>
  </w:style>
  <w:style w:type="character" w:styleId="Hyperlink">
    <w:name w:val="Hyperlink"/>
    <w:basedOn w:val="DefaultParagraphFont"/>
    <w:uiPriority w:val="99"/>
    <w:unhideWhenUsed/>
    <w:rsid w:val="001223C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1223CF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1223C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">
    <w:name w:val="Body"/>
    <w:rsid w:val="001223C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n-US"/>
    </w:rPr>
  </w:style>
  <w:style w:type="numbering" w:customStyle="1" w:styleId="ImportedStyle3">
    <w:name w:val="Imported Style 3"/>
    <w:rsid w:val="001223CF"/>
    <w:pPr>
      <w:numPr>
        <w:numId w:val="1"/>
      </w:numPr>
    </w:pPr>
  </w:style>
  <w:style w:type="numbering" w:customStyle="1" w:styleId="ImportedStyle7">
    <w:name w:val="Imported Style 7"/>
    <w:rsid w:val="001223CF"/>
    <w:pPr>
      <w:numPr>
        <w:numId w:val="2"/>
      </w:numPr>
    </w:pPr>
  </w:style>
  <w:style w:type="table" w:styleId="TableGrid">
    <w:name w:val="Table Grid"/>
    <w:basedOn w:val="TableNormal"/>
    <w:uiPriority w:val="59"/>
    <w:rsid w:val="001223C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RecipientAddress">
    <w:name w:val="Recipient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alutationChar">
    <w:name w:val="Salutation Char"/>
    <w:basedOn w:val="DefaultParagraphFont"/>
    <w:link w:val="Salutation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Closing">
    <w:name w:val="Closing"/>
    <w:basedOn w:val="Normal"/>
    <w:link w:val="Closing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Signature">
    <w:name w:val="Signature"/>
    <w:basedOn w:val="Normal"/>
    <w:link w:val="Signature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ignatureChar">
    <w:name w:val="Signature Char"/>
    <w:basedOn w:val="DefaultParagraphFont"/>
    <w:link w:val="Signature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ccEnclosure">
    <w:name w:val="cc:/Enclosure"/>
    <w:basedOn w:val="Normal"/>
    <w:rsid w:val="001223CF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rsid w:val="001223CF"/>
  </w:style>
  <w:style w:type="paragraph" w:customStyle="1" w:styleId="InsideAddress">
    <w:name w:val="Inside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  <w:pPrChange w:id="2" w:author="Nick Bernal" w:date="2026-06-29T10:56:00Z">
        <w:pPr>
          <w:widowControl w:val="0"/>
          <w:numPr>
            <w:numId w:val="3"/>
          </w:numPr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after="240"/>
          <w:ind w:left="1440" w:hanging="360"/>
        </w:pPr>
      </w:pPrChange>
    </w:pPr>
    <w:rPr>
      <w:rFonts w:ascii="Times New Roman" w:eastAsia="Times New Roman" w:hAnsi="Times New Roman" w:cs="Times New Roman"/>
      <w:sz w:val="24"/>
      <w:szCs w:val="24"/>
      <w:lang w:val="en-US"/>
      <w:rPrChange w:id="2" w:author="Nick Bernal" w:date="2026-06-29T10:56:00Z">
        <w:rPr>
          <w:sz w:val="24"/>
          <w:szCs w:val="24"/>
          <w:lang w:val="en-US" w:eastAsia="en-US" w:bidi="ar-SA"/>
        </w:rPr>
      </w:rPrChange>
    </w:rPr>
  </w:style>
  <w:style w:type="character" w:customStyle="1" w:styleId="yshortcuts">
    <w:name w:val="yshortcuts"/>
    <w:rsid w:val="001223CF"/>
  </w:style>
  <w:style w:type="paragraph" w:styleId="PlainText">
    <w:name w:val="Plain Text"/>
    <w:basedOn w:val="Normal"/>
    <w:link w:val="PlainText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1223CF"/>
    <w:rPr>
      <w:rFonts w:ascii="Consolas" w:eastAsia="Times New Roman" w:hAnsi="Consolas" w:cs="Consolas"/>
      <w:sz w:val="21"/>
      <w:szCs w:val="21"/>
      <w:shd w:val="clear" w:color="auto" w:fill="FFFFFF"/>
      <w:lang w:val="en-US"/>
    </w:rPr>
  </w:style>
  <w:style w:type="paragraph" w:customStyle="1" w:styleId="ParagraphStyle1">
    <w:name w:val="Paragraph Style 1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223CF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paragraph" w:customStyle="1" w:styleId="DocID">
    <w:name w:val="DocID"/>
    <w:basedOn w:val="Footer"/>
    <w:next w:val="Footer"/>
    <w:link w:val="DocIDChar"/>
    <w:rsid w:val="001223CF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223CF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table" w:styleId="Table3Deffects3">
    <w:name w:val="Table 3D effects 3"/>
    <w:basedOn w:val="TableNormal"/>
    <w:uiPriority w:val="99"/>
    <w:rsid w:val="001223CF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223CF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223CF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1223CF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rsid w:val="001223C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22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223C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  <w:pPrChange w:id="3" w:author="Nick Bernal" w:date="2026-06-29T10:56:00Z">
        <w:pPr>
          <w:numPr>
            <w:ilvl w:val="1"/>
          </w:numPr>
          <w:spacing w:after="16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:rPrChange w:id="3" w:author="Nick Bernal" w:date="2026-06-29T10:56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1223C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2016-07-03T14:07:00Z</dcterms:created>
  <dcterms:modified xsi:type="dcterms:W3CDTF">2026-06-29T14:56:00Z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