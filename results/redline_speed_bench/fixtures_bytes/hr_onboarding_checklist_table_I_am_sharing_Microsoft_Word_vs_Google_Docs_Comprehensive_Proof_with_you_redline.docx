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7DED6" w14:textId="77777777" w:rsidR="00273D3B" w:rsidRDefault="004310E6">
      <w:pPr>
        <w:jc w:val="center"/>
        <w:rPr/>
      </w:pPr>
      <w:r>
        <w:rPr>
          <w:b/>
          <w:color w:val="1F4E79"/>
          <w:sz w:val="60"/>
        </w:rPr>
        <w:t>Microsoft Word vs. Google Docs</w:t>
      </w:r>
    </w:p>
    <w:p w14:paraId="1EBC9674" w14:textId="77777777" w:rsidR="00273D3B" w:rsidRDefault="004310E6">
      <w:pPr>
        <w:jc w:val="center"/>
        <w:rPr/>
      </w:pPr>
      <w:r>
        <w:rPr>
          <w:i/>
          <w:sz w:val="32"/>
        </w:rPr>
        <w:t>A comprehensive, evidence-backed demonstration document</w:t>
      </w:r>
    </w:p>
    <w:p w14:paraId="52B0DB8F" w14:textId="77777777" w:rsidR="00474F4E" w:rsidRDefault="004310E6">
      <w:pPr>
        <w:rPr/>
      </w:pPr>
    </w:p>
    <w:p w14:paraId="65E3E253" w14:textId="77777777" w:rsidR="00474F4E" w:rsidRDefault="00474F4E">
      <w:pPr>
        <w:rPr/>
      </w:pPr>
    </w:p>
    <w:p w14:paraId="726E8123" w14:textId="77777777" w:rsidR="00474F4E" w:rsidRDefault="00474F4E">
      <w:pPr>
        <w:rPr/>
      </w:pPr>
    </w:p>
    <w:tbl>
      <w:tblPr>
        <w:tblW w:w="0" w:type="auto"/>
        <w:jc w:val="center"/>
        <w:tblLook w:val="04A0" w:firstRow="1" w:lastRow="0" w:firstColumn="1" w:lastColumn="0" w:noHBand="0" w:noVBand="1"/>
        <w:tblPrChange w:id="38" w:author="M365 Copilot" w:date="2026-07-05T01:08:00Z" w16du:dateUtc="2026-07-05T05:08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801"/>
        <w:gridCol w:w="3222"/>
        <w:gridCol w:w="3273"/>
        <w:tblGridChange w:id="39">
          <w:tblGrid>
            <w:gridCol w:w="108"/>
            <w:gridCol w:w="3120"/>
            <w:gridCol w:w="573"/>
            <w:gridCol w:w="2547"/>
            <w:gridCol w:w="675"/>
            <w:gridCol w:w="2445"/>
            <w:gridCol w:w="828"/>
          </w:tblGrid>
        </w:tblGridChange>
      </w:tblGrid>
      <w:tr w:rsidR="00474F4E" w14:paraId="461CCF7F" w14:textId="77777777">
        <w:tblPrEx>
          <w:tblPrExChange w:id="40" w:author="M365 Copilot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41" w:author="M365 Copilot" w:date="2026-07-05T01:08:00Z" w16du:dateUtc="2026-07-05T05:08:00Z">
            <w:trPr>
              <w:gridBefore w:val="1"/>
              <w:gridAfter w:val="0"/>
              <w:trHeight w:val="360"/>
            </w:trPr>
          </w:trPrChange>
        </w:trPr>
        <w:tc>
          <w:tcPr>
            <w:tcW w:w="10080" w:type="dxa"/>
            <w:shd w:val="clear" w:color="auto" w:fill="D9EAF7"/>
            <w:vAlign w:val="center"/>
            <w:tcPrChange w:id="42" w:author="M365 Copilot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45D06A4" w14:textId="77777777" w:rsidR="00474F4E" w:rsidRDefault="004310E6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  <w:tc>
          <w:tcPr>
            <w:tcW w:w="10080" w:type="dxa"/>
            <w:shd w:val="clear" w:color="auto" w:fill="D9EAF7"/>
            <w:vAlign w:val="center"/>
            <w:tcPrChange w:id="45" w:author="M365 Copilot" w:date="2026-07-05T01:08:00Z" w16du:dateUtc="2026-07-05T05:08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FD47CD9" w14:textId="77777777" w:rsidR="00474F4E" w:rsidRDefault="004310E6"/>
        </w:tc>
        <w:tc>
          <w:tcPr>
            <w:tcW w:w="10080" w:type="dxa"/>
            <w:shd w:val="clear" w:color="auto" w:fill="D9EAF7"/>
            <w:vAlign w:val="center"/>
            <w:tcPrChange w:id="47" w:author="M365 Copilot" w:date="2026-07-05T01:08:00Z" w16du:dateUtc="2026-07-05T05:08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5C65E4F" w14:textId="77777777" w:rsidR="00474F4E" w:rsidRDefault="004310E6"/>
        </w:tc>
      </w:tr>
      <w:tr w:rsidR="00474F4E" w14:paraId="0F61E6AE" w14:textId="77777777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" w:type="dxa"/>
            <w:right w:w="10" w:type="dxa"/>
          </w:tblCellMar>
        </w:tblPrEx>
        <w:trPr>
          <w:trHeight w:val="360"/>
          <w:del w:id="49" w:author="M365 Copilot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09F6" w14:textId="77777777" w:rsidR="00474F4E" w:rsidRDefault="004310E6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FF80" w14:textId="77777777" w:rsidR="00474F4E" w:rsidRDefault="004310E6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C93C" w14:textId="77777777" w:rsidR="00474F4E" w:rsidRDefault="004310E6">
            <w:pPr>
              <w:rPr/>
            </w:pPr>
          </w:p>
        </w:tc>
      </w:tr>
      <w:tr w:rsidR="00474F4E" w14:paraId="350FC038" w14:textId="77777777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" w:type="dxa"/>
            <w:right w:w="10" w:type="dxa"/>
          </w:tblCellMar>
        </w:tblPrEx>
        <w:trPr>
          <w:trHeight w:val="360"/>
          <w:del w:id="56" w:author="M365 Copilot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598F" w14:textId="77777777" w:rsidR="00474F4E" w:rsidRDefault="004310E6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8D34" w14:textId="77777777" w:rsidR="00474F4E" w:rsidRDefault="004310E6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DDF4" w14:textId="77777777" w:rsidR="00474F4E" w:rsidRDefault="004310E6">
            <w:pPr>
              <w:rPr/>
            </w:pP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3D3B" w14:paraId="771524DD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6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1C7D8B1" w14:textId="77777777" w:rsidR="00273D3B" w:rsidRDefault="004310E6">
            <w:pPr>
              <w:rPr/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3AD0CB5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 w:val="0"/>
              </w:rPr>
              <w:t>Executive / Sales / IT decision-makers</w:t>
            </w:r>
          </w:p>
        </w:tc>
      </w:tr>
      <w:tr w:rsidR="00273D3B" w14:paraId="34DB63FE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13419D7" w14:textId="77777777" w:rsidR="00273D3B" w:rsidRDefault="004310E6">
            <w:pPr>
              <w:rPr/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46D001A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Microsoft Word capability team</w:t>
            </w:r>
          </w:p>
        </w:tc>
      </w:tr>
      <w:tr w:rsidR="00273D3B" w14:paraId="3A61CBC8" w14:textId="77777777" w:rsidTr="00273D3B">
        <w:trPr>
          <w:jc w:val="center"/>
          <w:ins w:id="7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F97D8CB" w14:textId="77777777" w:rsidR="00273D3B" w:rsidRDefault="004310E6">
            <w:pPr>
              <w:rPr/>
            </w:pPr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5F64D590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2026-07-03</w:t>
            </w:r>
          </w:p>
        </w:tc>
      </w:tr>
      <w:tr w:rsidR="00273D3B" w14:paraId="60A7A63C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7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4D382A9" w14:textId="77777777" w:rsidR="00273D3B" w:rsidRDefault="004310E6">
            <w:pPr>
              <w:rPr/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5148606A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Prove “all they have plus more” with Word features embedded in this .docx</w:t>
            </w:r>
          </w:p>
        </w:tc>
      </w:tr>
      <w:tr w:rsidR="00273D3B" w14:paraId="684D2C1A" w14:textId="77777777" w:rsidTr="00273D3B">
        <w:trPr>
          <w:jc w:val="center"/>
          <w:ins w:id="8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AA142EF" w14:textId="77777777" w:rsidR="00273D3B" w:rsidRDefault="004310E6">
            <w:pPr>
              <w:rPr/>
            </w:pPr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37919D52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Draft for review – use Track Changes and comments for sign-off</w:t>
            </w:r>
          </w:p>
        </w:tc>
      </w:tr>
    </w:tbl>
    <w:p w14:paraId="73A1CF10" w14:textId="77777777" w:rsidR="00273D3B" w:rsidRDefault="004310E6">
      <w:pPr>
        <w:rPr/>
      </w:pPr>
      <w:r>
        <w:br w:type="page"/>
      </w:r>
    </w:p>
    <w:p w14:paraId="21918F0D" w14:textId="77777777" w:rsidR="00273D3B" w:rsidRDefault="004310E6">
      <w:pPr>
        <w:pStyle w:val="Heading1"/>
        <w:rPr/>
      </w:pPr>
      <w:r>
        <w:lastRenderedPageBreak/>
        <w:t>Table of Contents</w:t>
      </w:r>
    </w:p>
    <w:p w14:paraId="6829B153" w14:textId="77777777" w:rsidR="00273D3B" w:rsidRDefault="004310E6">
      <w:pPr>
        <w:rPr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284A18F" w14:textId="77777777" w:rsidR="00273D3B" w:rsidRDefault="004310E6">
      <w:pPr>
        <w:pStyle w:val="IntenseQuote"/>
        <w:rPr/>
      </w:pPr>
      <w:r>
        <w:t>Tip: In Word, right-click the Table of Contents and choose “Update Field” to refresh page numbers.</w:t>
      </w:r>
    </w:p>
    <w:p w14:paraId="5536ADB6" w14:textId="77777777" w:rsidR="00273D3B" w:rsidRDefault="004310E6">
      <w:pPr>
        <w:rPr/>
      </w:pPr>
      <w:r>
        <w:br w:type="page"/>
      </w:r>
    </w:p>
    <w:p w14:paraId="2DB2F2E3" w14:textId="77777777" w:rsidR="00273D3B" w:rsidRDefault="004310E6">
      <w:pPr>
        <w:pStyle w:val="Heading1"/>
        <w:rPr/>
      </w:pPr>
      <w:bookmarkStart w:id="99" w:name="exec_summary"/>
      <w:r>
        <w:lastRenderedPageBreak/>
        <w:t>1. Executive summary</w:t>
      </w:r>
      <w:bookmarkEnd w:id="99"/>
    </w:p>
    <w:p w14:paraId="451CCB27" w14:textId="77777777" w:rsidR="00273D3B" w:rsidRDefault="004310E6">
      <w:pPr>
        <w:rPr/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7CAA6517" w14:textId="77777777" w:rsidR="00273D3B" w:rsidRDefault="004310E6">
      <w:pPr>
        <w:pStyle w:val="ListBullet"/>
        <w:rPr/>
      </w:pPr>
      <w:r>
        <w:t>Parity: real-time coauthoring, comments, @mentions, sharing links, version history, autosave, templates, spelling/grammar help, and web access.</w:t>
      </w:r>
    </w:p>
    <w:p w14:paraId="2FF51FF6" w14:textId="77777777" w:rsidR="00273D3B" w:rsidRDefault="004310E6">
      <w:pPr>
        <w:pStyle w:val="ListBullet"/>
        <w:rPr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9D7FCE7" w14:textId="77777777" w:rsidR="00273D3B" w:rsidRDefault="004310E6">
      <w:pPr>
        <w:pStyle w:val="ListBullet"/>
        <w:rPr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1C93058E" w14:textId="77777777">
        <w:trPr>
          <w:jc w:val="center"/>
          <w:ins w:id="109" w:author="M365 Copilot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1E0E1046" w14:textId="77777777" w:rsidR="00273D3B" w:rsidRDefault="004310E6">
            <w:pPr>
              <w:rPr/>
            </w:pPr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4F48CDEF" w14:textId="77777777" w:rsidR="00273D3B" w:rsidRDefault="004310E6">
      <w:pPr>
        <w:pStyle w:val="Heading1"/>
        <w:rPr/>
      </w:pPr>
      <w:bookmarkStart w:id="113" w:name="evidence"/>
      <w:r>
        <w:t>2. Evidence base and source notes</w:t>
      </w:r>
      <w:bookmarkEnd w:id="113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3D3B" w14:paraId="54925FFC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15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37113041" w14:textId="77777777" w:rsidR="00273D3B" w:rsidRDefault="004310E6">
            <w:pPr>
              <w:rPr/>
            </w:pPr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2974ECB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05A98CFC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FFFFFF"/>
              </w:rPr>
              <w:t>Link</w:t>
            </w:r>
          </w:p>
        </w:tc>
      </w:tr>
      <w:tr w:rsidR="00273D3B" w14:paraId="79A30B6E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2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79287B" w14:textId="77777777" w:rsidR="00273D3B" w:rsidRDefault="004310E6">
            <w:pPr>
              <w:rPr/>
            </w:pPr>
            <w:r>
              <w:t>Microsoft Support – Track Changes in Word</w:t>
            </w:r>
          </w:p>
        </w:tc>
        <w:tc>
          <w:tcPr>
            <w:tcW w:w="3360" w:type="dxa"/>
          </w:tcPr>
          <w:p w14:paraId="5912B9A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3E69BDCC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"https://support.microsoft.com/en-us/word/training/track-changes-in-word"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73D3B" w14:paraId="10449FFD" w14:textId="77777777" w:rsidTr="00273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29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EFA705F" w14:textId="77777777" w:rsidR="00273D3B" w:rsidRDefault="004310E6">
            <w:pPr>
              <w:rPr/>
            </w:pPr>
            <w:r>
              <w:t>Microsoft Word Blog – secure collaboration in Word</w:t>
            </w:r>
          </w:p>
        </w:tc>
        <w:tc>
          <w:tcPr>
            <w:tcW w:w="3360" w:type="dxa"/>
          </w:tcPr>
          <w:p w14:paraId="68B5DEA0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242A928B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"https://word.cloud.microsoft/create/en/blog/document-collaboration-in-word/"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73D3B" w14:paraId="6A27FBFC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36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BA56F2" w14:textId="77777777" w:rsidR="00273D3B" w:rsidRDefault="004310E6">
            <w:pPr>
              <w:rPr/>
            </w:pPr>
            <w:r>
              <w:t>Microsoft Learn – sensitivity labels</w:t>
            </w:r>
          </w:p>
        </w:tc>
        <w:tc>
          <w:tcPr>
            <w:tcW w:w="3360" w:type="dxa"/>
          </w:tcPr>
          <w:p w14:paraId="0EA657EF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1E88336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"https://learn.microsoft.com/en-us/purview/sensitivity-labels"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73D3B" w14:paraId="36C18637" w14:textId="77777777" w:rsidTr="00273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4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FAD408" w14:textId="77777777" w:rsidR="00273D3B" w:rsidRDefault="004310E6">
            <w:pPr>
              <w:rPr/>
            </w:pPr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3A4F673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0A8F4E75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"https://learn.microsoft.com/en-us/microsoft-365/copilot/microsoft-365-copilot-architecture-data-protection-auditing"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73D3B" w14:paraId="6A5464C2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50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46D029" w14:textId="77777777" w:rsidR="00273D3B" w:rsidRDefault="004310E6">
            <w:pPr>
              <w:rPr/>
            </w:pPr>
            <w:r>
              <w:t>Google Workspace – Google Docs product page</w:t>
            </w:r>
          </w:p>
        </w:tc>
        <w:tc>
          <w:tcPr>
            <w:tcW w:w="3360" w:type="dxa"/>
          </w:tcPr>
          <w:p w14:paraId="6CAC891D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3214FDA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"https://www.googleapps.com/docs/about/?hl=en"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</w:tbl>
    <w:p w14:paraId="42AA45EF" w14:textId="77777777" w:rsidR="00273D3B" w:rsidRDefault="004310E6">
      <w:pPr>
        <w:pStyle w:val="Heading1"/>
        <w:rPr/>
      </w:pPr>
      <w:bookmarkStart w:id="158" w:name="matrix"/>
      <w:r>
        <w:lastRenderedPageBreak/>
        <w:t>3. Capability matrix: Word has all the expected basics plus professional depth</w:t>
      </w:r>
      <w:bookmarkEnd w:id="15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73D3B" w14:paraId="1A3895FB" w14:textId="77777777">
        <w:trPr>
          <w:jc w:val="center"/>
          <w:ins w:id="160" w:author="M365 Copilot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1949CB67" w14:textId="77777777" w:rsidR="00273D3B" w:rsidRDefault="004310E6">
            <w:pPr>
              <w:rPr/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3F0CDF46" w14:textId="77777777" w:rsidR="00273D3B" w:rsidRDefault="004310E6">
            <w:pPr>
              <w:rPr/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BDE4463" w14:textId="77777777" w:rsidR="00273D3B" w:rsidRDefault="004310E6">
            <w:pPr>
              <w:rPr/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48F28080" w14:textId="77777777" w:rsidR="00273D3B" w:rsidRDefault="004310E6">
            <w:pPr>
              <w:rPr/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273D3B" w14:paraId="62A7A285" w14:textId="77777777">
        <w:trPr>
          <w:jc w:val="center"/>
          <w:ins w:id="169" w:author="M365 Copilot" w:date="2026-07-05T01:08:00Z" w16du:dateUtc="2026-07-05T05:08:00Z"/>
        </w:trPr>
        <w:tc>
          <w:tcPr>
            <w:tcW w:w="2520" w:type="dxa"/>
          </w:tcPr>
          <w:p w14:paraId="07DE6BBE" w14:textId="77777777" w:rsidR="00273D3B" w:rsidRDefault="004310E6">
            <w:pPr>
              <w:rPr/>
            </w:pPr>
            <w:r>
              <w:t>Real-time coauthoring</w:t>
            </w:r>
          </w:p>
        </w:tc>
        <w:tc>
          <w:tcPr>
            <w:tcW w:w="2520" w:type="dxa"/>
          </w:tcPr>
          <w:p w14:paraId="7AD81C48" w14:textId="77777777" w:rsidR="00273D3B" w:rsidRDefault="004310E6">
            <w:pPr>
              <w:rPr/>
            </w:pPr>
            <w:r>
              <w:t>Multiple users edit in a browser</w:t>
            </w:r>
          </w:p>
        </w:tc>
        <w:tc>
          <w:tcPr>
            <w:tcW w:w="2520" w:type="dxa"/>
          </w:tcPr>
          <w:p w14:paraId="4FC1E234" w14:textId="77777777" w:rsidR="00273D3B" w:rsidRDefault="004310E6">
            <w:pPr>
              <w:rPr/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C0FBBE2" w14:textId="77777777" w:rsidR="00273D3B" w:rsidRDefault="004310E6">
            <w:pPr>
              <w:rPr/>
            </w:pPr>
            <w:r>
              <w:t>Collaboration with desktop-grade layout and review controls</w:t>
            </w:r>
          </w:p>
        </w:tc>
      </w:tr>
      <w:tr w:rsidR="00273D3B" w14:paraId="4A6712A3" w14:textId="77777777">
        <w:trPr>
          <w:jc w:val="center"/>
          <w:ins w:id="178" w:author="M365 Copilot" w:date="2026-07-05T01:08:00Z" w16du:dateUtc="2026-07-05T05:08:00Z"/>
        </w:trPr>
        <w:tc>
          <w:tcPr>
            <w:tcW w:w="2520" w:type="dxa"/>
          </w:tcPr>
          <w:p w14:paraId="5412A4DA" w14:textId="77777777" w:rsidR="00273D3B" w:rsidRDefault="004310E6">
            <w:pPr>
              <w:rPr/>
            </w:pPr>
            <w:r>
              <w:t>Comments &amp; mentions</w:t>
            </w:r>
          </w:p>
        </w:tc>
        <w:tc>
          <w:tcPr>
            <w:tcW w:w="2520" w:type="dxa"/>
          </w:tcPr>
          <w:p w14:paraId="6A4B258C" w14:textId="77777777" w:rsidR="00273D3B" w:rsidRDefault="004310E6">
            <w:pPr>
              <w:rPr/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5FEC4A58" w14:textId="77777777" w:rsidR="00273D3B" w:rsidRDefault="004310E6">
            <w:pPr>
              <w:rPr/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06ECEDAF" w14:textId="77777777" w:rsidR="00273D3B" w:rsidRDefault="004310E6">
            <w:pPr>
              <w:rPr/>
            </w:pPr>
            <w:r>
              <w:t>Integrated with Outlook/Teams/Microsoft 365 identity</w:t>
            </w:r>
          </w:p>
        </w:tc>
      </w:tr>
      <w:tr w:rsidR="00273D3B" w14:paraId="42694D15" w14:textId="77777777">
        <w:trPr>
          <w:jc w:val="center"/>
          <w:ins w:id="187" w:author="M365 Copilot" w:date="2026-07-05T01:08:00Z" w16du:dateUtc="2026-07-05T05:08:00Z"/>
        </w:trPr>
        <w:tc>
          <w:tcPr>
            <w:tcW w:w="2520" w:type="dxa"/>
          </w:tcPr>
          <w:p w14:paraId="6F42DCAA" w14:textId="77777777" w:rsidR="00273D3B" w:rsidRDefault="004310E6">
            <w:pPr>
              <w:rPr/>
            </w:pPr>
            <w:r>
              <w:t>Change review</w:t>
            </w:r>
          </w:p>
        </w:tc>
        <w:tc>
          <w:tcPr>
            <w:tcW w:w="2520" w:type="dxa"/>
          </w:tcPr>
          <w:p w14:paraId="731863B6" w14:textId="77777777" w:rsidR="00273D3B" w:rsidRDefault="004310E6">
            <w:pPr>
              <w:rPr/>
            </w:pPr>
            <w:r>
              <w:t>Suggesting mode</w:t>
            </w:r>
          </w:p>
        </w:tc>
        <w:tc>
          <w:tcPr>
            <w:tcW w:w="2520" w:type="dxa"/>
          </w:tcPr>
          <w:p w14:paraId="09B623FF" w14:textId="77777777" w:rsidR="00273D3B" w:rsidRDefault="004310E6">
            <w:pPr>
              <w:rPr/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8FB040" w14:textId="77777777" w:rsidR="00273D3B" w:rsidRDefault="004310E6">
            <w:pPr>
              <w:rPr/>
            </w:pPr>
            <w:r>
              <w:t>More formal review workflow for legal, editorial, regulated documents</w:t>
            </w:r>
          </w:p>
        </w:tc>
      </w:tr>
      <w:tr w:rsidR="00273D3B" w14:paraId="0E31F348" w14:textId="77777777">
        <w:trPr>
          <w:jc w:val="center"/>
          <w:ins w:id="196" w:author="M365 Copilot" w:date="2026-07-05T01:08:00Z" w16du:dateUtc="2026-07-05T05:08:00Z"/>
        </w:trPr>
        <w:tc>
          <w:tcPr>
            <w:tcW w:w="2520" w:type="dxa"/>
          </w:tcPr>
          <w:p w14:paraId="5CBF038E" w14:textId="77777777" w:rsidR="00273D3B" w:rsidRDefault="004310E6">
            <w:pPr>
              <w:rPr/>
            </w:pPr>
            <w:r>
              <w:t>Version history</w:t>
            </w:r>
          </w:p>
        </w:tc>
        <w:tc>
          <w:tcPr>
            <w:tcW w:w="2520" w:type="dxa"/>
          </w:tcPr>
          <w:p w14:paraId="26F85221" w14:textId="77777777" w:rsidR="00273D3B" w:rsidRDefault="004310E6">
            <w:pPr>
              <w:rPr/>
            </w:pPr>
            <w:r>
              <w:t>Restore prior versions</w:t>
            </w:r>
          </w:p>
        </w:tc>
        <w:tc>
          <w:tcPr>
            <w:tcW w:w="2520" w:type="dxa"/>
          </w:tcPr>
          <w:p w14:paraId="1F7372EA" w14:textId="77777777" w:rsidR="00273D3B" w:rsidRDefault="004310E6">
            <w:pPr>
              <w:rPr/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2B0C33F4" w14:textId="77777777" w:rsidR="00273D3B" w:rsidRDefault="004310E6">
            <w:pPr>
              <w:rPr/>
            </w:pPr>
            <w:r>
              <w:t>Cloud + enterprise repositories + records processes</w:t>
            </w:r>
          </w:p>
        </w:tc>
      </w:tr>
      <w:tr w:rsidR="00273D3B" w14:paraId="551F1DA1" w14:textId="77777777">
        <w:trPr>
          <w:jc w:val="center"/>
          <w:ins w:id="205" w:author="M365 Copilot" w:date="2026-07-05T01:08:00Z" w16du:dateUtc="2026-07-05T05:08:00Z"/>
        </w:trPr>
        <w:tc>
          <w:tcPr>
            <w:tcW w:w="2520" w:type="dxa"/>
          </w:tcPr>
          <w:p w14:paraId="2D4ECA41" w14:textId="77777777" w:rsidR="00273D3B" w:rsidRDefault="004310E6">
            <w:pPr>
              <w:rPr/>
            </w:pPr>
            <w:r>
              <w:t>Long documents</w:t>
            </w:r>
          </w:p>
        </w:tc>
        <w:tc>
          <w:tcPr>
            <w:tcW w:w="2520" w:type="dxa"/>
          </w:tcPr>
          <w:p w14:paraId="42B1E2D3" w14:textId="77777777" w:rsidR="00273D3B" w:rsidRDefault="004310E6">
            <w:pPr>
              <w:rPr/>
            </w:pPr>
            <w:r>
              <w:t>Headings, outline, basic TOC</w:t>
            </w:r>
          </w:p>
        </w:tc>
        <w:tc>
          <w:tcPr>
            <w:tcW w:w="2520" w:type="dxa"/>
          </w:tcPr>
          <w:p w14:paraId="3D578FDF" w14:textId="77777777" w:rsidR="00273D3B" w:rsidRDefault="004310E6">
            <w:pPr>
              <w:rPr/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633721F8" w14:textId="77777777" w:rsidR="00273D3B" w:rsidRDefault="004310E6">
            <w:pPr>
              <w:rPr/>
            </w:pPr>
            <w:r>
              <w:t>Better for reports, contracts, manuals, theses</w:t>
            </w:r>
          </w:p>
        </w:tc>
      </w:tr>
      <w:tr w:rsidR="00273D3B" w14:paraId="122F6F70" w14:textId="77777777">
        <w:trPr>
          <w:jc w:val="center"/>
          <w:ins w:id="214" w:author="M365 Copilot" w:date="2026-07-05T01:08:00Z" w16du:dateUtc="2026-07-05T05:08:00Z"/>
        </w:trPr>
        <w:tc>
          <w:tcPr>
            <w:tcW w:w="2520" w:type="dxa"/>
          </w:tcPr>
          <w:p w14:paraId="25C090F7" w14:textId="77777777" w:rsidR="00273D3B" w:rsidRDefault="004310E6">
            <w:pPr>
              <w:rPr/>
            </w:pPr>
            <w:r>
              <w:t>Formatting/design</w:t>
            </w:r>
          </w:p>
        </w:tc>
        <w:tc>
          <w:tcPr>
            <w:tcW w:w="2520" w:type="dxa"/>
          </w:tcPr>
          <w:p w14:paraId="678627A6" w14:textId="77777777" w:rsidR="00273D3B" w:rsidRDefault="004310E6">
            <w:pPr>
              <w:rPr/>
            </w:pPr>
            <w:r>
              <w:t>Basic styles/tables/images</w:t>
            </w:r>
          </w:p>
        </w:tc>
        <w:tc>
          <w:tcPr>
            <w:tcW w:w="2520" w:type="dxa"/>
          </w:tcPr>
          <w:p w14:paraId="20ABF5EE" w14:textId="77777777" w:rsidR="00273D3B" w:rsidRDefault="004310E6">
            <w:pPr>
              <w:rPr/>
            </w:pPr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00067126" w14:textId="77777777" w:rsidR="00273D3B" w:rsidRDefault="004310E6">
            <w:pPr>
              <w:rPr/>
            </w:pPr>
            <w:r>
              <w:t>Higher-fidelity professional output</w:t>
            </w:r>
          </w:p>
        </w:tc>
      </w:tr>
      <w:tr w:rsidR="00273D3B" w14:paraId="1E7D1192" w14:textId="77777777">
        <w:trPr>
          <w:jc w:val="center"/>
          <w:ins w:id="223" w:author="M365 Copilot" w:date="2026-07-05T01:08:00Z" w16du:dateUtc="2026-07-05T05:08:00Z"/>
        </w:trPr>
        <w:tc>
          <w:tcPr>
            <w:tcW w:w="2520" w:type="dxa"/>
          </w:tcPr>
          <w:p w14:paraId="40D2CABE" w14:textId="77777777" w:rsidR="00273D3B" w:rsidRDefault="004310E6">
            <w:pPr>
              <w:rPr/>
            </w:pPr>
            <w:r>
              <w:t>Mail merge</w:t>
            </w:r>
          </w:p>
        </w:tc>
        <w:tc>
          <w:tcPr>
            <w:tcW w:w="2520" w:type="dxa"/>
          </w:tcPr>
          <w:p w14:paraId="71B8C536" w14:textId="77777777" w:rsidR="00273D3B" w:rsidRDefault="004310E6">
            <w:pPr>
              <w:rPr/>
            </w:pPr>
            <w:r>
              <w:t>Requires add-ons/workarounds</w:t>
            </w:r>
          </w:p>
        </w:tc>
        <w:tc>
          <w:tcPr>
            <w:tcW w:w="2520" w:type="dxa"/>
          </w:tcPr>
          <w:p w14:paraId="5872AFB6" w14:textId="77777777" w:rsidR="00273D3B" w:rsidRDefault="004310E6">
            <w:pPr>
              <w:rPr/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42CBC623" w14:textId="77777777" w:rsidR="00273D3B" w:rsidRDefault="004310E6">
            <w:pPr>
              <w:rPr/>
            </w:pPr>
            <w:r>
              <w:t>Production-ready personalized letters, labels, envelopes, email merges</w:t>
            </w:r>
          </w:p>
        </w:tc>
      </w:tr>
      <w:tr w:rsidR="00273D3B" w14:paraId="7D27B9B5" w14:textId="77777777">
        <w:trPr>
          <w:jc w:val="center"/>
          <w:ins w:id="232" w:author="M365 Copilot" w:date="2026-07-05T01:08:00Z" w16du:dateUtc="2026-07-05T05:08:00Z"/>
        </w:trPr>
        <w:tc>
          <w:tcPr>
            <w:tcW w:w="2520" w:type="dxa"/>
          </w:tcPr>
          <w:p w14:paraId="3F17D43F" w14:textId="77777777" w:rsidR="00273D3B" w:rsidRDefault="004310E6">
            <w:pPr>
              <w:rPr/>
            </w:pPr>
            <w:r>
              <w:t>Automation</w:t>
            </w:r>
          </w:p>
        </w:tc>
        <w:tc>
          <w:tcPr>
            <w:tcW w:w="2520" w:type="dxa"/>
          </w:tcPr>
          <w:p w14:paraId="1036564C" w14:textId="77777777" w:rsidR="00273D3B" w:rsidRDefault="004310E6">
            <w:pPr>
              <w:rPr/>
            </w:pPr>
            <w:r>
              <w:t>Apps Script/add-ons</w:t>
            </w:r>
          </w:p>
        </w:tc>
        <w:tc>
          <w:tcPr>
            <w:tcW w:w="2520" w:type="dxa"/>
          </w:tcPr>
          <w:p w14:paraId="0F995A2F" w14:textId="77777777" w:rsidR="00273D3B" w:rsidRDefault="004310E6">
            <w:pPr>
              <w:rPr/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092575E0" w14:textId="77777777" w:rsidR="00273D3B" w:rsidRDefault="004310E6">
            <w:pPr>
              <w:rPr/>
            </w:pPr>
            <w:r>
              <w:t>Broader enterprise automation surface</w:t>
            </w:r>
          </w:p>
        </w:tc>
      </w:tr>
      <w:tr w:rsidR="00273D3B" w14:paraId="62364ADF" w14:textId="77777777">
        <w:trPr>
          <w:jc w:val="center"/>
          <w:ins w:id="241" w:author="M365 Copilot" w:date="2026-07-05T01:08:00Z" w16du:dateUtc="2026-07-05T05:08:00Z"/>
        </w:trPr>
        <w:tc>
          <w:tcPr>
            <w:tcW w:w="2520" w:type="dxa"/>
          </w:tcPr>
          <w:p w14:paraId="780C62D1" w14:textId="77777777" w:rsidR="00273D3B" w:rsidRDefault="004310E6">
            <w:pPr>
              <w:rPr/>
            </w:pPr>
            <w:r>
              <w:t>Security/compliance</w:t>
            </w:r>
          </w:p>
        </w:tc>
        <w:tc>
          <w:tcPr>
            <w:tcW w:w="2520" w:type="dxa"/>
          </w:tcPr>
          <w:p w14:paraId="0E37D4C1" w14:textId="77777777" w:rsidR="00273D3B" w:rsidRDefault="004310E6">
            <w:pPr>
              <w:rPr/>
            </w:pPr>
            <w:r>
              <w:t>Drive permissions/admin controls</w:t>
            </w:r>
          </w:p>
        </w:tc>
        <w:tc>
          <w:tcPr>
            <w:tcW w:w="2520" w:type="dxa"/>
          </w:tcPr>
          <w:p w14:paraId="0EE9A817" w14:textId="77777777" w:rsidR="00273D3B" w:rsidRDefault="004310E6">
            <w:pPr>
              <w:rPr/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34E221C5" w14:textId="77777777" w:rsidR="00273D3B" w:rsidRDefault="004310E6">
            <w:pPr>
              <w:rPr/>
            </w:pPr>
            <w:r>
              <w:t>Deeper Microsoft 365 governance stack</w:t>
            </w:r>
          </w:p>
        </w:tc>
      </w:tr>
      <w:tr w:rsidR="00273D3B" w14:paraId="3EC2B92E" w14:textId="77777777">
        <w:trPr>
          <w:jc w:val="center"/>
          <w:ins w:id="250" w:author="M365 Copilot" w:date="2026-07-05T01:08:00Z" w16du:dateUtc="2026-07-05T05:08:00Z"/>
        </w:trPr>
        <w:tc>
          <w:tcPr>
            <w:tcW w:w="2520" w:type="dxa"/>
          </w:tcPr>
          <w:p w14:paraId="57E331B7" w14:textId="77777777" w:rsidR="00273D3B" w:rsidRDefault="004310E6">
            <w:pPr>
              <w:rPr/>
            </w:pPr>
            <w:r>
              <w:t>AI assistance</w:t>
            </w:r>
          </w:p>
        </w:tc>
        <w:tc>
          <w:tcPr>
            <w:tcW w:w="2520" w:type="dxa"/>
          </w:tcPr>
          <w:p w14:paraId="41F7181D" w14:textId="77777777" w:rsidR="00273D3B" w:rsidRDefault="004310E6">
            <w:pPr>
              <w:rPr/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3F64FA2F" w14:textId="77777777" w:rsidR="00273D3B" w:rsidRDefault="004310E6">
            <w:pPr>
              <w:rPr/>
            </w:pPr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1FDEBB43" w14:textId="77777777" w:rsidR="00273D3B" w:rsidRDefault="004310E6">
            <w:pPr>
              <w:rPr/>
            </w:pPr>
            <w:r>
              <w:t>AI integrated with M365 data and compliance controls</w:t>
            </w:r>
          </w:p>
        </w:tc>
      </w:tr>
      <w:tr w:rsidR="00273D3B" w14:paraId="1F796DEE" w14:textId="77777777">
        <w:trPr>
          <w:jc w:val="center"/>
          <w:ins w:id="259" w:author="M365 Copilot" w:date="2026-07-05T01:08:00Z" w16du:dateUtc="2026-07-05T05:08:00Z"/>
        </w:trPr>
        <w:tc>
          <w:tcPr>
            <w:tcW w:w="2520" w:type="dxa"/>
          </w:tcPr>
          <w:p w14:paraId="4F46EA42" w14:textId="77777777" w:rsidR="00273D3B" w:rsidRDefault="004310E6">
            <w:pPr>
              <w:rPr/>
            </w:pPr>
            <w:r>
              <w:t>Offline capability</w:t>
            </w:r>
          </w:p>
        </w:tc>
        <w:tc>
          <w:tcPr>
            <w:tcW w:w="2520" w:type="dxa"/>
          </w:tcPr>
          <w:p w14:paraId="6E95C9EE" w14:textId="77777777" w:rsidR="00273D3B" w:rsidRDefault="004310E6">
            <w:pPr>
              <w:rPr/>
            </w:pPr>
            <w:r>
              <w:t>Offline mode after setup</w:t>
            </w:r>
          </w:p>
        </w:tc>
        <w:tc>
          <w:tcPr>
            <w:tcW w:w="2520" w:type="dxa"/>
          </w:tcPr>
          <w:p w14:paraId="03709525" w14:textId="77777777" w:rsidR="00273D3B" w:rsidRDefault="004310E6">
            <w:pPr>
              <w:rPr/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11164C4A" w14:textId="77777777" w:rsidR="00273D3B" w:rsidRDefault="004310E6">
            <w:pPr>
              <w:rPr/>
            </w:pPr>
            <w:r>
              <w:t>Most capable no-internet document editor</w:t>
            </w:r>
          </w:p>
        </w:tc>
      </w:tr>
      <w:tr w:rsidR="00273D3B" w14:paraId="26CBADBB" w14:textId="77777777">
        <w:trPr>
          <w:jc w:val="center"/>
          <w:ins w:id="268" w:author="M365 Copilot" w:date="2026-07-05T01:08:00Z" w16du:dateUtc="2026-07-05T05:08:00Z"/>
        </w:trPr>
        <w:tc>
          <w:tcPr>
            <w:tcW w:w="2520" w:type="dxa"/>
          </w:tcPr>
          <w:p w14:paraId="107AFC09" w14:textId="77777777" w:rsidR="00273D3B" w:rsidRDefault="004310E6">
            <w:pPr>
              <w:rPr/>
            </w:pPr>
            <w:r>
              <w:t>Compatibility</w:t>
            </w:r>
          </w:p>
        </w:tc>
        <w:tc>
          <w:tcPr>
            <w:tcW w:w="2520" w:type="dxa"/>
          </w:tcPr>
          <w:p w14:paraId="59239E10" w14:textId="77777777" w:rsidR="00273D3B" w:rsidRDefault="004310E6">
            <w:pPr>
              <w:rPr/>
            </w:pPr>
            <w:r>
              <w:t>Imports/exports DOCX</w:t>
            </w:r>
          </w:p>
        </w:tc>
        <w:tc>
          <w:tcPr>
            <w:tcW w:w="2520" w:type="dxa"/>
          </w:tcPr>
          <w:p w14:paraId="4673BFE0" w14:textId="77777777" w:rsidR="00273D3B" w:rsidRDefault="004310E6">
            <w:pPr>
              <w:rPr/>
            </w:pPr>
            <w:r>
              <w:t xml:space="preserve">Native DOCX fidelity and Office ecosystem </w:t>
            </w:r>
            <w:r>
              <w:lastRenderedPageBreak/>
              <w:t>standard</w:t>
            </w:r>
          </w:p>
        </w:tc>
        <w:tc>
          <w:tcPr>
            <w:tcW w:w="2520" w:type="dxa"/>
          </w:tcPr>
          <w:p w14:paraId="6194DC13" w14:textId="77777777" w:rsidR="00273D3B" w:rsidRDefault="004310E6">
            <w:pPr>
              <w:rPr/>
            </w:pPr>
            <w:r>
              <w:lastRenderedPageBreak/>
              <w:t>Best authoritative format for businesses</w:t>
            </w:r>
          </w:p>
        </w:tc>
      </w:tr>
    </w:tbl>
    <w:p w14:paraId="6ED496D4" w14:textId="77777777" w:rsidR="00273D3B" w:rsidRDefault="004310E6">
      <w:pPr>
        <w:pStyle w:val="Heading1"/>
        <w:rPr/>
      </w:pPr>
      <w:bookmarkStart w:id="278" w:name="chart"/>
      <w:r>
        <w:t>4. Visual proof: capability depth</w:t>
      </w:r>
      <w:bookmarkEnd w:id="278"/>
    </w:p>
    <w:p w14:paraId="6CAB302F" w14:textId="77777777" w:rsidR="00273D3B" w:rsidRDefault="004310E6">
      <w:pPr>
        <w:rPr/>
      </w:pPr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7E646DF0" w14:textId="77777777" w:rsidR="00273D3B" w:rsidRDefault="004310E6">
      <w:pPr>
        <w:jc w:val="center"/>
        <w:rPr/>
      </w:pPr>
      <w:r>
        <w:rPr>
          <w:noProof/>
        </w:rPr>
        <w:drawing>
          <wp:inline distT="0" distB="0" distL="0" distR="0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7B8F" w14:textId="77777777" w:rsidR="00273D3B" w:rsidRDefault="004310E6">
      <w:pPr>
        <w:pStyle w:val="Heading1"/>
        <w:rPr/>
      </w:pPr>
      <w:bookmarkStart w:id="285" w:name="demo"/>
      <w:r>
        <w:t>5. Built-in Word feature demonstration in this file</w:t>
      </w:r>
      <w:bookmarkEnd w:id="285"/>
    </w:p>
    <w:p w14:paraId="71C30206" w14:textId="77777777" w:rsidR="00273D3B" w:rsidRDefault="004310E6">
      <w:pPr>
        <w:pStyle w:val="ListNumber"/>
        <w:rPr/>
      </w:pPr>
      <w:r>
        <w:t>Title page with styled metadata table</w:t>
      </w:r>
    </w:p>
    <w:p w14:paraId="6131A1BB" w14:textId="77777777" w:rsidR="00273D3B" w:rsidRDefault="004310E6">
      <w:pPr>
        <w:pStyle w:val="ListNumber"/>
        <w:rPr/>
      </w:pPr>
      <w:r>
        <w:t>Automatic Table of Contents field</w:t>
      </w:r>
    </w:p>
    <w:p w14:paraId="48165F05" w14:textId="77777777" w:rsidR="00273D3B" w:rsidRDefault="004310E6">
      <w:pPr>
        <w:pStyle w:val="ListNumber"/>
        <w:rPr/>
      </w:pPr>
      <w:r>
        <w:t>Headers and footers with page numbering fields</w:t>
      </w:r>
    </w:p>
    <w:p w14:paraId="1D4825B9" w14:textId="77777777" w:rsidR="00273D3B" w:rsidRDefault="004310E6">
      <w:pPr>
        <w:pStyle w:val="ListNumber"/>
        <w:rPr/>
      </w:pPr>
      <w:r>
        <w:t>Bookmarks and internal hyperlinks</w:t>
      </w:r>
    </w:p>
    <w:p w14:paraId="73DBFB0D" w14:textId="77777777" w:rsidR="00273D3B" w:rsidRDefault="004310E6">
      <w:pPr>
        <w:pStyle w:val="ListNumber"/>
        <w:rPr/>
      </w:pPr>
      <w:r>
        <w:t>External hyperlinks to sources</w:t>
      </w:r>
    </w:p>
    <w:p w14:paraId="593B218D" w14:textId="77777777" w:rsidR="00273D3B" w:rsidRDefault="004310E6">
      <w:pPr>
        <w:pStyle w:val="ListNumber"/>
        <w:rPr/>
      </w:pPr>
      <w:r>
        <w:t>Styled comparison tables</w:t>
      </w:r>
    </w:p>
    <w:p w14:paraId="4C82F36A" w14:textId="77777777" w:rsidR="00273D3B" w:rsidRDefault="004310E6">
      <w:pPr>
        <w:pStyle w:val="ListNumber"/>
        <w:rPr/>
      </w:pPr>
      <w:r>
        <w:t>Callout boxes with shading</w:t>
      </w:r>
    </w:p>
    <w:p w14:paraId="56C11780" w14:textId="77777777" w:rsidR="00273D3B" w:rsidRDefault="004310E6">
      <w:pPr>
        <w:pStyle w:val="ListNumber"/>
        <w:rPr/>
      </w:pPr>
      <w:r>
        <w:t>Embedded chart image</w:t>
      </w:r>
    </w:p>
    <w:p w14:paraId="48AF7C37" w14:textId="77777777" w:rsidR="00273D3B" w:rsidRDefault="004310E6">
      <w:pPr>
        <w:pStyle w:val="ListNumber"/>
        <w:rPr/>
      </w:pPr>
      <w:r>
        <w:t>Landscape section for wide matrix</w:t>
      </w:r>
    </w:p>
    <w:p w14:paraId="0F3D2758" w14:textId="77777777" w:rsidR="00273D3B" w:rsidRDefault="004310E6">
      <w:pPr>
        <w:pStyle w:val="ListNumber"/>
        <w:rPr/>
      </w:pPr>
      <w:r>
        <w:t>Custom paragraph styles</w:t>
      </w:r>
    </w:p>
    <w:p w14:paraId="381B1AE2" w14:textId="77777777" w:rsidR="00273D3B" w:rsidRDefault="004310E6">
      <w:pPr>
        <w:pStyle w:val="ListNumber"/>
        <w:rPr/>
      </w:pPr>
      <w:r>
        <w:t>Footnote-style source appendix</w:t>
      </w:r>
    </w:p>
    <w:p w14:paraId="02E3279F" w14:textId="77777777" w:rsidR="00273D3B" w:rsidRDefault="004310E6">
      <w:pPr>
        <w:pStyle w:val="ListNumber"/>
        <w:rPr/>
      </w:pPr>
      <w:r>
        <w:t>Checklist, glossary, numbered procedures</w:t>
      </w:r>
    </w:p>
    <w:p w14:paraId="5F73B83B" w14:textId="77777777" w:rsidR="00273D3B" w:rsidRDefault="004310E6">
      <w:pPr>
        <w:pStyle w:val="ListNumber"/>
        <w:rPr/>
      </w:pPr>
      <w:r>
        <w:t>Signature block</w:t>
      </w:r>
    </w:p>
    <w:p w14:paraId="756F957C" w14:textId="77777777" w:rsidR="00273D3B" w:rsidRDefault="004310E6">
      <w:pPr>
        <w:pStyle w:val="ListNumber"/>
        <w:rPr/>
      </w:pPr>
      <w:r>
        <w:t>Document properties/core metadata</w:t>
      </w:r>
    </w:p>
    <w:p w14:paraId="54C6B606" w14:textId="77777777" w:rsidR="00273D3B" w:rsidRDefault="004310E6">
      <w:pPr>
        <w:pStyle w:val="ListNumber"/>
        <w:rPr/>
      </w:pPr>
      <w:r>
        <w:t>Watermark-like confidentiality statement in header</w:t>
      </w:r>
    </w:p>
    <w:p w14:paraId="6641E74F" w14:textId="77777777" w:rsidR="00273D3B" w:rsidRDefault="004310E6">
      <w:pPr>
        <w:rPr/>
      </w:pPr>
      <w:r>
        <w:t xml:space="preserve">Jump back to </w:t>
      </w:r>
      <w:r>
        <w:fldChar w:fldCharType="begin"/>
      </w:r>
      <w:r>
        <w:instrText>HYPERLINK \l "exec_summary" \h</w:instrText>
      </w:r>
      <w:r>
        <w:fldChar w:fldCharType="separate"/>
      </w:r>
      <w:r>
        <w:rPr>
          <w:color w:val="0563C1"/>
          <w:u w:val="single"/>
        </w:rPr>
        <w:t>Executive Summary</w:t>
      </w:r>
      <w:r>
        <w:fldChar w:fldCharType="end"/>
      </w:r>
      <w:r>
        <w:t xml:space="preserve"> or continue to the group-by-group argument below.</w:t>
      </w:r>
    </w:p>
    <w:p w14:paraId="0953A775" w14:textId="77777777" w:rsidR="00273D3B" w:rsidRDefault="00273D3B">
      <w:pPr>
        <w:rPr/>
        <w:sectPr w:rsidR="00273D3B"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694BDA3D" w14:textId="77777777" w:rsidR="00273D3B" w:rsidRDefault="004310E6">
      <w:pPr>
        <w:pStyle w:val="Heading1"/>
        <w:rPr/>
      </w:pPr>
      <w:bookmarkStart w:id="321" w:name="wide_matrix"/>
      <w:r>
        <w:lastRenderedPageBreak/>
        <w:t>6. Wide stakeholder view: why each buyer persona cares</w:t>
      </w:r>
      <w:bookmarkEnd w:id="321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273D3B" w14:paraId="4188C011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23" w:author="M365 Copilot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1E0052D8" w14:textId="77777777" w:rsidR="00273D3B" w:rsidRDefault="004310E6">
            <w:pPr>
              <w:rPr/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0D76E58A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25509409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1F4BD9E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3BF2B148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6887EC7F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Sales line</w:t>
            </w:r>
          </w:p>
        </w:tc>
      </w:tr>
      <w:tr w:rsidR="00273D3B" w14:paraId="52C1A0ED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36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3D36A6" w14:textId="77777777" w:rsidR="00273D3B" w:rsidRDefault="004310E6">
            <w:pPr>
              <w:rPr/>
            </w:pPr>
            <w:r>
              <w:t>Legal</w:t>
            </w:r>
          </w:p>
        </w:tc>
        <w:tc>
          <w:tcPr>
            <w:tcW w:w="2400" w:type="dxa"/>
          </w:tcPr>
          <w:p w14:paraId="65665C6A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Auditable review</w:t>
            </w:r>
          </w:p>
        </w:tc>
        <w:tc>
          <w:tcPr>
            <w:tcW w:w="2400" w:type="dxa"/>
          </w:tcPr>
          <w:p w14:paraId="22F42DBE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Suggestions/comments</w:t>
            </w:r>
          </w:p>
        </w:tc>
        <w:tc>
          <w:tcPr>
            <w:tcW w:w="2400" w:type="dxa"/>
          </w:tcPr>
          <w:p w14:paraId="0C8BA6B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6486B7E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1F491BF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“A browser editor is not a contract lifecycle tool.”</w:t>
            </w:r>
          </w:p>
        </w:tc>
      </w:tr>
      <w:tr w:rsidR="00273D3B" w14:paraId="0B709210" w14:textId="77777777" w:rsidTr="00273D3B">
        <w:trPr>
          <w:ins w:id="349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9477CA9" w14:textId="77777777" w:rsidR="00273D3B" w:rsidRDefault="004310E6">
            <w:pPr>
              <w:rPr/>
            </w:pPr>
            <w:r>
              <w:t>Marketing</w:t>
            </w:r>
          </w:p>
        </w:tc>
        <w:tc>
          <w:tcPr>
            <w:tcW w:w="2400" w:type="dxa"/>
          </w:tcPr>
          <w:p w14:paraId="7686540E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Pixel-aware polish</w:t>
            </w:r>
          </w:p>
        </w:tc>
        <w:tc>
          <w:tcPr>
            <w:tcW w:w="2400" w:type="dxa"/>
          </w:tcPr>
          <w:p w14:paraId="1A53962C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Basic layout</w:t>
            </w:r>
          </w:p>
        </w:tc>
        <w:tc>
          <w:tcPr>
            <w:tcW w:w="2400" w:type="dxa"/>
          </w:tcPr>
          <w:p w14:paraId="13B4DDD8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1CAF625D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F5D5AC9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“Collaborate fast, publish beautifully.”</w:t>
            </w:r>
          </w:p>
        </w:tc>
      </w:tr>
      <w:tr w:rsidR="00273D3B" w14:paraId="2BA37FE8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62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A01666" w14:textId="77777777" w:rsidR="00273D3B" w:rsidRDefault="004310E6">
            <w:pPr>
              <w:rPr/>
            </w:pPr>
            <w:r>
              <w:t>HR</w:t>
            </w:r>
          </w:p>
        </w:tc>
        <w:tc>
          <w:tcPr>
            <w:tcW w:w="2400" w:type="dxa"/>
          </w:tcPr>
          <w:p w14:paraId="308835CD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Personalized outbound docs</w:t>
            </w:r>
          </w:p>
        </w:tc>
        <w:tc>
          <w:tcPr>
            <w:tcW w:w="2400" w:type="dxa"/>
          </w:tcPr>
          <w:p w14:paraId="7484BEC7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Manual copies/add-ons</w:t>
            </w:r>
          </w:p>
        </w:tc>
        <w:tc>
          <w:tcPr>
            <w:tcW w:w="2400" w:type="dxa"/>
          </w:tcPr>
          <w:p w14:paraId="2397D92C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Mail merge with Excel/Outlook</w:t>
            </w:r>
          </w:p>
        </w:tc>
        <w:tc>
          <w:tcPr>
            <w:tcW w:w="2400" w:type="dxa"/>
          </w:tcPr>
          <w:p w14:paraId="137330A6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51E049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“One approved template, thousands of outputs.”</w:t>
            </w:r>
          </w:p>
        </w:tc>
      </w:tr>
      <w:tr w:rsidR="00273D3B" w14:paraId="4DA1C50E" w14:textId="77777777" w:rsidTr="00273D3B">
        <w:trPr>
          <w:ins w:id="375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A6EB9B4" w14:textId="77777777" w:rsidR="00273D3B" w:rsidRDefault="004310E6">
            <w:pPr>
              <w:rPr/>
            </w:pPr>
            <w:r>
              <w:t>IT/Security</w:t>
            </w:r>
          </w:p>
        </w:tc>
        <w:tc>
          <w:tcPr>
            <w:tcW w:w="2400" w:type="dxa"/>
          </w:tcPr>
          <w:p w14:paraId="44D700BD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Data protection</w:t>
            </w:r>
          </w:p>
        </w:tc>
        <w:tc>
          <w:tcPr>
            <w:tcW w:w="2400" w:type="dxa"/>
          </w:tcPr>
          <w:p w14:paraId="07441E0B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Drive controls</w:t>
            </w:r>
          </w:p>
        </w:tc>
        <w:tc>
          <w:tcPr>
            <w:tcW w:w="2400" w:type="dxa"/>
          </w:tcPr>
          <w:p w14:paraId="5B413521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6FA02879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Apply a sensitivity label</w:t>
            </w:r>
          </w:p>
        </w:tc>
        <w:tc>
          <w:tcPr>
            <w:tcW w:w="2400" w:type="dxa"/>
          </w:tcPr>
          <w:p w14:paraId="6E3DA2F7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“Productivity without bypassing governance.”</w:t>
            </w:r>
          </w:p>
        </w:tc>
      </w:tr>
      <w:tr w:rsidR="00273D3B" w14:paraId="0CF4A0B3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2119682" w14:textId="77777777" w:rsidR="00273D3B" w:rsidRDefault="004310E6">
            <w:pPr>
              <w:rPr/>
            </w:pPr>
            <w:r>
              <w:t>Executives</w:t>
            </w:r>
          </w:p>
        </w:tc>
        <w:tc>
          <w:tcPr>
            <w:tcW w:w="2400" w:type="dxa"/>
          </w:tcPr>
          <w:p w14:paraId="07C7CCB3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Speed + trust</w:t>
            </w:r>
          </w:p>
        </w:tc>
        <w:tc>
          <w:tcPr>
            <w:tcW w:w="2400" w:type="dxa"/>
          </w:tcPr>
          <w:p w14:paraId="1704AFD8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Live collaboration</w:t>
            </w:r>
          </w:p>
        </w:tc>
        <w:tc>
          <w:tcPr>
            <w:tcW w:w="2400" w:type="dxa"/>
          </w:tcPr>
          <w:p w14:paraId="29DAA984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44A601B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Show comments, tasks, final PDF</w:t>
            </w:r>
          </w:p>
        </w:tc>
        <w:tc>
          <w:tcPr>
            <w:tcW w:w="2400" w:type="dxa"/>
          </w:tcPr>
          <w:p w14:paraId="2F9BF437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“Fewer drafts, fewer risks.”</w:t>
            </w:r>
          </w:p>
        </w:tc>
      </w:tr>
    </w:tbl>
    <w:p w14:paraId="1FC5A7C7" w14:textId="77777777" w:rsidR="00273D3B" w:rsidRDefault="00273D3B">
      <w:pPr>
        <w:rPr/>
        <w:sectPr w:rsidR="00273D3B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7CC25255" w14:textId="77777777" w:rsidR="00273D3B" w:rsidRDefault="004310E6">
      <w:pPr>
        <w:pStyle w:val="Heading1"/>
        <w:rPr/>
      </w:pPr>
      <w:r>
        <w:lastRenderedPageBreak/>
        <w:t>7. Collaboration: match the cloud-first expectation</w:t>
      </w:r>
    </w:p>
    <w:p w14:paraId="45DD8D4D" w14:textId="77777777" w:rsidR="00273D3B" w:rsidRDefault="004310E6">
      <w:pPr>
        <w:pStyle w:val="ListBullet"/>
        <w:rPr/>
      </w:pPr>
      <w:r>
        <w:t>Coauthor in real time from Word for the web or desktop when files are in OneDrive/SharePoint.</w:t>
      </w:r>
    </w:p>
    <w:p w14:paraId="5F829791" w14:textId="77777777" w:rsidR="00273D3B" w:rsidRDefault="004310E6">
      <w:pPr>
        <w:pStyle w:val="ListBullet"/>
        <w:rPr/>
      </w:pPr>
      <w:r>
        <w:t>Use comments, replies, @mentions, and explicit permissions.</w:t>
      </w:r>
    </w:p>
    <w:p w14:paraId="2FFD724A" w14:textId="77777777" w:rsidR="00273D3B" w:rsidRDefault="004310E6">
      <w:pPr>
        <w:pStyle w:val="ListBullet"/>
        <w:rPr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56CEDD78" w14:textId="77777777">
        <w:trPr>
          <w:jc w:val="center"/>
          <w:ins w:id="410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291647D7" w14:textId="77777777" w:rsidR="00273D3B" w:rsidRDefault="004310E6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591320AE" w14:textId="77777777" w:rsidR="00273D3B" w:rsidRDefault="004310E6">
      <w:pPr>
        <w:pStyle w:val="Heading1"/>
        <w:rPr/>
      </w:pPr>
      <w:r>
        <w:t>8. Review and governance: where Word separates itself</w:t>
      </w:r>
    </w:p>
    <w:p w14:paraId="4DD9961E" w14:textId="77777777" w:rsidR="00273D3B" w:rsidRDefault="004310E6">
      <w:pPr>
        <w:pStyle w:val="ListBullet"/>
        <w:rPr/>
      </w:pPr>
      <w:r>
        <w:t>Track Changes is more granular and formal than lightweight suggesting workflows.</w:t>
      </w:r>
    </w:p>
    <w:p w14:paraId="2F60CDBF" w14:textId="77777777" w:rsidR="00273D3B" w:rsidRDefault="004310E6">
      <w:pPr>
        <w:pStyle w:val="ListBullet"/>
        <w:rPr/>
      </w:pPr>
      <w:r>
        <w:t>Accept/reject workflows support accountable editing.</w:t>
      </w:r>
    </w:p>
    <w:p w14:paraId="2FC1F1DA" w14:textId="77777777" w:rsidR="00273D3B" w:rsidRDefault="004310E6">
      <w:pPr>
        <w:pStyle w:val="ListBullet"/>
        <w:rPr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38D67CF6" w14:textId="77777777">
        <w:trPr>
          <w:jc w:val="center"/>
          <w:ins w:id="421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3E680D64" w14:textId="77777777" w:rsidR="00273D3B" w:rsidRDefault="004310E6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1784B5B9" w14:textId="77777777" w:rsidR="00273D3B" w:rsidRDefault="004310E6">
      <w:pPr>
        <w:pStyle w:val="Heading1"/>
        <w:rPr/>
      </w:pPr>
      <w:r>
        <w:t>9. Professional document production</w:t>
      </w:r>
    </w:p>
    <w:p w14:paraId="593C3134" w14:textId="77777777" w:rsidR="00273D3B" w:rsidRDefault="004310E6">
      <w:pPr>
        <w:pStyle w:val="ListBullet"/>
        <w:rPr/>
      </w:pPr>
      <w:r>
        <w:t>Advanced styles, numbering, captions, references, indexes, and sectioning support long-form documents.</w:t>
      </w:r>
    </w:p>
    <w:p w14:paraId="75387E2A" w14:textId="77777777" w:rsidR="00273D3B" w:rsidRDefault="004310E6">
      <w:pPr>
        <w:pStyle w:val="ListBullet"/>
        <w:rPr/>
      </w:pPr>
      <w:r>
        <w:t>Native DOCX fidelity avoids conversion drift when the final system of record is Office.</w:t>
      </w:r>
    </w:p>
    <w:p w14:paraId="134D0F24" w14:textId="77777777" w:rsidR="00273D3B" w:rsidRDefault="004310E6">
      <w:pPr>
        <w:pStyle w:val="ListBullet"/>
        <w:rPr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5DBE8DE9" w14:textId="77777777">
        <w:trPr>
          <w:jc w:val="center"/>
          <w:ins w:id="432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E4A918D" w14:textId="77777777" w:rsidR="00273D3B" w:rsidRDefault="004310E6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2570C9E" w14:textId="77777777" w:rsidR="00273D3B" w:rsidRDefault="004310E6">
      <w:pPr>
        <w:pStyle w:val="Heading1"/>
        <w:rPr/>
      </w:pPr>
      <w:r>
        <w:t>10. Security, compliance, and enterprise control</w:t>
      </w:r>
    </w:p>
    <w:p w14:paraId="108BF599" w14:textId="77777777" w:rsidR="00273D3B" w:rsidRDefault="004310E6">
      <w:pPr>
        <w:pStyle w:val="ListBullet"/>
        <w:rPr/>
      </w:pPr>
      <w:r>
        <w:t>Sensitivity labels classify and protect documents.</w:t>
      </w:r>
    </w:p>
    <w:p w14:paraId="6459AD25" w14:textId="77777777" w:rsidR="00273D3B" w:rsidRDefault="004310E6">
      <w:pPr>
        <w:pStyle w:val="ListBullet"/>
        <w:rPr/>
      </w:pPr>
      <w:r>
        <w:t>Encryption and usage rights can travel with the file.</w:t>
      </w:r>
    </w:p>
    <w:p w14:paraId="5F5457FB" w14:textId="77777777" w:rsidR="00273D3B" w:rsidRDefault="004310E6">
      <w:pPr>
        <w:pStyle w:val="ListBullet"/>
        <w:rPr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01047BE8" w14:textId="77777777">
        <w:trPr>
          <w:jc w:val="center"/>
          <w:ins w:id="443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1C01578" w14:textId="77777777" w:rsidR="00273D3B" w:rsidRDefault="004310E6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2412288F" w14:textId="77777777" w:rsidR="00273D3B" w:rsidRDefault="004310E6">
      <w:pPr>
        <w:pStyle w:val="Heading1"/>
        <w:rPr/>
      </w:pPr>
      <w:r>
        <w:t>11. Automation and extensibility</w:t>
      </w:r>
    </w:p>
    <w:p w14:paraId="67AAAF0B" w14:textId="77777777" w:rsidR="00273D3B" w:rsidRDefault="004310E6">
      <w:pPr>
        <w:pStyle w:val="ListBullet"/>
        <w:rPr/>
      </w:pPr>
      <w:r>
        <w:t>Mail merge, templates, content controls, fields, macros, add-ins, and Power Automate can industrialize document work.</w:t>
      </w:r>
    </w:p>
    <w:p w14:paraId="1A0A2E13" w14:textId="77777777" w:rsidR="00273D3B" w:rsidRDefault="004310E6">
      <w:pPr>
        <w:pStyle w:val="ListBullet"/>
        <w:rPr/>
      </w:pPr>
      <w:r>
        <w:lastRenderedPageBreak/>
        <w:t>Teams can create reusable branded templates with locked-down areas and editable fields.</w:t>
      </w:r>
    </w:p>
    <w:p w14:paraId="13964E72" w14:textId="77777777" w:rsidR="00273D3B" w:rsidRDefault="004310E6">
      <w:pPr>
        <w:pStyle w:val="ListBullet"/>
        <w:rPr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6B77E06E" w14:textId="77777777">
        <w:trPr>
          <w:jc w:val="center"/>
          <w:ins w:id="454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84C2018" w14:textId="77777777" w:rsidR="00273D3B" w:rsidRDefault="004310E6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0E9C023" w14:textId="77777777" w:rsidR="00273D3B" w:rsidRDefault="004310E6">
      <w:pPr>
        <w:pStyle w:val="Heading1"/>
        <w:rPr/>
      </w:pPr>
      <w:r>
        <w:t>12. Live demo checklist</w:t>
      </w:r>
    </w:p>
    <w:p w14:paraId="527CF95F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1F7798B1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4A297659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3AE0914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69F0874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0E1408DC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31A494AC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11E85F88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1AA59E1B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5EAF200A" w14:textId="77777777" w:rsidR="00273D3B" w:rsidRDefault="004310E6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7F6CFC3E" w14:textId="77777777" w:rsidR="00273D3B" w:rsidRDefault="004310E6">
      <w:pPr>
        <w:pStyle w:val="Heading1"/>
        <w:rPr/>
      </w:pPr>
      <w:r>
        <w:t>13. Objection handling</w:t>
      </w:r>
    </w:p>
    <w:p w14:paraId="1315C3D9" w14:textId="77777777" w:rsidR="00273D3B" w:rsidRDefault="004310E6">
      <w:pPr>
        <w:rPr/>
      </w:pPr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45070FE8" w14:textId="77777777" w:rsidR="00273D3B" w:rsidRDefault="004310E6">
      <w:pPr>
        <w:rPr/>
      </w:pPr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3AFA1A56" w14:textId="77777777" w:rsidR="00273D3B" w:rsidRDefault="004310E6">
      <w:pPr>
        <w:rPr/>
      </w:pPr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27D13407" w14:textId="77777777" w:rsidR="00273D3B" w:rsidRDefault="004310E6">
      <w:pPr>
        <w:rPr/>
      </w:pPr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1FC5C1C4" w14:textId="77777777" w:rsidR="00273D3B" w:rsidRDefault="004310E6">
      <w:pPr>
        <w:pStyle w:val="Heading1"/>
        <w:rPr/>
      </w:pPr>
      <w:r>
        <w:t>Appendix A – Source links</w:t>
      </w:r>
    </w:p>
    <w:p w14:paraId="00A75226" w14:textId="77777777" w:rsidR="00273D3B" w:rsidRDefault="004310E6">
      <w:pPr>
        <w:pStyle w:val="ListBullet"/>
        <w:rPr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r>
        <w:fldChar w:fldCharType="begin"/>
      </w:r>
      <w:r>
        <w:instrText>HYPERLINK "https://support.microsoft.com/en-us/word/training/track-changes-in-word" \h</w:instrText>
      </w:r>
      <w:r>
        <w:fldChar w:fldCharType="separate"/>
      </w:r>
      <w:r>
        <w:rPr>
          <w:color w:val="0563C1"/>
          <w:u w:val="single"/>
        </w:rPr>
        <w:t>https://support.microsoft.com/en-us/word/training/track-changes-in-word</w:t>
      </w:r>
      <w:r>
        <w:fldChar w:fldCharType="end"/>
      </w:r>
    </w:p>
    <w:p w14:paraId="2E073C65" w14:textId="77777777" w:rsidR="00273D3B" w:rsidRDefault="004310E6">
      <w:pPr>
        <w:pStyle w:val="ListBullet"/>
        <w:rPr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r>
        <w:fldChar w:fldCharType="begin"/>
      </w:r>
      <w:r>
        <w:instrText>HYPERLINK "https://word.cloud.microsoft/create/en/blog/document-collaboration-in-word/" \h</w:instrText>
      </w:r>
      <w:r>
        <w:fldChar w:fldCharType="separate"/>
      </w:r>
      <w:r>
        <w:rPr>
          <w:color w:val="0563C1"/>
          <w:u w:val="single"/>
        </w:rPr>
        <w:t>https://word.cloud.microsoft/create/en/blog/document-collaboration-in-word/</w:t>
      </w:r>
      <w:r>
        <w:fldChar w:fldCharType="end"/>
      </w:r>
    </w:p>
    <w:p w14:paraId="66A4B832" w14:textId="77777777" w:rsidR="00273D3B" w:rsidRDefault="004310E6">
      <w:pPr>
        <w:pStyle w:val="ListBullet"/>
        <w:rPr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r>
        <w:fldChar w:fldCharType="begin"/>
      </w:r>
      <w:r>
        <w:instrText>HYPERLINK "https://learn.microsoft.com/en-us/purview/sensitivity-labels" \h</w:instrText>
      </w:r>
      <w:r>
        <w:fldChar w:fldCharType="separate"/>
      </w:r>
      <w:r>
        <w:rPr>
          <w:color w:val="0563C1"/>
          <w:u w:val="single"/>
        </w:rPr>
        <w:t>https://learn.microsoft.com/en-us/purview/sensitivity-labels</w:t>
      </w:r>
      <w:r>
        <w:fldChar w:fldCharType="end"/>
      </w:r>
    </w:p>
    <w:p w14:paraId="583B42C5" w14:textId="77777777" w:rsidR="00273D3B" w:rsidRDefault="004310E6">
      <w:pPr>
        <w:pStyle w:val="ListBullet"/>
        <w:rPr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r>
        <w:fldChar w:fldCharType="begin"/>
      </w:r>
      <w:r>
        <w:instrText>HYPERLINK "https://learn.microsoft.com/en-us/microsoft-365/copilot/microsoft-365-copilot-architecture-data-protection-auditing" \h</w:instrText>
      </w:r>
      <w:r>
        <w:fldChar w:fldCharType="separate"/>
      </w:r>
      <w:r>
        <w:rPr>
          <w:color w:val="0563C1"/>
          <w:u w:val="single"/>
        </w:rPr>
        <w:t>https://learn.microsoft.com/en-us/microsoft-365/copilot/microsoft-365-copilot-architecture-data-protection-auditing</w:t>
      </w:r>
      <w:r>
        <w:fldChar w:fldCharType="end"/>
      </w:r>
    </w:p>
    <w:p w14:paraId="747D77AC" w14:textId="77777777" w:rsidR="00273D3B" w:rsidRDefault="004310E6">
      <w:pPr>
        <w:pStyle w:val="ListBullet"/>
        <w:rPr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r>
        <w:fldChar w:fldCharType="begin"/>
      </w:r>
      <w:r>
        <w:instrText>HYPERLINK "https://www.googleapps.com/docs/about/?hl=en" \h</w:instrText>
      </w:r>
      <w:r>
        <w:fldChar w:fldCharType="separate"/>
      </w:r>
      <w:r>
        <w:rPr>
          <w:color w:val="0563C1"/>
          <w:u w:val="single"/>
        </w:rPr>
        <w:t>https://www.googleapps.com/docs/about/?hl=en</w:t>
      </w:r>
      <w:r>
        <w:fldChar w:fldCharType="end"/>
      </w:r>
    </w:p>
    <w:p w14:paraId="0C650835" w14:textId="77777777" w:rsidR="00273D3B" w:rsidRDefault="004310E6">
      <w:pPr>
        <w:pStyle w:val="Heading1"/>
        <w:rPr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3D3B" w14:paraId="3121B07D" w14:textId="77777777">
        <w:trPr>
          <w:ins w:id="503" w:author="M365 Copilot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1AF8A35C" w14:textId="77777777" w:rsidR="00273D3B" w:rsidRDefault="004310E6">
            <w:pPr>
              <w:rPr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F9FCC8C" w14:textId="77777777" w:rsidR="00273D3B" w:rsidRDefault="004310E6">
            <w:pPr>
              <w:rPr/>
            </w:pPr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407705AE" w14:textId="77777777" w:rsidR="00273D3B" w:rsidRDefault="004310E6">
            <w:pPr>
              <w:rPr/>
            </w:pPr>
            <w:r>
              <w:rPr>
                <w:b/>
                <w:color w:val="FFFFFF"/>
              </w:rPr>
              <w:t>Date</w:t>
            </w:r>
          </w:p>
        </w:tc>
      </w:tr>
      <w:tr w:rsidR="00273D3B" w14:paraId="20BF6C86" w14:textId="77777777">
        <w:trPr>
          <w:ins w:id="510" w:author="M365 Copilot" w:date="2026-07-05T01:08:00Z" w16du:dateUtc="2026-07-05T05:08:00Z"/>
        </w:trPr>
        <w:tc>
          <w:tcPr>
            <w:tcW w:w="3360" w:type="dxa"/>
          </w:tcPr>
          <w:p w14:paraId="747C81CD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678C7FDE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14126528" w14:textId="77777777" w:rsidR="00273D3B" w:rsidRDefault="00273D3B">
            <w:pPr>
              <w:rPr/>
            </w:pPr>
          </w:p>
        </w:tc>
      </w:tr>
      <w:tr w:rsidR="00273D3B" w14:paraId="3874C945" w14:textId="77777777">
        <w:trPr>
          <w:ins w:id="514" w:author="M365 Copilot" w:date="2026-07-05T01:08:00Z" w16du:dateUtc="2026-07-05T05:08:00Z"/>
        </w:trPr>
        <w:tc>
          <w:tcPr>
            <w:tcW w:w="3360" w:type="dxa"/>
          </w:tcPr>
          <w:p w14:paraId="6AB324F9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759E4B8E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54C58464" w14:textId="77777777" w:rsidR="00273D3B" w:rsidRDefault="00273D3B">
            <w:pPr>
              <w:rPr/>
            </w:pPr>
          </w:p>
        </w:tc>
      </w:tr>
      <w:tr w:rsidR="00273D3B" w14:paraId="485D703F" w14:textId="77777777">
        <w:trPr>
          <w:ins w:id="518" w:author="M365 Copilot" w:date="2026-07-05T01:08:00Z" w16du:dateUtc="2026-07-05T05:08:00Z"/>
        </w:trPr>
        <w:tc>
          <w:tcPr>
            <w:tcW w:w="3360" w:type="dxa"/>
          </w:tcPr>
          <w:p w14:paraId="735A26D8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649110F2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2C440415" w14:textId="77777777" w:rsidR="00273D3B" w:rsidRDefault="00273D3B">
            <w:pPr>
              <w:rPr/>
            </w:pPr>
          </w:p>
        </w:tc>
      </w:tr>
      <w:tr w:rsidR="00273D3B" w14:paraId="1C10AECD" w14:textId="77777777">
        <w:trPr>
          <w:ins w:id="522" w:author="M365 Copilot" w:date="2026-07-05T01:08:00Z" w16du:dateUtc="2026-07-05T05:08:00Z"/>
        </w:trPr>
        <w:tc>
          <w:tcPr>
            <w:tcW w:w="3360" w:type="dxa"/>
          </w:tcPr>
          <w:p w14:paraId="43A7F9D4" w14:textId="77777777" w:rsidR="00273D3B" w:rsidRDefault="004310E6">
            <w:pPr>
              <w:rPr/>
            </w:pPr>
            <w:r>
              <w:t>Business Owner</w:t>
            </w:r>
          </w:p>
        </w:tc>
        <w:tc>
          <w:tcPr>
            <w:tcW w:w="3360" w:type="dxa"/>
          </w:tcPr>
          <w:p w14:paraId="1E2804CC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004CC43B" w14:textId="77777777" w:rsidR="00273D3B" w:rsidRDefault="00273D3B">
            <w:pPr>
              <w:rPr/>
            </w:pPr>
          </w:p>
        </w:tc>
      </w:tr>
      <w:tr w:rsidR="00273D3B" w14:paraId="142A7499" w14:textId="77777777">
        <w:trPr>
          <w:ins w:id="527" w:author="M365 Copilot" w:date="2026-07-05T01:08:00Z" w16du:dateUtc="2026-07-05T05:08:00Z"/>
        </w:trPr>
        <w:tc>
          <w:tcPr>
            <w:tcW w:w="3360" w:type="dxa"/>
          </w:tcPr>
          <w:p w14:paraId="470EBE1F" w14:textId="77777777" w:rsidR="00273D3B" w:rsidRDefault="004310E6">
            <w:pPr>
              <w:rPr/>
            </w:pPr>
            <w:r>
              <w:t>IT / Security</w:t>
            </w:r>
          </w:p>
        </w:tc>
        <w:tc>
          <w:tcPr>
            <w:tcW w:w="3360" w:type="dxa"/>
          </w:tcPr>
          <w:p w14:paraId="1BA096B6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7AC289B9" w14:textId="77777777" w:rsidR="00273D3B" w:rsidRDefault="00273D3B">
            <w:pPr>
              <w:rPr/>
            </w:pPr>
          </w:p>
        </w:tc>
      </w:tr>
      <w:tr w:rsidR="00273D3B" w14:paraId="25338C29" w14:textId="77777777">
        <w:trPr>
          <w:ins w:id="532" w:author="M365 Copilot" w:date="2026-07-05T01:08:00Z" w16du:dateUtc="2026-07-05T05:08:00Z"/>
        </w:trPr>
        <w:tc>
          <w:tcPr>
            <w:tcW w:w="3360" w:type="dxa"/>
          </w:tcPr>
          <w:p w14:paraId="3BC7C4C2" w14:textId="77777777" w:rsidR="00273D3B" w:rsidRDefault="004310E6">
            <w:pPr>
              <w:rPr/>
            </w:pPr>
            <w:r>
              <w:t>Legal / Compliance</w:t>
            </w:r>
          </w:p>
        </w:tc>
        <w:tc>
          <w:tcPr>
            <w:tcW w:w="3360" w:type="dxa"/>
          </w:tcPr>
          <w:p w14:paraId="79D422A3" w14:textId="77777777" w:rsidR="00273D3B" w:rsidRDefault="00273D3B">
            <w:pPr>
              <w:rPr/>
            </w:pPr>
          </w:p>
        </w:tc>
        <w:tc>
          <w:tcPr>
            <w:tcW w:w="3360" w:type="dxa"/>
          </w:tcPr>
          <w:p w14:paraId="5A41B116" w14:textId="77777777" w:rsidR="00273D3B" w:rsidRDefault="00273D3B">
            <w:pPr>
              <w:rPr/>
            </w:pPr>
          </w:p>
        </w:tc>
      </w:tr>
    </w:tbl>
    <w:p w14:paraId="384DF15F" w14:textId="77777777" w:rsidR="00474F4E" w:rsidRDefault="00474F4E"/>
    <w:sectPr w:rsidR="00474F4E" w:rsidSect="00034616">
      <w:pgSz w:w="12240" w:h="15840"/>
      <w:pgMar w:top="936" w:right="1080" w:bottom="936" w:left="1080" w:header="720" w:footer="720" w:gutter="0"/>
      <w:cols w:space="720"/>
      <w:docGrid w:linePitch="360"/>
      <w:sectPrChange w:id="537" w:author="M365 Copilot" w:date="2026-07-05T01:08:00Z" w16du:dateUtc="2026-07-05T05:08:00Z">
        <w:sectPr w:rsidR="00474F4E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72988A" w14:textId="77777777" w:rsidR="004310E6" w:rsidRDefault="004310E6" w:rsidP="003569C9">
      <w:pPr>
        <w:spacing w:after="0" w:line="240" w:lineRule="auto"/>
      </w:pPr>
      <w:r>
        <w:separator/>
      </w:r>
    </w:p>
  </w:endnote>
  <w:endnote w:type="continuationSeparator" w:id="0">
    <w:p w14:paraId="5431D7F4" w14:textId="77777777" w:rsidR="004310E6" w:rsidRDefault="004310E6" w:rsidP="0035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051C50" w14:textId="2D2848D1" w:rsidR="00273D3B" w:rsidRDefault="004310E6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569C9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3569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44D02A" w14:textId="77777777" w:rsidR="004310E6" w:rsidRDefault="004310E6" w:rsidP="003569C9">
      <w:pPr>
        <w:spacing w:after="0" w:line="240" w:lineRule="auto"/>
      </w:pPr>
      <w:r>
        <w:separator/>
      </w:r>
    </w:p>
  </w:footnote>
  <w:footnote w:type="continuationSeparator" w:id="0">
    <w:p w14:paraId="4C2AB76D" w14:textId="77777777" w:rsidR="004310E6" w:rsidRDefault="004310E6" w:rsidP="0035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3C627" w14:textId="77777777" w:rsidR="00273D3B" w:rsidRDefault="004310E6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333189">
    <w:abstractNumId w:val="8"/>
  </w:num>
  <w:num w:numId="2" w16cid:durableId="2050258075">
    <w:abstractNumId w:val="6"/>
  </w:num>
  <w:num w:numId="3" w16cid:durableId="326596302">
    <w:abstractNumId w:val="5"/>
  </w:num>
  <w:num w:numId="4" w16cid:durableId="1383285077">
    <w:abstractNumId w:val="4"/>
  </w:num>
  <w:num w:numId="5" w16cid:durableId="1130393269">
    <w:abstractNumId w:val="7"/>
  </w:num>
  <w:num w:numId="6" w16cid:durableId="1685742511">
    <w:abstractNumId w:val="3"/>
  </w:num>
  <w:num w:numId="7" w16cid:durableId="1539584802">
    <w:abstractNumId w:val="2"/>
  </w:num>
  <w:num w:numId="8" w16cid:durableId="1165590401">
    <w:abstractNumId w:val="1"/>
  </w:num>
  <w:num w:numId="9" w16cid:durableId="16161342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F4E"/>
    <w:rsid w:val="00034616"/>
    <w:rsid w:val="0006063C"/>
    <w:rsid w:val="001317D8"/>
    <w:rsid w:val="0015074B"/>
    <w:rsid w:val="00273D3B"/>
    <w:rsid w:val="0029639D"/>
    <w:rsid w:val="00326F90"/>
    <w:rsid w:val="003569C9"/>
    <w:rsid w:val="004310E6"/>
    <w:rsid w:val="00474F4E"/>
    <w:rsid w:val="009870BA"/>
    <w:rsid w:val="00AA1D8D"/>
    <w:rsid w:val="00B37A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5DFF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pPrChange w:id="0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M365 Copilot" w:date="2026-07-05T01:08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569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9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M365 Copilot" w:date="2026-07-05T01:08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M365 Copilot" w:date="2026-07-05T01:08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M365 Copilot" w:date="2026-07-05T01:08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M365 Copilot" w:date="2026-07-05T01:08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M365 Copilot" w:date="2026-07-05T01:08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M365 Copilot" w:date="2026-07-05T01:08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M365 Copilot" w:date="2026-07-05T01:08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M365 Copilot" w:date="2026-07-05T01:08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M365 Copilot" w:date="2026-07-05T01:08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M365 Copilot" w:date="2026-07-05T01:0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C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C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C9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9C9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69C9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C9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C9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C9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C9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C9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C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M365 Copilot" w:date="2026-07-05T01:08:00Z">
        <w:pPr>
          <w:tabs>
            <w:tab w:val="center" w:pos="4680"/>
            <w:tab w:val="right" w:pos="9360"/>
          </w:tabs>
        </w:pPr>
      </w:pPrChange>
    </w:pPr>
    <w:rPr>
      <w:rPrChange w:id="6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M365 Copilot" w:date="2026-07-05T01:08:00Z">
        <w:pPr>
          <w:tabs>
            <w:tab w:val="center" w:pos="4680"/>
            <w:tab w:val="right" w:pos="9360"/>
          </w:tabs>
        </w:pPr>
      </w:pPrChange>
    </w:pPr>
    <w:rPr>
      <w:rPrChange w:id="7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M365 Copilot" w:date="2026-07-05T01:08:00Z">
        <w:pPr/>
      </w:pPrChange>
    </w:pPr>
    <w:rPr>
      <w:rFonts w:asciiTheme="minorHAnsi" w:eastAsiaTheme="minorEastAsia" w:hAnsiTheme="minorHAnsi" w:cstheme="minorBidi"/>
      <w:szCs w:val="22"/>
      <w:rPrChange w:id="8" w:author="M365 Copilot" w:date="2026-07-05T01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3569C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69C9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C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69C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M365 Copilot" w:date="2026-07-05T01:08:00Z">
        <w:pPr>
          <w:spacing w:after="200" w:line="276" w:lineRule="auto"/>
          <w:ind w:left="720"/>
          <w:contextualSpacing/>
        </w:pPr>
      </w:pPrChange>
    </w:pPr>
    <w:rPr>
      <w:rPrChange w:id="9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M365 Copilot" w:date="2026-07-05T01:08:00Z">
        <w:pPr>
          <w:spacing w:after="120" w:line="276" w:lineRule="auto"/>
        </w:pPr>
      </w:pPrChange>
    </w:pPr>
    <w:rPr>
      <w:rPrChange w:id="10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M365 Copilot" w:date="2026-07-05T01:08:00Z">
        <w:pPr>
          <w:spacing w:after="120" w:line="480" w:lineRule="auto"/>
        </w:pPr>
      </w:pPrChange>
    </w:pPr>
    <w:rPr>
      <w:rPrChange w:id="11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M365 Copilot" w:date="2026-07-05T01:08:00Z">
        <w:pPr>
          <w:spacing w:after="120" w:line="276" w:lineRule="auto"/>
        </w:pPr>
      </w:pPrChange>
    </w:pPr>
    <w:rPr>
      <w:sz w:val="16"/>
      <w:szCs w:val="16"/>
      <w:rPrChange w:id="12" w:author="M365 Copilot" w:date="2026-07-05T01:08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569C9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M365 Copilot" w:date="2026-07-05T01:08:00Z">
        <w:pPr>
          <w:spacing w:after="200" w:line="276" w:lineRule="auto"/>
          <w:ind w:left="360" w:hanging="360"/>
          <w:contextualSpacing/>
        </w:pPr>
      </w:pPrChange>
    </w:pPr>
    <w:rPr>
      <w:rPrChange w:id="13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M365 Copilot" w:date="2026-07-05T01:08:00Z">
        <w:pPr>
          <w:spacing w:after="200" w:line="276" w:lineRule="auto"/>
          <w:ind w:left="720" w:hanging="360"/>
          <w:contextualSpacing/>
        </w:pPr>
      </w:pPrChange>
    </w:pPr>
    <w:rPr>
      <w:rPrChange w:id="14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M365 Copilot" w:date="2026-07-05T01:08:00Z">
        <w:pPr>
          <w:spacing w:after="200" w:line="276" w:lineRule="auto"/>
          <w:ind w:left="1080" w:hanging="360"/>
          <w:contextualSpacing/>
        </w:pPr>
      </w:pPrChange>
    </w:pPr>
    <w:rPr>
      <w:rPrChange w:id="15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M365 Copilot" w:date="2026-07-05T01:0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M365 Copilot" w:date="2026-07-05T01:0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M365 Copilot" w:date="2026-07-05T01:0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M365 Copilot" w:date="2026-07-05T01:0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M365 Copilot" w:date="2026-07-05T01:0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M365 Copilot" w:date="2026-07-05T01:0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M365 Copilot" w:date="2026-07-05T01:08:00Z">
        <w:pPr>
          <w:spacing w:after="120" w:line="276" w:lineRule="auto"/>
          <w:ind w:left="360"/>
          <w:contextualSpacing/>
        </w:pPr>
      </w:pPrChange>
    </w:pPr>
    <w:rPr>
      <w:rPrChange w:id="22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M365 Copilot" w:date="2026-07-05T01:08:00Z">
        <w:pPr>
          <w:spacing w:after="120" w:line="276" w:lineRule="auto"/>
          <w:ind w:left="720"/>
          <w:contextualSpacing/>
        </w:pPr>
      </w:pPrChange>
    </w:pPr>
    <w:rPr>
      <w:rPrChange w:id="23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M365 Copilot" w:date="2026-07-05T01:08:00Z">
        <w:pPr>
          <w:spacing w:after="120" w:line="276" w:lineRule="auto"/>
          <w:ind w:left="1080"/>
          <w:contextualSpacing/>
        </w:pPr>
      </w:pPrChange>
    </w:pPr>
    <w:rPr>
      <w:rPrChange w:id="24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3569C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3569C9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M365 Copilot" w:date="2026-07-05T01:08:00Z">
        <w:pPr>
          <w:spacing w:after="200" w:line="276" w:lineRule="auto"/>
        </w:pPr>
      </w:pPrChange>
    </w:pPr>
    <w:rPr>
      <w:i/>
      <w:iCs/>
      <w:color w:val="000000" w:themeColor="text1"/>
      <w:rPrChange w:id="25" w:author="M365 Copilot" w:date="2026-07-05T01:08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569C9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M365 Copilot" w:date="2026-07-05T01:08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M365 Copilot" w:date="2026-07-05T01:08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569C9"/>
    <w:rPr>
      <w:b/>
      <w:bCs/>
    </w:rPr>
  </w:style>
  <w:style w:type="character" w:styleId="Emphasis">
    <w:name w:val="Emphasis"/>
    <w:basedOn w:val="DefaultParagraphFont"/>
    <w:uiPriority w:val="20"/>
    <w:qFormat/>
    <w:rsid w:val="003569C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M365 Copilot" w:date="2026-07-05T01:08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M365 Copilot" w:date="2026-07-05T01:08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C9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3569C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569C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569C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569C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569C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69C9"/>
    <w:pPr>
      <w:outlineLvl w:val="9"/>
    </w:pPr>
  </w:style>
  <w:style w:type="table" w:styleId="TableGrid">
    <w:name w:val="Table Grid"/>
    <w:basedOn w:val="TableNormal"/>
    <w:uiPriority w:val="5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pPr>
      <w:pPrChange w:id="28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M365 Copilot" w:date="2026-07-05T01:08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pPr>
      <w:pPrChange w:id="29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M365 Copilot" w:date="2026-07-05T01:08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E9CDF0-E0BC-4840-BA83-560533D5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2026-05-14T20:37:00Z</dcterms:created>
  <dcterms:modified xsi:type="dcterms:W3CDTF">2026-07-05T05:08:00Z</dcterms:modified>
</cp:coreProperties>
</file>