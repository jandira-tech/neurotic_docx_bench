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5EC60" w14:textId="77777777" w:rsidR="002319F6" w:rsidRDefault="002319F6">
      <w:pPr>
        <w:rPr/>
      </w:pPr>
    </w:p>
    <w:p w14:paraId="0104A97D" w14:textId="77777777" w:rsidR="00BE07B9" w:rsidRDefault="004147B3">
      <w:pPr>
        <w:pStyle w:val="Title"/>
        <w:rPr/>
      </w:pPr>
      <w:commentRangeStart w:id="6"/>
      <w:r>
        <w:t xml:space="preserve">Ouch         </w:t>
      </w:r>
      <w:commentRangeEnd w:id="6"/>
      <w:r>
        <w:rPr>
          <w:rStyle w:val="CommentReference"/>
          <w:sz w:val="56"/>
          <w:szCs w:val="56"/>
        </w:rPr>
        <w:commentReference w:id="6"/>
      </w:r>
      <w:r>
        <w:t xml:space="preserve">.         </w:t>
      </w:r>
    </w:p>
    <w:p w14:paraId="09531C92" w14:textId="77777777" w:rsidR="00BE07B9" w:rsidRDefault="004147B3">
      <w:pPr>
        <w:pStyle w:val="Heading1"/>
        <w:rPr/>
      </w:pPr>
    </w:p>
    <w:p w14:paraId="65ABC08F" w14:textId="77777777" w:rsidR="00BE07B9" w:rsidRDefault="004147B3">
      <w:pPr>
        <w:rPr/>
      </w:pPr>
    </w:p>
    <w:p w14:paraId="2C206DC0" w14:textId="77777777" w:rsidR="00BE07B9" w:rsidRDefault="004147B3">
      <w:pPr>
        <w:pStyle w:val="Heading2"/>
        <w:rPr/>
      </w:pPr>
    </w:p>
    <w:p w14:paraId="217A3A8A" w14:textId="77777777" w:rsidR="00BE07B9" w:rsidRDefault="004147B3">
      <w:pPr>
        <w:rPr/>
      </w:pPr>
    </w:p>
    <w:p w14:paraId="24AACF7D" w14:textId="77777777" w:rsidR="00BE07B9" w:rsidRDefault="004147B3">
      <w:pPr>
        <w:rPr/>
      </w:pPr>
    </w:p>
    <w:p w14:paraId="2CF0738D" w14:textId="77777777" w:rsidR="00BE07B9" w:rsidRDefault="004147B3">
      <w:pPr>
        <w:rPr/>
      </w:pPr>
    </w:p>
    <w:p w14:paraId="783A68E1" w14:textId="77777777" w:rsidR="00BE07B9" w:rsidRDefault="004147B3">
      <w:pPr>
        <w:rPr/>
      </w:pPr>
    </w:p>
    <w:p w14:paraId="739143A9" w14:textId="77777777" w:rsidR="00BE07B9" w:rsidRDefault="004147B3">
      <w:pPr>
        <w:pStyle w:val="Heading1"/>
        <w:rPr/>
      </w:pPr>
    </w:p>
    <w:p w14:paraId="3685CE2E" w14:textId="77777777" w:rsidR="00BE07B9" w:rsidRDefault="004147B3">
      <w:pPr>
        <w:pStyle w:val="Heading2"/>
        <w:rPr/>
      </w:pPr>
    </w:p>
    <w:p w14:paraId="2FEE9D14" w14:textId="77777777" w:rsidR="00BE07B9" w:rsidRDefault="004147B3">
      <w:pPr>
        <w:rPr/>
      </w:pPr>
    </w:p>
    <w:p w14:paraId="381F2A95" w14:textId="77777777" w:rsidR="00BE07B9" w:rsidRDefault="004147B3">
      <w:pPr>
        <w:rPr/>
      </w:pPr>
    </w:p>
    <w:p w14:paraId="303A8BB6" w14:textId="77777777" w:rsidR="00BE07B9" w:rsidRDefault="004147B3">
      <w:pPr>
        <w:rPr/>
      </w:pPr>
    </w:p>
    <w:p w14:paraId="59EB494A" w14:textId="77777777" w:rsidR="00BE07B9" w:rsidRDefault="004147B3">
      <w:pPr>
        <w:rPr/>
      </w:pPr>
    </w:p>
    <w:p w14:paraId="4F705888" w14:textId="77777777" w:rsidR="00BE07B9" w:rsidRDefault="004147B3">
      <w:pPr>
        <w:rPr/>
      </w:pPr>
    </w:p>
    <w:p w14:paraId="070DC831" w14:textId="77777777" w:rsidR="00BE07B9" w:rsidRDefault="004147B3">
      <w:pPr>
        <w:rPr/>
      </w:pPr>
    </w:p>
    <w:p w14:paraId="6391D8E1" w14:textId="77777777" w:rsidR="00BE07B9" w:rsidRDefault="004147B3">
      <w:pPr>
        <w:pStyle w:val="Heading2"/>
        <w:rPr/>
      </w:pPr>
    </w:p>
    <w:p w14:paraId="7139A6AE" w14:textId="77777777" w:rsidR="00BE07B9" w:rsidRDefault="004147B3">
      <w:pPr>
        <w:rPr/>
      </w:pPr>
    </w:p>
    <w:p w14:paraId="6C15CB08" w14:textId="77777777" w:rsidR="00BE07B9" w:rsidRDefault="004147B3">
      <w:pPr>
        <w:rPr/>
      </w:pPr>
    </w:p>
    <w:p w14:paraId="38D4BF29" w14:textId="77777777" w:rsidR="00BE07B9" w:rsidRDefault="004147B3">
      <w:pPr>
        <w:rPr/>
      </w:pPr>
    </w:p>
    <w:p w14:paraId="10727ADA" w14:textId="77777777" w:rsidR="00BE07B9" w:rsidRDefault="004147B3">
      <w:pPr>
        <w:rPr/>
      </w:pPr>
    </w:p>
    <w:p w14:paraId="53D9D529" w14:textId="77777777" w:rsidR="00BE07B9" w:rsidRDefault="004147B3">
      <w:pPr>
        <w:rPr/>
      </w:pPr>
    </w:p>
    <w:p w14:paraId="6E8F67D0" w14:textId="77777777" w:rsidR="00BE07B9" w:rsidRDefault="004147B3">
      <w:pPr>
        <w:rPr/>
      </w:pPr>
    </w:p>
    <w:p w14:paraId="361C3D90" w14:textId="77777777" w:rsidR="00BE07B9" w:rsidRDefault="004147B3">
      <w:pPr>
        <w:pStyle w:val="Heading1"/>
        <w:rPr/>
      </w:pPr>
    </w:p>
    <w:p w14:paraId="49579C4B" w14:textId="77777777" w:rsidR="00BE07B9" w:rsidRDefault="004147B3">
      <w:pPr>
        <w:rPr/>
      </w:pPr>
    </w:p>
    <w:p w14:paraId="5E19D21D" w14:textId="77777777" w:rsidR="00BE07B9" w:rsidRDefault="004147B3">
      <w:pPr>
        <w:rPr/>
      </w:pPr>
    </w:p>
    <w:p w14:paraId="02D10FDC" w14:textId="77777777" w:rsidR="00BE07B9" w:rsidRDefault="004147B3">
      <w:pPr>
        <w:rPr/>
      </w:pPr>
    </w:p>
    <w:p w14:paraId="09FBF11D" w14:textId="77777777" w:rsidR="00BE07B9" w:rsidRDefault="004147B3">
      <w:pPr>
        <w:pStyle w:val="Heading1"/>
        <w:rPr/>
      </w:pPr>
    </w:p>
    <w:p w14:paraId="05D8EA26" w14:textId="77777777" w:rsidR="00BE07B9" w:rsidRDefault="004147B3">
      <w:pPr>
        <w:rPr/>
      </w:pPr>
    </w:p>
    <w:p w14:paraId="3E8CDB1A" w14:textId="77777777" w:rsidR="00BE07B9" w:rsidRDefault="004147B3">
      <w:pPr>
        <w:pStyle w:val="HighlightedStyle"/>
        <w:rPr/>
      </w:pPr>
    </w:p>
    <w:p w14:paraId="61BC730B" w14:textId="77777777" w:rsidR="00BE07B9" w:rsidRDefault="004147B3">
      <w:pPr>
        <w:rPr/>
      </w:pPr>
    </w:p>
    <w:p w14:paraId="4DAA8360" w14:textId="77777777" w:rsidR="00BE07B9" w:rsidRDefault="004147B3">
      <w:pPr>
        <w:pStyle w:val="Heading1"/>
        <w:rPr/>
      </w:pPr>
    </w:p>
    <w:p w14:paraId="644430A7" w14:textId="77777777" w:rsidR="00BE07B9" w:rsidRDefault="004147B3">
      <w:pPr>
        <w:pStyle w:val="Heading2"/>
        <w:rPr/>
      </w:pPr>
    </w:p>
    <w:p w14:paraId="1AD1C78A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7F291C64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283E1F82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60E5141C" w14:textId="77777777" w:rsidR="00BE07B9" w:rsidRDefault="004147B3">
      <w:pPr>
        <w:pStyle w:val="Heading2"/>
        <w:rPr/>
      </w:pPr>
    </w:p>
    <w:p w14:paraId="25B5A16B" w14:textId="77777777" w:rsidR="00BE07B9" w:rsidRDefault="004147B3">
      <w:pPr>
        <w:pStyle w:val="ListParagraph"/>
        <w:numPr>
          <w:ilvl w:val="0"/>
          <w:numId w:val="2"/>
        </w:numPr>
        <w:rPr/>
      </w:pPr>
    </w:p>
    <w:p w14:paraId="42FEF3D8" w14:textId="77777777" w:rsidR="00BE07B9" w:rsidRDefault="004147B3">
      <w:pPr>
        <w:pStyle w:val="ListParagraph"/>
        <w:numPr>
          <w:ilvl w:val="0"/>
          <w:numId w:val="2"/>
        </w:numPr>
        <w:rPr/>
      </w:pPr>
    </w:p>
    <w:p w14:paraId="2CF4A546" w14:textId="77777777" w:rsidR="00BE07B9" w:rsidRDefault="004147B3">
      <w:pPr>
        <w:pStyle w:val="ListParagraph"/>
        <w:numPr>
          <w:ilvl w:val="0"/>
          <w:numId w:val="2"/>
        </w:numPr>
        <w:rPr/>
      </w:pPr>
    </w:p>
    <w:p w14:paraId="72DE129D" w14:textId="77777777" w:rsidR="00BE07B9" w:rsidRDefault="004147B3">
      <w:pPr>
        <w:pStyle w:val="Heading1"/>
        <w:rPr/>
      </w:pPr>
    </w:p>
    <w:p w14:paraId="7A8D2221" w14:textId="77777777" w:rsidR="00BE07B9" w:rsidRDefault="004147B3">
      <w:pPr>
        <w:rPr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07B9" w14:paraId="2A0AD866" w14:textId="77777777">
        <w:trPr>
          <w:tblHeader/>
          <w:del w:id="91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BE07B9" w:rsidRDefault="004147B3">
            <w:pPr>
              <w:jc w:val="center"/>
              <w:rPr/>
            </w:pP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BE07B9" w:rsidRDefault="004147B3">
            <w:pPr>
              <w:jc w:val="center"/>
              <w:rPr/>
            </w:pP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BE07B9" w:rsidRDefault="004147B3">
            <w:pPr>
              <w:jc w:val="center"/>
              <w:rPr/>
            </w:pPr>
          </w:p>
        </w:tc>
      </w:tr>
      <w:tr w:rsidR="00BE07B9" w14:paraId="1E200F09" w14:textId="77777777">
        <w:trPr>
          <w:del w:id="98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BE07B9" w:rsidRDefault="004147B3">
            <w:pPr>
              <w:rPr/>
            </w:pP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BE07B9" w:rsidRDefault="004147B3">
            <w:pPr>
              <w:rPr/>
            </w:pP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BE07B9" w:rsidRDefault="004147B3">
            <w:pPr>
              <w:rPr/>
            </w:pPr>
          </w:p>
        </w:tc>
      </w:tr>
      <w:tr w:rsidR="00BE07B9" w14:paraId="1AB821F1" w14:textId="77777777">
        <w:trPr>
          <w:del w:id="105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BE07B9" w:rsidRDefault="004147B3">
            <w:pPr>
              <w:rPr/>
            </w:pP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BE07B9" w:rsidRDefault="004147B3">
            <w:pPr>
              <w:rPr/>
            </w:pP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BE07B9" w:rsidRDefault="004147B3">
            <w:pPr>
              <w:rPr/>
            </w:pPr>
          </w:p>
        </w:tc>
      </w:tr>
      <w:tr w:rsidR="00BE07B9" w14:paraId="150B1C3B" w14:textId="77777777">
        <w:trPr>
          <w:del w:id="112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BE07B9" w:rsidRDefault="004147B3">
            <w:pPr>
              <w:rPr/>
            </w:pP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BE07B9" w:rsidRDefault="004147B3">
            <w:pPr>
              <w:rPr/>
            </w:pP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BE07B9" w:rsidRDefault="004147B3">
            <w:pPr>
              <w:rPr/>
            </w:pPr>
          </w:p>
        </w:tc>
      </w:tr>
    </w:tbl>
    <w:p w14:paraId="61283847" w14:textId="77777777" w:rsidR="00BE07B9" w:rsidRDefault="004147B3">
      <w:pPr>
        <w:pStyle w:val="Heading1"/>
        <w:rPr/>
      </w:pPr>
    </w:p>
    <w:p w14:paraId="4CA09876" w14:textId="77777777" w:rsidR="00BE07B9" w:rsidRDefault="004147B3">
      <w:pPr>
        <w:rPr/>
      </w:pPr>
    </w:p>
    <w:p w14:paraId="45F2AEBA" w14:textId="77777777" w:rsidR="00BE07B9" w:rsidRDefault="004147B3">
      <w:pPr>
        <w:jc w:val="center"/>
        <w:rPr/>
      </w:pPr>
    </w:p>
    <w:p w14:paraId="6C9EF3C7" w14:textId="77777777" w:rsidR="00BE07B9" w:rsidRDefault="004147B3">
      <w:pPr>
        <w:jc w:val="right"/>
        <w:rPr/>
      </w:pPr>
    </w:p>
    <w:p w14:paraId="0D4A434B" w14:textId="77777777" w:rsidR="00BE07B9" w:rsidRDefault="004147B3">
      <w:pPr>
        <w:jc w:val="both"/>
        <w:rPr/>
      </w:pPr>
    </w:p>
    <w:p w14:paraId="7DADB3F4" w14:textId="77777777" w:rsidR="00BE07B9" w:rsidRDefault="004147B3">
      <w:pPr>
        <w:pStyle w:val="Heading1"/>
        <w:rPr/>
      </w:pPr>
    </w:p>
    <w:p w14:paraId="5AD468B0" w14:textId="77777777" w:rsidR="00BE07B9" w:rsidRDefault="004147B3">
      <w:pPr>
        <w:rPr/>
      </w:pPr>
    </w:p>
    <w:p w14:paraId="484547D7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6506BA51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591FDB57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79E7DCB9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622D290E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45EB71B8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5D5B1601" w14:textId="77777777" w:rsidR="00BE07B9" w:rsidRDefault="004147B3">
      <w:pPr>
        <w:pStyle w:val="ListParagraph"/>
        <w:numPr>
          <w:ilvl w:val="0"/>
          <w:numId w:val="1"/>
        </w:numPr>
        <w:rPr/>
      </w:pPr>
    </w:p>
    <w:p w14:paraId="4675B442" w14:textId="77777777" w:rsidR="00BE07B9" w:rsidRDefault="004147B3">
      <w:pPr>
        <w:pPrChange w:id="147" w:author="Comparison" w:date="2026-07-05T01:11:00Z" w16du:dateUtc="2026-07-05T05:11:00Z">
          <w:pPr>
            <w:pStyle w:val="ListParagraph"/>
            <w:numPr>
              <w:numId w:val="1"/>
            </w:numPr>
            <w:ind w:left="720" w:hanging="360"/>
          </w:pPr>
        </w:pPrChange>
      </w:pPr>
      <w:commentRangeStart w:id="149"/>
      <w:commentRangeEnd w:id="149"/>
      <w:r>
        <w:rPr>
          <w:rStyle w:val="CommentReference"/>
          <w:sz w:val="20"/>
          <w:szCs w:val="20"/>
        </w:rPr>
        <w:commentReference w:id="149"/>
      </w:r>
    </w:p>
    <w:sectPr w:rsidR="00BE07B9">
      <w:pgSz w:w="12240" w:h="15840"/>
      <w:pgMar w:top="1440" w:right="1440" w:bottom="1440" w:left="1440" w:header="720" w:footer="720" w:gutter="0"/>
      <w:cols w:space="720"/>
      <w:docGrid w:linePitch="0"/>
      <w:sectPrChange w:id="150" w:author="Comparison" w:date="2026-07-05T01:11:00Z" w16du:dateUtc="2026-07-05T05:11:00Z">
        <w:sectPr w:rsidR="00BE07B9">
          <w:pgSz w:w="11906" w:h="16838"/>
          <w:pgMar w:top="1440" w:right="1440" w:bottom="144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ichael Williamson" w:date="2016-07-03T15:10:00Z" w:initials="MW">
    <w:p w14:paraId="73FB0DAC" w14:textId="77777777" w:rsidR="002319F6" w:rsidRDefault="006F3006">
      <w:pPr>
        <w:pStyle w:val="CommentText"/>
      </w:pPr>
      <w:r>
        <w:rPr>
          <w:rStyle w:val="CommentReference"/>
        </w:rPr>
        <w:annotationRef/>
      </w:r>
      <w:r w:rsidR="004147B3">
        <w:t xml:space="preserve">A tachyon walks into a bar.         </w:t>
      </w:r>
    </w:p>
  </w:comment>
  <w:comment w:id="149" w:author="Michael Williamson" w:date="2016-07-03T15:12:00Z" w:initials="MW">
    <w:p w14:paraId="01486757" w14:textId="77777777" w:rsidR="002319F6" w:rsidRDefault="006F3006">
      <w:pPr>
        <w:pStyle w:val="FootnoteReference"/>
      </w:pPr>
      <w:r>
        <w:rPr>
          <w:rStyle w:val="Title"/>
        </w:rPr>
        <w:annotationRef/>
      </w:r>
      <w:r w:rsidR="004147B3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FB0DAC" w15:done="0"/>
  <w15:commentEx w15:paraId="0148675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FB0DAC" w16cid:durableId="4FF5D29A"/>
  <w16cid:commentId w16cid:paraId="01486757" w16cid:durableId="5DBC10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946735354">
    <w:abstractNumId w:val="0"/>
    <w:lvlOverride w:ilvl="0">
      <w:startOverride w:val="1"/>
    </w:lvlOverride>
  </w:num>
  <w:num w:numId="2" w16cid:durableId="1479418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7B9"/>
    <w:rsid w:val="0021015A"/>
    <w:rsid w:val="002319F6"/>
    <w:rsid w:val="0052188C"/>
    <w:rsid w:val="006F3006"/>
    <w:rsid w:val="00B37A4C"/>
    <w:rsid w:val="00BE07B9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annotation text" w:uiPriority="99"/>
    <w:lsdException w:name="caption" w:semiHidden="1" w:unhideWhenUsed="1" w:qFormat="1"/>
    <w:lsdException w:name="footnote reference" w:semiHidden="1" w:uiPriority="99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pPrChange w:id="0" w:author="Comparison" w:date="2026-07-05T01:11:00Z">
        <w:pPr/>
      </w:pPrChange>
    </w:pPr>
    <w:rPr>
      <w:rFonts w:ascii="Times New Roman" w:eastAsia="Times New Roman" w:hAnsi="Times New Roman" w:cs="Times New Roman"/>
      <w:rPrChange w:id="0" w:author="Comparison" w:date="2026-07-05T01:11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  <w:style w:type="paragraph" w:customStyle="1" w:styleId="CommentText">
    <w:name w:val="CommentText"/>
    <w:basedOn w:val="Normal"/>
    <w:pPr>
      <w:pPrChange w:id="1" w:author="Comparison" w:date="2026-07-05T01:11:00Z">
        <w:pPr/>
      </w:pPrChange>
    </w:pPr>
    <w:rPr>
      <w:rPrChange w:id="1" w:author="Comparison" w:date="2026-07-05T01:11:00Z">
        <w:rPr>
          <w:lang w:val="en-US" w:eastAsia="en-US" w:bidi="ar-SA"/>
        </w:rPr>
      </w:rPrChange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pPrChange w:id="2" w:author="Comparison" w:date="2026-07-05T01:11:00Z">
        <w:pPr/>
      </w:pPrChange>
    </w:pPr>
    <w:rPr>
      <w:rPrChange w:id="2" w:author="Comparison" w:date="2026-07-05T01:11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0"/>
    <w:uiPriority w:val="99"/>
    <w:rsid w:val="0021015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  <w:rPrChange w:id="3" w:author="Comparison" w:date="2026-07-05T01:11:00Z">
        <w:rPr>
          <w:sz w:val="16"/>
          <w:szCs w:val="16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2025-11-14T18:06:00Z</dcterms:created>
  <dcterms:modified xsi:type="dcterms:W3CDTF">2026-07-05T05:11:00Z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