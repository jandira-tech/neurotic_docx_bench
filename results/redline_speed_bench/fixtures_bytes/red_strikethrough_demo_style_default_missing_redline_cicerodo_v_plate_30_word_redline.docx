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 w:rsidR="00C74346" w:rsidRDefault="00332C6A">
      <w:pPr>
        <w:rPr/>
      </w:pPr>
      <w:r>
        <w:t>The Pot-Pourri Compendium</w:t>
      </w:r>
    </w:p>
    <w:p w14:paraId="474C755E" w14:textId="77777777" w:rsidR="00C74346" w:rsidRDefault="00332C6A">
      <w:pPr>
        <w:rPr/>
      </w:pPr>
      <w:r>
        <w:t>A Sampler Document for Extraction Testing</w:t>
      </w:r>
    </w:p>
    <w:p w14:paraId="5B3F81D8" w14:textId="77777777" w:rsidR="00C74346" w:rsidRDefault="00332C6A">
      <w:pPr>
        <w:rPr/>
      </w:pPr>
      <w:r>
        <w:t>This document is intentionally varied</w:t>
      </w:r>
      <w:commentRangeStart w:id="13"/>
      <w:r>
        <w:t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13"/>
      <w:r>
        <w:rPr>
          <w:rStyle w:val="CommentReference"/>
          <w:b/>
          <w:sz w:val="22"/>
          <w:szCs w:val="20"/>
        </w:rPr>
        <w:commentReference w:id="13"/>
      </w:r>
      <w:r>
        <w:rPr>
          <w:b/>
        </w:rPr>
        <w:t>See note.</w:t>
      </w:r>
      <w:r>
        <w:fldChar w:fldCharType="begin"/>
      </w:r>
      <w:r>
        <w:instrText>HYPERLINK \l "footnote-1" \h</w:instrText>
      </w:r>
      <w:r>
        <w:fldChar w:fldCharType="separate"/>
      </w:r>
      <w:r>
        <w:rPr>
          <w:rStyle w:val="Hyperlink"/>
          <w:vertAlign w:val="superscript"/>
        </w:rPr>
        <w:t>[1]</w:t>
      </w:r>
      <w:r>
        <w:fldChar w:fldCharType="end"/>
      </w:r>
      <w:r>
        <w:t>﻿</w:t>
      </w:r>
    </w:p>
    <w:p w14:paraId="7AB51DEA" w14:textId="77777777" w:rsidR="00C74346" w:rsidRDefault="00332C6A">
      <w:pPr>
        <w:pStyle w:val="Heading1"/>
        <w:rPr/>
      </w:pPr>
      <w:r>
        <w:t>1. Typography Samples</w:t>
      </w:r>
    </w:p>
    <w:p w14:paraId="1149962B" w14:textId="77777777" w:rsidR="00C74346" w:rsidRDefault="00332C6A">
      <w:pPr>
        <w:rPr/>
      </w:pPr>
      <w:r>
        <w:t>Below are inline runs with mixed formatting. Each run is a separate span so an extractor can detect boundaries.</w:t>
      </w:r>
    </w:p>
    <w:p w14:paraId="4F12A259" w14:textId="77777777" w:rsidR="00C74346" w:rsidRDefault="00332C6A">
      <w:pPr>
        <w:rPr/>
      </w:pPr>
      <w:r>
        <w:rPr>
          <w:b/>
        </w:rPr>
        <w:t xml:space="preserve">Bold blue, </w:t>
      </w:r>
      <w:r>
        <w:rPr>
          <w:b/>
        </w:rPr>
        <w:t>italic red, underlined green, yellow-highlighted, strikethrough, monospace.</w:t>
      </w:r>
    </w:p>
    <w:p w14:paraId="18EB090D" w14:textId="77777777" w:rsidR="00C74346" w:rsidRDefault="00332C6A">
      <w:pPr>
        <w:pStyle w:val="Heading1"/>
        <w:rPr/>
      </w:pPr>
      <w:r>
        <w:t>2. Lists</w:t>
      </w:r>
    </w:p>
    <w:p w14:paraId="0BC6ED9A" w14:textId="77777777" w:rsidR="00C74346" w:rsidRDefault="00332C6A">
      <w:pPr>
        <w:pStyle w:val="Heading2"/>
        <w:rPr/>
      </w:pPr>
      <w:r>
        <w:t>2.1 Bulleted</w:t>
      </w:r>
    </w:p>
    <w:p w14:paraId="6995D10F" w14:textId="77777777" w:rsidR="00C74346" w:rsidRDefault="00332C6A">
      <w:pPr>
        <w:rPr/>
      </w:pPr>
      <w:r>
        <w:t>Apples — a pomaceous fruit</w:t>
      </w:r>
    </w:p>
    <w:p w14:paraId="33821B6B" w14:textId="77777777" w:rsidR="00C74346" w:rsidRDefault="00332C6A">
      <w:pPr>
        <w:rPr/>
      </w:pPr>
      <w:r>
        <w:t>Bourbon — distilled in Kentucky</w:t>
      </w:r>
    </w:p>
    <w:p w14:paraId="2162B216" w14:textId="77777777" w:rsidR="00C74346" w:rsidRDefault="00332C6A">
      <w:pPr>
        <w:rPr/>
      </w:pPr>
      <w:r>
        <w:t>Cardamom — a fragrant spice</w:t>
      </w:r>
    </w:p>
    <w:p w14:paraId="6256C424" w14:textId="77777777" w:rsidR="00C74346" w:rsidRDefault="00332C6A">
      <w:pPr>
        <w:pStyle w:val="Heading2"/>
        <w:rPr/>
      </w:pPr>
      <w:r>
        <w:t>2.2 Numbered (with nested)</w:t>
      </w:r>
    </w:p>
    <w:p w14:paraId="35AF843A" w14:textId="77777777" w:rsidR="00C74346" w:rsidRDefault="00332C6A">
      <w:pPr>
        <w:rPr/>
      </w:pPr>
      <w:r>
        <w:t>Preheat the oven to 375°F.</w:t>
      </w:r>
    </w:p>
    <w:p w14:paraId="2970752C" w14:textId="77777777" w:rsidR="00C74346" w:rsidRDefault="00332C6A">
      <w:pPr>
        <w:rPr/>
      </w:pPr>
      <w:r>
        <w:t>Whisk dry ingredients.</w:t>
      </w:r>
    </w:p>
    <w:p w14:paraId="5A4BD321" w14:textId="77777777" w:rsidR="00C74346" w:rsidRDefault="00332C6A">
      <w:pPr>
        <w:rPr/>
      </w:pPr>
      <w:r>
        <w:t>Sift the flour twice.</w:t>
      </w:r>
    </w:p>
    <w:p w14:paraId="29EF7108" w14:textId="77777777" w:rsidR="00C74346" w:rsidRDefault="00332C6A">
      <w:pPr>
        <w:rPr/>
      </w:pPr>
      <w:r>
        <w:t>Add a pinch of salt.</w:t>
      </w:r>
    </w:p>
    <w:p w14:paraId="61D003CA" w14:textId="77777777" w:rsidR="00C74346" w:rsidRDefault="00332C6A">
      <w:pPr>
        <w:rPr/>
      </w:pPr>
      <w:r>
        <w:t>Bake for 22 minutes.</w:t>
      </w:r>
    </w:p>
    <w:p w14:paraId="042E4BF4" w14:textId="77777777" w:rsidR="00C74346" w:rsidRDefault="00332C6A">
      <w:pPr>
        <w:pStyle w:val="Heading1"/>
        <w:rPr/>
      </w:pPr>
      <w:r>
        <w:t>3. Tabular Data</w:t>
      </w:r>
    </w:p>
    <w:p w14:paraId="7F2494DF" w14:textId="77777777" w:rsidR="00C74346" w:rsidRDefault="00332C6A">
      <w:pPr>
        <w:rPr/>
      </w:pPr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28CFA0CF" w14:textId="77777777">
        <w:trPr>
          <w:trHeight w:val="509"/>
          <w:tblCellSpacing w:w="0" w:type="dxa"/>
          <w:jc w:val="center"/>
          <w:ins w:id="4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 w:rsidR="00C74346" w:rsidRDefault="00332C6A">
            <w:pPr>
              <w:rPr/>
            </w:pPr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 w:rsidR="00C74346" w:rsidRDefault="00332C6A">
            <w:pPr>
              <w:rPr/>
            </w:pPr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 w:rsidR="00C74346" w:rsidRDefault="00332C6A">
            <w:pPr>
              <w:rPr/>
            </w:pPr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 w:rsidR="00C74346" w:rsidRDefault="00332C6A">
            <w:pPr>
              <w:rPr/>
            </w:pPr>
            <w:r>
              <w:t>Q3</w:t>
            </w:r>
          </w:p>
        </w:tc>
      </w:tr>
      <w:tr w:rsidR="00C74346" w14:paraId="59C8D865" w14:textId="77777777">
        <w:trPr>
          <w:trHeight w:val="509"/>
          <w:tblCellSpacing w:w="0" w:type="dxa"/>
          <w:jc w:val="center"/>
          <w:ins w:id="5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 w:rsidR="00C74346" w:rsidRDefault="00332C6A">
            <w:pPr>
              <w:rPr/>
            </w:pPr>
            <w:r>
              <w:lastRenderedPageBreak/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 w:rsidR="00C74346" w:rsidRDefault="00332C6A">
            <w:pPr>
              <w:rPr/>
            </w:pPr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 w:rsidR="00C74346" w:rsidRDefault="00332C6A">
            <w:pPr>
              <w:rPr/>
            </w:pPr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 w:rsidR="00C74346" w:rsidRDefault="00332C6A">
            <w:pPr>
              <w:rPr/>
            </w:pPr>
            <w:r>
              <w:t>$150k</w:t>
            </w:r>
          </w:p>
        </w:tc>
      </w:tr>
      <w:tr w:rsidR="00C74346" w14:paraId="50416ACA" w14:textId="77777777">
        <w:trPr>
          <w:trHeight w:val="509"/>
          <w:tblCellSpacing w:w="0" w:type="dxa"/>
          <w:jc w:val="center"/>
          <w:ins w:id="6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 w:rsidR="00C74346" w:rsidRDefault="00332C6A">
            <w:pPr>
              <w:rPr/>
            </w:pPr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 w:rsidR="00C74346" w:rsidRDefault="00332C6A">
            <w:pPr>
              <w:rPr/>
            </w:pPr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 w:rsidR="00C74346" w:rsidRDefault="00332C6A">
            <w:pPr>
              <w:rPr/>
            </w:pPr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 w:rsidR="00C74346" w:rsidRDefault="00332C6A">
            <w:pPr>
              <w:rPr/>
            </w:pPr>
            <w:r>
              <w:t>$128k</w:t>
            </w:r>
          </w:p>
        </w:tc>
      </w:tr>
      <w:tr w:rsidR="00C74346" w14:paraId="536BC450" w14:textId="77777777">
        <w:trPr>
          <w:trHeight w:val="509"/>
          <w:tblCellSpacing w:w="0" w:type="dxa"/>
          <w:jc w:val="center"/>
          <w:ins w:id="7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 w:rsidR="00C74346" w:rsidRDefault="00332C6A">
            <w:pPr>
              <w:rPr/>
            </w:pP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 w:rsidR="00C74346" w:rsidRDefault="00332C6A">
            <w:pPr>
              <w:rPr/>
            </w:pPr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 w:rsidR="00C74346" w:rsidRDefault="00332C6A">
            <w:pPr>
              <w:rPr/>
            </w:pPr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 w:rsidR="00C74346" w:rsidRDefault="00332C6A">
            <w:pPr>
              <w:rPr/>
            </w:pPr>
            <w:r>
              <w:t>$162k</w:t>
            </w:r>
          </w:p>
        </w:tc>
      </w:tr>
      <w:tr w:rsidR="00C74346" w14:paraId="1403433B" w14:textId="77777777">
        <w:trPr>
          <w:trHeight w:val="509"/>
          <w:tblCellSpacing w:w="0" w:type="dxa"/>
          <w:jc w:val="center"/>
          <w:ins w:id="8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 w:rsidR="00C74346" w:rsidRDefault="00332C6A">
            <w:pPr>
              <w:rPr/>
            </w:pPr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 w:rsidR="00C74346" w:rsidRDefault="00332C6A">
            <w:pPr>
              <w:rPr/>
            </w:pPr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 w:rsidR="00C74346" w:rsidRDefault="00332C6A">
            <w:pPr>
              <w:rPr/>
            </w:pPr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 w:rsidR="00C74346" w:rsidRDefault="00332C6A">
            <w:pPr>
              <w:rPr/>
            </w:pPr>
            <w:r>
              <w:t>$104k</w:t>
            </w:r>
          </w:p>
        </w:tc>
      </w:tr>
    </w:tbl>
    <w:p w14:paraId="5C36F1F1" w14:textId="77777777" w:rsidR="00C74346" w:rsidRDefault="00C74346">
      <w:pPr>
        <w:rPr/>
      </w:pPr>
    </w:p>
    <w:p w14:paraId="42EC9DA4" w14:textId="77777777" w:rsidR="00C74346" w:rsidRDefault="00332C6A">
      <w:pPr>
        <w:pStyle w:val="Heading1"/>
        <w:rPr/>
      </w:pPr>
      <w:r>
        <w:t>4. Quote &amp; Link</w:t>
      </w:r>
    </w:p>
    <w:p w14:paraId="0A68766C" w14:textId="77777777" w:rsidR="00C74346" w:rsidRDefault="00332C6A">
      <w:pPr>
        <w:rPr/>
      </w:pPr>
      <w:r>
        <w:t>“Not all those who wander are lost.” — a line often quoted to test block-quote handling.</w:t>
      </w:r>
    </w:p>
    <w:p w14:paraId="6493B88B" w14:textId="77777777" w:rsidR="00C74346" w:rsidRDefault="00332C6A">
      <w:pPr>
        <w:rPr/>
      </w:pPr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121B85E4" w14:textId="77777777" w:rsidR="00C74346" w:rsidRDefault="00332C6A">
      <w:pPr>
        <w:rPr/>
      </w:pPr>
      <w:r>
        <w:t>This sentence carries a second footnote for testing multi-note extraction. †</w:t>
      </w:r>
      <w:r>
        <w:fldChar w:fldCharType="begin"/>
      </w:r>
      <w:r>
        <w:instrText>HYPERLINK \l "footnote-2" \h</w:instrText>
      </w:r>
      <w:r>
        <w:fldChar w:fldCharType="separate"/>
      </w:r>
      <w:r>
        <w:rPr>
          <w:rStyle w:val="Hyperlink"/>
          <w:vertAlign w:val="superscript"/>
        </w:rPr>
        <w:t>[2]</w:t>
      </w:r>
      <w:r>
        <w:fldChar w:fldCharType="end"/>
      </w:r>
      <w:r>
        <w:t>﻿</w:t>
      </w:r>
    </w:p>
    <w:p w14:paraId="44EC23B1" w14:textId="77777777" w:rsidR="00C74346" w:rsidRDefault="00332C6A">
      <w:pPr>
        <w:pStyle w:val="Heading1"/>
        <w:rPr/>
      </w:pPr>
      <w:r>
        <w:t>5. Color Callouts</w:t>
      </w:r>
    </w:p>
    <w:p w14:paraId="3222090E" w14:textId="77777777" w:rsidR="00C74346" w:rsidRDefault="00332C6A">
      <w:pPr>
        <w:rPr/>
      </w:pPr>
      <w:r>
        <w:rPr>
          <w:b/>
        </w:rPr>
        <w:t>WARNING: Do not feed the extraction tool after midnight.</w:t>
      </w:r>
    </w:p>
    <w:p w14:paraId="5EC22A10" w14:textId="77777777" w:rsidR="00C74346" w:rsidRDefault="00332C6A">
      <w:pPr>
        <w:rPr/>
      </w:pPr>
      <w:r>
        <w:rPr>
          <w:b/>
        </w:rPr>
        <w:t>INFO: Tables, lists, and footnotes should each round-trip cleanly.</w:t>
      </w:r>
    </w:p>
    <w:p w14:paraId="59D488B2" w14:textId="77777777" w:rsidR="00C74346" w:rsidRDefault="00332C6A">
      <w:pPr>
        <w:rPr/>
      </w:pPr>
      <w:r>
        <w:rPr>
          <w:i/>
        </w:rPr>
        <w:t>— end of sample —</w:t>
      </w:r>
    </w:p>
    <w:p w14:paraId="498CE92F" w14:textId="77777777" w:rsidR="00C74346" w:rsidRDefault="00332C6A">
      <w:pPr>
        <w:rPr/>
      </w:pPr>
      <w:r>
        <w:t>The Pot-Pourri Compendium</w:t>
      </w:r>
    </w:p>
    <w:p w14:paraId="3DDA85B8" w14:textId="77777777" w:rsidR="00C74346" w:rsidRDefault="00332C6A">
      <w:pPr>
        <w:rPr/>
      </w:pPr>
      <w:r>
        <w:t>A Sampler Document for Extraction Testing</w:t>
      </w:r>
    </w:p>
    <w:p w14:paraId="0348AEED" w14:textId="77777777" w:rsidR="00C74346" w:rsidRDefault="00332C6A">
      <w:pPr>
        <w:rPr/>
      </w:pPr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r>
        <w:rPr>
          <w:rStyle w:val="Hyperlink"/>
          <w:vertAlign w:val="superscript"/>
        </w:rPr>
        <w:t>[3]</w:t>
      </w:r>
      <w:r>
        <w:fldChar w:fldCharType="end"/>
      </w:r>
      <w:r>
        <w:t>﻿</w:t>
      </w:r>
    </w:p>
    <w:p w14:paraId="166B6DBA" w14:textId="77777777" w:rsidR="00C74346" w:rsidRDefault="00332C6A">
      <w:pPr>
        <w:pStyle w:val="Heading1"/>
        <w:rPr/>
      </w:pPr>
      <w:r>
        <w:t>1. Typography Samples</w:t>
      </w:r>
    </w:p>
    <w:p w14:paraId="325D31D2" w14:textId="77777777" w:rsidR="00C74346" w:rsidRDefault="00332C6A">
      <w:pPr>
        <w:rPr/>
      </w:pPr>
      <w:r>
        <w:t>Below are inline runs with mixed formatting. Each run is a separate span so an extractor can detect boundaries.</w:t>
      </w:r>
    </w:p>
    <w:p w14:paraId="5699961E" w14:textId="77777777" w:rsidR="007E048C" w:rsidRDefault="00332C6A">
      <w:pPr>
        <w:rPr/>
      </w:pPr>
      <w:r>
        <w:rPr>
          <w:b/>
        </w:rPr>
        <w:t xml:space="preserve">Bold blue, </w:t>
      </w:r>
      <w:r>
        <w:rPr>
          <w:b/>
        </w:rPr>
        <w:t>italic red, underlined green, yellow-highlighted,</w:t>
      </w:r>
    </w:p>
    <w:p w14:paraId="59A7610E" w14:textId="77777777" w:rsidR="007E048C" w:rsidRDefault="00332C6A">
      <w:pPr>
        <w:rPr/>
      </w:pPr>
    </w:p>
    <w:p w14:paraId="3C4D0714" w14:textId="77777777" w:rsidR="00C74346" w:rsidRDefault="00332C6A">
      <w:pPr>
        <w:rPr/>
      </w:pPr>
      <w:r>
        <w:rPr>
          <w:b/>
          <w:rPrChange w:id="127" w:author="html-to-docx" w:date="2026-06-29T11:18:00Z" w16du:dateUtc="2026-06-29T15:18:00Z">
            <w:rPr>
              <w:strike/>
              <w:color w:val="C00000"/>
            </w:rPr>
          </w:rPrChange>
        </w:rPr>
        <w:t xml:space="preserve"> </w:t>
      </w:r>
      <w:r>
        <w:rPr>
          <w:b/>
          <w:rPrChange w:id="129" w:author="html-to-docx" w:date="2026-06-29T11:18:00Z" w16du:dateUtc="2026-06-29T15:18:00Z">
            <w:rPr>
              <w:strike/>
              <w:color w:val="C00000"/>
            </w:rPr>
          </w:rPrChange>
        </w:rPr>
        <w:t>strikethrough</w:t>
      </w:r>
      <w:r>
        <w:rPr>
          <w:b/>
        </w:rPr>
        <w:t>, monospace.</w:t>
      </w:r>
    </w:p>
    <w:p w14:paraId="7215502C" w14:textId="77777777" w:rsidR="00C74346" w:rsidRDefault="00332C6A">
      <w:pPr>
        <w:pStyle w:val="Heading1"/>
        <w:rPr/>
      </w:pPr>
      <w:r>
        <w:t>2. Lists</w:t>
      </w:r>
    </w:p>
    <w:p w14:paraId="36B193E2" w14:textId="77777777" w:rsidR="00C74346" w:rsidRDefault="00332C6A">
      <w:pPr>
        <w:pStyle w:val="Heading2"/>
        <w:rPr/>
      </w:pPr>
      <w:r>
        <w:t>2.1 Bulleted</w:t>
      </w:r>
    </w:p>
    <w:p w14:paraId="55830E28" w14:textId="77777777" w:rsidR="00C74346" w:rsidRDefault="00332C6A">
      <w:pPr>
        <w:rPr/>
      </w:pPr>
      <w:r>
        <w:t>Apples — a pomaceous fruit</w:t>
      </w:r>
    </w:p>
    <w:p w14:paraId="1FC2F232" w14:textId="77777777" w:rsidR="00C74346" w:rsidRDefault="00332C6A">
      <w:pPr>
        <w:rPr/>
      </w:pPr>
      <w:r>
        <w:t>Bourbon — distilled in Kentucky</w:t>
      </w:r>
    </w:p>
    <w:p w14:paraId="14D21D97" w14:textId="77777777" w:rsidR="00C74346" w:rsidRDefault="00332C6A">
      <w:pPr>
        <w:rPr/>
      </w:pPr>
      <w:r>
        <w:t>Cardamom — a fragrant spice</w:t>
      </w:r>
    </w:p>
    <w:p w14:paraId="5BC5F0E3" w14:textId="77777777" w:rsidR="00C74346" w:rsidRDefault="00332C6A">
      <w:pPr>
        <w:pStyle w:val="Heading2"/>
        <w:rPr/>
      </w:pPr>
      <w:r>
        <w:t>2.2 Numbered (with nested)</w:t>
      </w:r>
    </w:p>
    <w:p w14:paraId="53B715CC" w14:textId="77777777" w:rsidR="00C74346" w:rsidRDefault="00332C6A">
      <w:pPr>
        <w:rPr/>
      </w:pPr>
      <w:r>
        <w:t>Preheat the oven to 375°F.</w:t>
      </w:r>
    </w:p>
    <w:p w14:paraId="31CC0B14" w14:textId="77777777" w:rsidR="00C74346" w:rsidRDefault="00332C6A">
      <w:pPr>
        <w:rPr/>
      </w:pPr>
      <w:r>
        <w:t>Whisk dry ingredients.</w:t>
      </w:r>
    </w:p>
    <w:p w14:paraId="7BD1BB2E" w14:textId="77777777" w:rsidR="00C74346" w:rsidRDefault="00332C6A">
      <w:pPr>
        <w:rPr/>
      </w:pPr>
      <w:r>
        <w:t>Sift the flour twice.</w:t>
      </w:r>
    </w:p>
    <w:p w14:paraId="3806C767" w14:textId="77777777" w:rsidR="00C74346" w:rsidRDefault="00332C6A">
      <w:pPr>
        <w:rPr/>
      </w:pPr>
      <w:r>
        <w:t>Add a pinch of salt.</w:t>
      </w:r>
    </w:p>
    <w:p w14:paraId="771C7F46" w14:textId="77777777" w:rsidR="00C74346" w:rsidRDefault="00332C6A">
      <w:pPr>
        <w:rPr/>
      </w:pPr>
      <w:r>
        <w:t>Bake for 22 minutes.</w:t>
      </w:r>
    </w:p>
    <w:p w14:paraId="1B4B9DDD" w14:textId="77777777" w:rsidR="00C74346" w:rsidRDefault="00332C6A">
      <w:pPr>
        <w:pStyle w:val="Heading1"/>
        <w:rPr/>
      </w:pPr>
      <w:r>
        <w:t>3. Tabular Data</w:t>
      </w:r>
    </w:p>
    <w:p w14:paraId="3EF3DD4F" w14:textId="77777777" w:rsidR="00C74346" w:rsidRDefault="00332C6A">
      <w:pPr>
        <w:rPr/>
      </w:pPr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0AE3926E" w14:textId="77777777">
        <w:trPr>
          <w:trHeight w:val="509"/>
          <w:tblCellSpacing w:w="0" w:type="dxa"/>
          <w:jc w:val="center"/>
          <w:ins w:id="15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 w:rsidR="00C74346" w:rsidRDefault="00332C6A">
            <w:pPr>
              <w:rPr/>
            </w:pPr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 w:rsidR="00C74346" w:rsidRDefault="00332C6A">
            <w:pPr>
              <w:rPr/>
            </w:pPr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 w:rsidR="00C74346" w:rsidRDefault="00332C6A">
            <w:pPr>
              <w:rPr/>
            </w:pPr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 w:rsidR="00C74346" w:rsidRDefault="00332C6A">
            <w:pPr>
              <w:rPr/>
            </w:pPr>
            <w:r>
              <w:t>Q3</w:t>
            </w:r>
          </w:p>
        </w:tc>
      </w:tr>
      <w:tr w:rsidR="00C74346" w14:paraId="6D4F32EE" w14:textId="77777777">
        <w:trPr>
          <w:trHeight w:val="509"/>
          <w:tblCellSpacing w:w="0" w:type="dxa"/>
          <w:jc w:val="center"/>
          <w:ins w:id="16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 w:rsidR="00C74346" w:rsidRDefault="00332C6A">
            <w:pPr>
              <w:rPr/>
            </w:pPr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 w:rsidR="00C74346" w:rsidRDefault="00332C6A">
            <w:pPr>
              <w:rPr/>
            </w:pPr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 w:rsidR="00C74346" w:rsidRDefault="00332C6A">
            <w:pPr>
              <w:rPr/>
            </w:pPr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 w:rsidR="00C74346" w:rsidRDefault="00332C6A">
            <w:pPr>
              <w:rPr/>
            </w:pPr>
            <w:r>
              <w:t>$150k</w:t>
            </w:r>
          </w:p>
        </w:tc>
      </w:tr>
      <w:tr w:rsidR="00C74346" w14:paraId="4DBB92BF" w14:textId="77777777">
        <w:trPr>
          <w:trHeight w:val="509"/>
          <w:tblCellSpacing w:w="0" w:type="dxa"/>
          <w:jc w:val="center"/>
          <w:ins w:id="17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 w:rsidR="00C74346" w:rsidRDefault="00332C6A">
            <w:pPr>
              <w:rPr/>
            </w:pPr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 w:rsidR="00C74346" w:rsidRDefault="00332C6A">
            <w:pPr>
              <w:rPr/>
            </w:pPr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 w:rsidR="00C74346" w:rsidRDefault="00332C6A">
            <w:pPr>
              <w:rPr/>
            </w:pPr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 w:rsidR="00C74346" w:rsidRDefault="00332C6A">
            <w:pPr>
              <w:rPr/>
            </w:pPr>
            <w:r>
              <w:t>$128k</w:t>
            </w:r>
          </w:p>
        </w:tc>
      </w:tr>
      <w:tr w:rsidR="00C74346" w14:paraId="2C366DD0" w14:textId="77777777">
        <w:trPr>
          <w:trHeight w:val="509"/>
          <w:tblCellSpacing w:w="0" w:type="dxa"/>
          <w:jc w:val="center"/>
          <w:ins w:id="18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 w:rsidR="00C74346" w:rsidRDefault="00332C6A">
            <w:pPr>
              <w:rPr/>
            </w:pP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 w:rsidR="00C74346" w:rsidRDefault="00332C6A">
            <w:pPr>
              <w:rPr/>
            </w:pPr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 w:rsidR="00C74346" w:rsidRDefault="00332C6A">
            <w:pPr>
              <w:rPr/>
            </w:pPr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 w:rsidR="00C74346" w:rsidRDefault="00332C6A">
            <w:pPr>
              <w:rPr/>
            </w:pPr>
            <w:r>
              <w:t>$162k</w:t>
            </w:r>
          </w:p>
        </w:tc>
      </w:tr>
      <w:tr w:rsidR="00C74346" w14:paraId="5433CB03" w14:textId="77777777">
        <w:trPr>
          <w:trHeight w:val="509"/>
          <w:tblCellSpacing w:w="0" w:type="dxa"/>
          <w:jc w:val="center"/>
          <w:ins w:id="19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 w:rsidR="00C74346" w:rsidRDefault="00332C6A">
            <w:pPr>
              <w:rPr/>
            </w:pPr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 w:rsidR="00C74346" w:rsidRDefault="00332C6A">
            <w:pPr>
              <w:rPr/>
            </w:pPr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 w:rsidR="00C74346" w:rsidRDefault="00332C6A">
            <w:pPr>
              <w:rPr/>
            </w:pPr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 w:rsidR="00C74346" w:rsidRDefault="00332C6A">
            <w:pPr>
              <w:rPr/>
            </w:pPr>
            <w:r>
              <w:t>$104k</w:t>
            </w:r>
          </w:p>
        </w:tc>
      </w:tr>
    </w:tbl>
    <w:p w14:paraId="620013DF" w14:textId="77777777" w:rsidR="00C74346" w:rsidRDefault="00C74346">
      <w:pPr>
        <w:rPr/>
      </w:pPr>
    </w:p>
    <w:p w14:paraId="38072D6D" w14:textId="77777777" w:rsidR="00C74346" w:rsidRDefault="00332C6A">
      <w:pPr>
        <w:rPr/>
      </w:pPr>
      <w:r>
        <w:t>﻿</w:t>
      </w:r>
    </w:p>
    <w:p w14:paraId="06667928" w14:textId="77777777" w:rsidR="00C74346" w:rsidRDefault="00332C6A">
      <w:pPr>
        <w:pStyle w:val="Heading1"/>
        <w:rPr/>
      </w:pPr>
      <w:r>
        <w:lastRenderedPageBreak/>
        <w:t>4. Quote &amp; Link</w:t>
      </w:r>
    </w:p>
    <w:p w14:paraId="24429CBE" w14:textId="77777777" w:rsidR="00C74346" w:rsidRDefault="00332C6A">
      <w:pPr>
        <w:rPr/>
      </w:pPr>
      <w:r>
        <w:t>“Not all those who wander are lost.” — a line often quoted to test block-quote handling.</w:t>
      </w:r>
    </w:p>
    <w:p w14:paraId="2A83FB1E" w14:textId="77777777" w:rsidR="00C74346" w:rsidRDefault="00332C6A">
      <w:pPr>
        <w:rPr/>
      </w:pPr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24457C6D" w14:textId="77777777" w:rsidR="00C74346" w:rsidRDefault="00332C6A">
      <w:pPr>
        <w:rPr/>
      </w:pPr>
      <w:r>
        <w:t>This sentence carries a second footnote for testing multi-note extraction. †</w:t>
      </w:r>
      <w:r>
        <w:fldChar w:fldCharType="begin"/>
      </w:r>
      <w:r>
        <w:instrText>HYPERLINK \l "footnote-4" \h</w:instrText>
      </w:r>
      <w:r>
        <w:fldChar w:fldCharType="separate"/>
      </w:r>
      <w:r>
        <w:rPr>
          <w:rStyle w:val="Hyperlink"/>
          <w:vertAlign w:val="superscript"/>
        </w:rPr>
        <w:t>[4]</w:t>
      </w:r>
      <w:r>
        <w:fldChar w:fldCharType="end"/>
      </w:r>
      <w:r>
        <w:t>﻿</w:t>
      </w:r>
    </w:p>
    <w:p w14:paraId="18C322DD" w14:textId="77777777" w:rsidR="00C74346" w:rsidRDefault="00332C6A">
      <w:pPr>
        <w:pStyle w:val="Heading1"/>
        <w:rPr/>
      </w:pPr>
      <w:r>
        <w:t>5. Color Callouts</w:t>
      </w:r>
    </w:p>
    <w:p w14:paraId="111D33C8" w14:textId="77777777" w:rsidR="00C74346" w:rsidRDefault="00332C6A">
      <w:pPr>
        <w:rPr/>
      </w:pPr>
      <w:r>
        <w:rPr>
          <w:b/>
        </w:rPr>
        <w:t>WARNING: Do not feed the extraction tool after midnight.</w:t>
      </w:r>
    </w:p>
    <w:p w14:paraId="28583BAD" w14:textId="77777777" w:rsidR="00C74346" w:rsidRDefault="00332C6A">
      <w:pPr>
        <w:rPr/>
      </w:pPr>
      <w:r>
        <w:rPr>
          <w:b/>
        </w:rPr>
        <w:t>INFO: Tables, lists, and footnotes should each round-trip cleanly.</w:t>
      </w:r>
    </w:p>
    <w:p w14:paraId="5BF62247" w14:textId="77777777" w:rsidR="00C74346" w:rsidRDefault="00332C6A">
      <w:pPr>
        <w:rPr/>
      </w:pPr>
      <w:r>
        <w:rPr>
          <w:i/>
        </w:rPr>
        <w:t>— end of sample —</w:t>
      </w:r>
    </w:p>
    <w:p w14:paraId="0C8DF41C" w14:textId="77777777" w:rsidR="00C74346" w:rsidRDefault="00332C6A">
      <w:pPr>
        <w:rPr/>
      </w:pPr>
      <w:r>
        <w:t>﻿</w:t>
      </w:r>
    </w:p>
    <w:p w14:paraId="3CDA8261" w14:textId="77777777" w:rsidR="00C74346" w:rsidRDefault="00332C6A">
      <w:pPr>
        <w:rPr/>
      </w:pPr>
      <w:r>
        <w:t>The Pot-Pourri Compendium</w:t>
      </w:r>
    </w:p>
    <w:p w14:paraId="25C8A386" w14:textId="77777777" w:rsidR="00C74346" w:rsidRDefault="00332C6A">
      <w:pPr>
        <w:rPr/>
      </w:pPr>
      <w:r>
        <w:t>A Sampler Document for Extraction Testing</w:t>
      </w:r>
    </w:p>
    <w:p w14:paraId="1D360ED1" w14:textId="77777777" w:rsidR="00C74346" w:rsidRDefault="00332C6A">
      <w:pPr>
        <w:rPr/>
      </w:pPr>
      <w:r>
        <w:t xml:space="preserve">This document is intentionally </w:t>
      </w:r>
      <w:r>
        <w:t>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"footnote-5" \h</w:instrText>
      </w:r>
      <w:r>
        <w:fldChar w:fldCharType="separate"/>
      </w:r>
      <w:r>
        <w:rPr>
          <w:rStyle w:val="Hyperlink"/>
          <w:vertAlign w:val="superscript"/>
        </w:rPr>
        <w:t>[5]</w:t>
      </w:r>
      <w:r>
        <w:fldChar w:fldCharType="end"/>
      </w:r>
      <w:r>
        <w:t>﻿</w:t>
      </w:r>
    </w:p>
    <w:p w14:paraId="3DE3382D" w14:textId="77777777" w:rsidR="00C74346" w:rsidRDefault="00332C6A">
      <w:pPr>
        <w:pStyle w:val="Heading1"/>
        <w:rPr/>
      </w:pPr>
      <w:r>
        <w:t>1. Typography Samples</w:t>
      </w:r>
    </w:p>
    <w:p w14:paraId="50EEDE6E" w14:textId="77777777" w:rsidR="00C74346" w:rsidRDefault="00332C6A">
      <w:pPr>
        <w:rPr/>
      </w:pPr>
      <w:r>
        <w:t>Below are inline runs with mixed formatting. Each run is a separate span so an extractor can detect boundaries.</w:t>
      </w:r>
    </w:p>
    <w:p w14:paraId="76D7F1C2" w14:textId="77777777" w:rsidR="00C74346" w:rsidRDefault="00332C6A">
      <w:pPr>
        <w:rPr/>
      </w:pPr>
      <w:r>
        <w:rPr>
          <w:b/>
        </w:rPr>
        <w:t xml:space="preserve">Bold blue, italic red, underlined green, yellow-highlighted, </w:t>
      </w:r>
      <w:r>
        <w:rPr>
          <w:b/>
        </w:rPr>
        <w:t>strikethrough, monospace.</w:t>
      </w:r>
    </w:p>
    <w:p w14:paraId="55628A79" w14:textId="77777777" w:rsidR="00C74346" w:rsidRDefault="00332C6A">
      <w:pPr>
        <w:pStyle w:val="Heading1"/>
        <w:rPr/>
      </w:pPr>
      <w:r>
        <w:t>2. Lists</w:t>
      </w:r>
    </w:p>
    <w:p w14:paraId="40672C7B" w14:textId="77777777" w:rsidR="00C74346" w:rsidRDefault="00332C6A">
      <w:pPr>
        <w:pStyle w:val="Heading2"/>
        <w:rPr/>
      </w:pPr>
      <w:r>
        <w:t>2.1 Bulleted</w:t>
      </w:r>
    </w:p>
    <w:p w14:paraId="5122536F" w14:textId="77777777" w:rsidR="00C74346" w:rsidRDefault="00332C6A">
      <w:pPr>
        <w:rPr/>
      </w:pPr>
      <w:r>
        <w:t>Apples — a pomaceous fruit</w:t>
      </w:r>
    </w:p>
    <w:p w14:paraId="2CE7A09E" w14:textId="77777777" w:rsidR="00C74346" w:rsidRDefault="00332C6A">
      <w:pPr>
        <w:rPr/>
      </w:pPr>
      <w:r>
        <w:t>Bourbon — distilled in Kentucky</w:t>
      </w:r>
    </w:p>
    <w:p w14:paraId="4D099854" w14:textId="77777777" w:rsidR="00C74346" w:rsidRDefault="00332C6A">
      <w:pPr>
        <w:rPr/>
      </w:pPr>
      <w:r>
        <w:t>Cardamom — a fragrant spice</w:t>
      </w:r>
    </w:p>
    <w:p w14:paraId="04259A92" w14:textId="77777777" w:rsidR="00C74346" w:rsidRDefault="00332C6A">
      <w:pPr>
        <w:pStyle w:val="Heading2"/>
        <w:rPr/>
      </w:pPr>
      <w:r>
        <w:lastRenderedPageBreak/>
        <w:t>2.2 Numbered (with nested)</w:t>
      </w:r>
    </w:p>
    <w:p w14:paraId="31A79487" w14:textId="77777777" w:rsidR="00C74346" w:rsidRDefault="00332C6A">
      <w:pPr>
        <w:rPr/>
      </w:pPr>
      <w:r>
        <w:t>Preheat the oven to 375°F.</w:t>
      </w:r>
    </w:p>
    <w:p w14:paraId="04F9CF72" w14:textId="77777777" w:rsidR="00C74346" w:rsidRDefault="00332C6A">
      <w:pPr>
        <w:rPr/>
      </w:pPr>
      <w:r>
        <w:t>Whisk dry ingredients.</w:t>
      </w:r>
    </w:p>
    <w:p w14:paraId="7E97F811" w14:textId="77777777" w:rsidR="00C74346" w:rsidRDefault="00332C6A">
      <w:pPr>
        <w:rPr/>
      </w:pPr>
      <w:r>
        <w:t>Sift the flour twice.</w:t>
      </w:r>
    </w:p>
    <w:p w14:paraId="27149219" w14:textId="77777777" w:rsidR="00C74346" w:rsidRDefault="00332C6A">
      <w:pPr>
        <w:rPr/>
      </w:pPr>
      <w:r>
        <w:t>Add a pinch of salt.</w:t>
      </w:r>
    </w:p>
    <w:p w14:paraId="5B358E8A" w14:textId="77777777" w:rsidR="00C74346" w:rsidRDefault="00332C6A">
      <w:pPr>
        <w:rPr/>
      </w:pPr>
    </w:p>
    <w:p w14:paraId="30AA2C96" w14:textId="77777777" w:rsidR="00C74346" w:rsidRDefault="00332C6A">
      <w:pPr>
        <w:pStyle w:val="Heading1"/>
        <w:rPr/>
      </w:pPr>
    </w:p>
    <w:p w14:paraId="0B7D31EA" w14:textId="77777777" w:rsidR="00C74346" w:rsidRDefault="00332C6A">
      <w:pPr>
        <w:rPr/>
      </w:pPr>
    </w:p>
    <w:p w14:paraId="5CF0930E" w14:textId="77777777" w:rsidR="00C74346" w:rsidRDefault="00332C6A">
      <w:pPr>
        <w:rPr/>
      </w:pPr>
      <w:r>
        <w:t>﻿</w:t>
      </w:r>
    </w:p>
    <w:p w14:paraId="14467102" w14:textId="77777777" w:rsidR="00C74346" w:rsidRDefault="00332C6A">
      <w:pPr>
        <w:pStyle w:val="Heading1"/>
        <w:rPr/>
      </w:pPr>
    </w:p>
    <w:p w14:paraId="6D6A02EF" w14:textId="77777777" w:rsidR="00C74346" w:rsidRDefault="00332C6A">
      <w:pPr>
        <w:rPr/>
      </w:pPr>
    </w:p>
    <w:p w14:paraId="16FF8748" w14:textId="77777777" w:rsidR="00C74346" w:rsidRDefault="00332C6A">
      <w:pPr>
        <w:rPr/>
      </w:pPr>
    </w:p>
    <w:p w14:paraId="63F5A3C1" w14:textId="77777777" w:rsidR="00C74346" w:rsidRDefault="00332C6A">
      <w:pPr>
        <w:rPr/>
      </w:pPr>
      <w:r>
        <w:fldChar w:fldCharType="begin"/>
      </w:r>
      <w:r>
        <w:instrText>HYPERLINK \l "footnote-6" \h</w:instrText>
      </w:r>
      <w:r>
        <w:fldChar w:fldCharType="separate"/>
      </w:r>
      <w:r>
        <w:rPr>
          <w:rStyle w:val="Hyperlink"/>
          <w:vertAlign w:val="superscript"/>
        </w:rPr>
        <w:t>[6]</w:t>
      </w:r>
      <w:r>
        <w:fldChar w:fldCharType="end"/>
      </w:r>
      <w:r>
        <w:t>﻿</w:t>
      </w:r>
    </w:p>
    <w:p w14:paraId="619811B5" w14:textId="77777777" w:rsidR="00C74346" w:rsidRDefault="00332C6A">
      <w:pPr>
        <w:pStyle w:val="Heading1"/>
        <w:rPr/>
      </w:pPr>
    </w:p>
    <w:p w14:paraId="21EC2A7E" w14:textId="77777777" w:rsidR="00C74346" w:rsidRDefault="00332C6A">
      <w:pPr>
        <w:rPr/>
      </w:pPr>
    </w:p>
    <w:p w14:paraId="7C26E02A" w14:textId="77777777" w:rsidR="00C74346" w:rsidRDefault="00332C6A">
      <w:pPr>
        <w:rPr/>
      </w:pPr>
    </w:p>
    <w:p w14:paraId="7A729487" w14:textId="77777777" w:rsidR="00C74346" w:rsidRDefault="00332C6A">
      <w:pPr>
        <w:rPr/>
      </w:pPr>
    </w:p>
    <w:p w14:paraId="18B90731" w14:textId="77777777" w:rsidR="00C74346" w:rsidRDefault="00332C6A">
      <w:pPr>
        <w:rPr/>
      </w:pPr>
      <w:r>
        <w:t xml:space="preserve">Footnote one: this footnote is attached to the introductory paragraph. </w:t>
      </w:r>
      <w:r>
        <w:fldChar w:fldCharType="begin"/>
      </w:r>
      <w:r>
        <w:instrText>HYPERLINK \l "footnote-ref-1"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D5597EE" w14:textId="77777777" w:rsidR="00C74346" w:rsidRDefault="00332C6A">
      <w:pPr>
        <w:rPr/>
      </w:pPr>
      <w:r>
        <w:t xml:space="preserve">Footnote two: cross-reference target for extraction tools that map markers to notes. </w:t>
      </w:r>
      <w:r>
        <w:fldChar w:fldCharType="begin"/>
      </w:r>
      <w:r>
        <w:instrText>HYPERLINK \l "footnote-ref-2"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27B2309F" w14:textId="77777777" w:rsidR="00C74346" w:rsidRDefault="00332C6A">
      <w:pPr>
        <w:rPr/>
      </w:pPr>
      <w:r>
        <w:t xml:space="preserve"> Footnote one: this footnote is attached to the introductory paragraph.</w:t>
      </w:r>
      <w:r>
        <w:t xml:space="preserve"> </w:t>
      </w:r>
      <w:r>
        <w:fldChar w:fldCharType="begin"/>
      </w:r>
      <w:r>
        <w:instrText>HYPERLINK \l "footnote-ref-3"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7A000F36" w14:textId="77777777" w:rsidR="00C74346" w:rsidRDefault="00332C6A">
      <w:pPr>
        <w:rPr/>
      </w:pPr>
      <w:r>
        <w:t xml:space="preserve"> Footnote two: cross-reference target for extraction tools that map markers to notes.</w:t>
      </w:r>
      <w:r>
        <w:t xml:space="preserve"> </w:t>
      </w:r>
      <w:r>
        <w:fldChar w:fldCharType="begin"/>
      </w:r>
      <w:r>
        <w:instrText>HYPERLINK \l "footnote-ref-4"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6F548772" w14:textId="77777777" w:rsidR="00C74346" w:rsidRDefault="00332C6A">
      <w:pPr>
        <w:rPr/>
      </w:pPr>
      <w:r>
        <w:t xml:space="preserve">Footnote one: this footnote is attached to the introductory paragraph. </w:t>
      </w:r>
      <w:r>
        <w:fldChar w:fldCharType="begin"/>
      </w:r>
      <w:r>
        <w:instrText>HYPERLINK \l "footnote-ref-5"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3CB85FF" w14:textId="77777777" w:rsidR="007E048C" w:rsidRDefault="00332C6A">
      <w:r>
        <w:t xml:space="preserve"> </w:t>
      </w:r>
      <w:r>
        <w:fldChar w:fldCharType="begin"/>
      </w:r>
      <w:r>
        <w:instrText>HYPERLINK \l "footnote-ref-6"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sectPr w:rsidR="007E048C">
      <w:pgSz w:w="12240" w:h="15840"/>
      <w:pgMar w:top="1440" w:right="1800" w:bottom="1440" w:left="1800" w:header="720" w:footer="720" w:gutter="0"/>
      <w:cols w:space="720"/>
      <w:sectPrChange w:id="299" w:author="html-to-docx" w:date="2026-06-29T11:18:00Z" w16du:dateUtc="2026-06-29T15:18:00Z">
        <w:sectPr w:rsidR="007E048C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Arthur Souza Rodrigues" w:date="2026-05-02T10:42:00Z" w:initials="AS">
    <w:p w14:paraId="79D30FEF" w14:textId="77777777" w:rsidR="00C74346" w:rsidRDefault="00332C6A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html-to-docx" w:date="2026-06-29T11:18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html-to-docx" w:date="2026-06-29T11:18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html-to-docx" w:date="2026-06-29T11:18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html-to-docx" w:date="2026-06-29T11:18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html-to-docx" w:date="2026-06-29T11:18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html-to-docx" w:date="2026-06-29T11:18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html-to-docx" w:date="2026-06-29T11:18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html-to-docx" w:date="2026-06-29T11:18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html-to-docx" w:date="2026-06-29T11:18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html-to-docx" w:date="2026-06-29T11:18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html-to-docx" w:date="2026-06-29T11:18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html-to-docx" w:date="2026-06-29T11:18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html-to-docx" w:date="2026-06-29T11:18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html-to-docx" w:date="2026-06-29T11:18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