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000000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  <w:t>Table of Contents</w:t>
      </w:r>
    </w:p>
    <w:p w14:paraId="7DFC58FA" w14:textId="77777777" w:rsidR="009A1490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000000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000000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3"/>
      <w:commentRangeStart w:id="4"/>
      <w:r>
        <w:t>custom fields, content controls, macros/add-ins, protected documents, sensitivity labels, and richer desktop publishing features.</w:t>
      </w:r>
    </w:p>
    <w:p w14:paraId="3DC86428" w14:textId="77777777" w:rsidR="009A1490" w:rsidRDefault="00000000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000000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commentRangeEnd w:id="3"/>
      <w:r>
        <w:rPr>
          <w:rStyle w:val="CommentReference"/>
          <w:sz w:val="28"/>
          <w:szCs w:val="28"/>
        </w:rPr>
        <w:lastRenderedPageBreak/>
        <w:commentReference w:id="3"/>
      </w:r>
      <w:commentRangeEnd w:id="4"/>
      <w:r>
        <w:rPr>
          <w:rStyle w:val="CommentReference"/>
          <w:sz w:val="28"/>
          <w:szCs w:val="28"/>
        </w:rPr>
        <w:commentReference w:id="4"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000000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000000">
      <w:pPr>
        <w:pStyle w:val="ListNumber"/>
      </w:pPr>
      <w:r>
        <w:t>Title page with styled metadata table</w:t>
      </w:r>
    </w:p>
    <w:p w14:paraId="4A6D8752" w14:textId="77777777" w:rsidR="009A1490" w:rsidRDefault="00000000">
      <w:pPr>
        <w:pStyle w:val="ListNumber"/>
      </w:pPr>
      <w:r>
        <w:t>Automatic Table of Contents field</w:t>
      </w:r>
    </w:p>
    <w:p w14:paraId="66ED3F7C" w14:textId="77777777" w:rsidR="009A1490" w:rsidRDefault="00000000">
      <w:pPr>
        <w:pStyle w:val="ListNumber"/>
      </w:pPr>
      <w:r>
        <w:t>Headers and footers with page numbering fields</w:t>
      </w:r>
    </w:p>
    <w:p w14:paraId="36A96B10" w14:textId="77777777" w:rsidR="009A1490" w:rsidRDefault="00000000">
      <w:pPr>
        <w:pStyle w:val="ListNumber"/>
      </w:pPr>
      <w:r>
        <w:t>Bookmarks and internal hyperlinks</w:t>
      </w:r>
    </w:p>
    <w:p w14:paraId="1C7D17B0" w14:textId="77777777" w:rsidR="009A1490" w:rsidRDefault="00000000">
      <w:pPr>
        <w:pStyle w:val="ListNumber"/>
      </w:pPr>
      <w:r>
        <w:t>External hyperlinks to sources</w:t>
      </w:r>
    </w:p>
    <w:p w14:paraId="06026A5F" w14:textId="77777777" w:rsidR="009A1490" w:rsidRDefault="00000000">
      <w:pPr>
        <w:pStyle w:val="ListNumber"/>
      </w:pPr>
      <w:r>
        <w:t>Styled comparison tables</w:t>
      </w:r>
    </w:p>
    <w:p w14:paraId="25B7712A" w14:textId="77777777" w:rsidR="009A1490" w:rsidRDefault="00000000">
      <w:pPr>
        <w:pStyle w:val="ListNumber"/>
      </w:pPr>
      <w:r>
        <w:t>Callout boxes with shading</w:t>
      </w:r>
    </w:p>
    <w:p w14:paraId="097D2A02" w14:textId="77777777" w:rsidR="009A1490" w:rsidRDefault="00000000">
      <w:pPr>
        <w:pStyle w:val="ListNumber"/>
      </w:pPr>
      <w:r>
        <w:t>Embedded chart image</w:t>
      </w:r>
    </w:p>
    <w:p w14:paraId="21C148B9" w14:textId="77777777" w:rsidR="009A1490" w:rsidRDefault="00000000">
      <w:pPr>
        <w:pStyle w:val="ListNumber"/>
      </w:pPr>
      <w:r>
        <w:t>Landscape section for wide matrix</w:t>
      </w:r>
    </w:p>
    <w:p w14:paraId="0F0FAB50" w14:textId="77777777" w:rsidR="009A1490" w:rsidRDefault="00000000">
      <w:pPr>
        <w:pStyle w:val="ListNumber"/>
      </w:pPr>
      <w:r>
        <w:t>Custom paragraph styles</w:t>
      </w:r>
    </w:p>
    <w:p w14:paraId="672BE830" w14:textId="77777777" w:rsidR="009A1490" w:rsidRDefault="00000000">
      <w:pPr>
        <w:pStyle w:val="ListNumber"/>
      </w:pPr>
      <w:r>
        <w:t>Footnote-style source appendix</w:t>
      </w:r>
    </w:p>
    <w:p w14:paraId="1A776842" w14:textId="77777777" w:rsidR="009A1490" w:rsidRDefault="00000000">
      <w:pPr>
        <w:pStyle w:val="ListNumber"/>
      </w:pPr>
      <w:r>
        <w:t>Checklist, glossary, numbered procedures</w:t>
      </w:r>
    </w:p>
    <w:p w14:paraId="71E77840" w14:textId="77777777" w:rsidR="009A1490" w:rsidRDefault="00000000">
      <w:pPr>
        <w:pStyle w:val="ListNumber"/>
      </w:pPr>
      <w:r>
        <w:t>Signature block</w:t>
      </w:r>
    </w:p>
    <w:p w14:paraId="57FD2C01" w14:textId="77777777" w:rsidR="009A1490" w:rsidRDefault="00000000">
      <w:pPr>
        <w:pStyle w:val="ListNumber"/>
      </w:pPr>
      <w:r>
        <w:t>Document properties/core metadata</w:t>
      </w:r>
    </w:p>
    <w:p w14:paraId="268E0CD7" w14:textId="77777777" w:rsidR="009A1490" w:rsidRDefault="00000000">
      <w:pPr>
        <w:pStyle w:val="ListNumber"/>
      </w:pPr>
      <w:r>
        <w:t>Watermark-like confidentiality statement in header</w:t>
      </w:r>
    </w:p>
    <w:p w14:paraId="328F4BDA" w14:textId="77777777" w:rsidR="009A1490" w:rsidRDefault="00000000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9" w:name="wide_matrix"/>
      <w:r>
        <w:lastRenderedPageBreak/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000000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000000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000000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000000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>
      <w:pPr>
        <w:rPr>
          <w:ins w:id="10" w:author="Arthur Souza Rodrigues" w:date="2026-07-03T18:56:00Z" w16du:dateUtc="2026-07-03T22:56:00Z"/>
        </w:rPr>
      </w:pPr>
    </w:p>
    <w:p w14:paraId="759D6F57" w14:textId="77777777" w:rsidR="00267F8F" w:rsidRDefault="00267F8F" w:rsidP="00267F8F">
      <w:pPr>
        <w:pStyle w:val="Heading1"/>
        <w:rPr>
          <w:ins w:id="11" w:author="Arthur Souza Rodrigues" w:date="2026-07-03T18:56:00Z" w16du:dateUtc="2026-07-03T22:56:00Z"/>
        </w:rPr>
      </w:pPr>
      <w:ins w:id="12" w:author="Arthur Souza Rodrigues" w:date="2026-07-03T18:56:00Z" w16du:dateUtc="2026-07-03T22:56:00Z">
        <w:r>
          <w:t>1. Executive summary</w:t>
        </w:r>
      </w:ins>
    </w:p>
    <w:p w14:paraId="33C54CED" w14:textId="77777777" w:rsidR="00267F8F" w:rsidRDefault="00267F8F" w:rsidP="00267F8F">
      <w:pPr>
        <w:rPr>
          <w:ins w:id="13" w:author="Arthur Souza Rodrigues" w:date="2026-07-03T18:56:00Z" w16du:dateUtc="2026-07-03T22:56:00Z"/>
        </w:rPr>
      </w:pPr>
      <w:ins w:id="14" w:author="Arthur Souza Rodrigues" w:date="2026-07-03T18:56:00Z" w16du:dateUtc="2026-07-03T22:56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5" w:author="Arthur Souza Rodrigues" w:date="2026-07-03T18:56:00Z" w16du:dateUtc="2026-07-03T22:56:00Z"/>
        </w:rPr>
      </w:pPr>
      <w:ins w:id="16" w:author="Arthur Souza Rodrigues" w:date="2026-07-03T18:56:00Z" w16du:dateUtc="2026-07-03T22:56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7" w:author="Arthur Souza Rodrigues" w:date="2026-07-03T18:56:00Z" w16du:dateUtc="2026-07-03T22:56:00Z"/>
        </w:rPr>
      </w:pPr>
      <w:ins w:id="18" w:author="Arthur Souza Rodrigues" w:date="2026-07-03T18:56:00Z" w16du:dateUtc="2026-07-03T22:56:00Z">
        <w:r>
          <w:t xml:space="preserve">Word advantage: Track Changes controls, compare/combine, mail merge, advanced styles, captions/cross-references, indexes, </w:t>
        </w:r>
        <w:commentRangeStart w:id="19"/>
        <w:commentRangeStart w:id="20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1" w:author="Arthur Souza Rodrigues" w:date="2026-07-03T18:56:00Z" w16du:dateUtc="2026-07-03T22:56:00Z"/>
        </w:rPr>
      </w:pPr>
      <w:ins w:id="22" w:author="Arthur Souza Rodrigues" w:date="2026-07-03T18:56:00Z" w16du:dateUtc="2026-07-03T22:56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3" w:author="Arthur Souza Rodrigues" w:date="2026-07-03T18:56:00Z" w16du:dateUtc="2026-07-03T22:56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4" w:author="Arthur Souza Rodrigues" w:date="2026-07-03T18:56:00Z" w16du:dateUtc="2026-07-03T22:56:00Z"/>
              </w:rPr>
            </w:pPr>
            <w:ins w:id="25" w:author="Arthur Souza Rodrigues" w:date="2026-07-03T18:56:00Z" w16du:dateUtc="2026-07-03T22:56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6" w:author="Arthur Souza Rodrigues" w:date="2026-07-03T18:56:00Z" w16du:dateUtc="2026-07-03T22:56:00Z"/>
        </w:rPr>
      </w:pPr>
      <w:ins w:id="27" w:author="Arthur Souza Rodrigues" w:date="2026-07-03T18:56:00Z" w16du:dateUtc="2026-07-03T22:56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8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29" w:author="Arthur Souza Rodrigues" w:date="2026-07-03T18:56:00Z" w16du:dateUtc="2026-07-03T22:56:00Z"/>
              </w:rPr>
            </w:pPr>
            <w:ins w:id="30" w:author="Arthur Souza Rodrigues" w:date="2026-07-03T18:56:00Z" w16du:dateUtc="2026-07-03T22:56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" w:author="Arthur Souza Rodrigues" w:date="2026-07-03T18:56:00Z" w16du:dateUtc="2026-07-03T22:56:00Z"/>
              </w:rPr>
            </w:pPr>
            <w:ins w:id="32" w:author="Arthur Souza Rodrigues" w:date="2026-07-03T18:56:00Z" w16du:dateUtc="2026-07-03T22:56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6:00Z" w16du:dateUtc="2026-07-03T22:56:00Z"/>
              </w:rPr>
            </w:pPr>
            <w:ins w:id="34" w:author="Arthur Souza Rodrigues" w:date="2026-07-03T18:56:00Z" w16du:dateUtc="2026-07-03T22:56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6" w:author="Arthur Souza Rodrigues" w:date="2026-07-03T18:56:00Z" w16du:dateUtc="2026-07-03T22:56:00Z"/>
              </w:rPr>
            </w:pPr>
            <w:ins w:id="37" w:author="Arthur Souza Rodrigues" w:date="2026-07-03T18:56:00Z" w16du:dateUtc="2026-07-03T22:56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" w:author="Arthur Souza Rodrigues" w:date="2026-07-03T18:56:00Z" w16du:dateUtc="2026-07-03T22:56:00Z"/>
              </w:rPr>
            </w:pPr>
            <w:ins w:id="39" w:author="Arthur Souza Rodrigues" w:date="2026-07-03T18:56:00Z" w16du:dateUtc="2026-07-03T22:56:00Z">
              <w:r>
                <w:t xml:space="preserve">Word supports Track Changes views, accepting/rejecting </w:t>
              </w:r>
              <w:r>
                <w:lastRenderedPageBreak/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6:00Z" w16du:dateUtc="2026-07-03T22:56:00Z"/>
              </w:rPr>
            </w:pPr>
            <w:ins w:id="41" w:author="Arthur Souza Rodrigues" w:date="2026-07-03T18:56:00Z" w16du:dateUtc="2026-07-03T22:56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2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3" w:author="Arthur Souza Rodrigues" w:date="2026-07-03T18:56:00Z" w16du:dateUtc="2026-07-03T22:56:00Z"/>
              </w:rPr>
            </w:pPr>
            <w:ins w:id="44" w:author="Arthur Souza Rodrigues" w:date="2026-07-03T18:56:00Z" w16du:dateUtc="2026-07-03T22:56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5" w:author="Arthur Souza Rodrigues" w:date="2026-07-03T18:56:00Z" w16du:dateUtc="2026-07-03T22:56:00Z"/>
              </w:rPr>
            </w:pPr>
            <w:ins w:id="46" w:author="Arthur Souza Rodrigues" w:date="2026-07-03T18:56:00Z" w16du:dateUtc="2026-07-03T22:56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6:00Z" w16du:dateUtc="2026-07-03T22:56:00Z"/>
              </w:rPr>
            </w:pPr>
            <w:ins w:id="48" w:author="Arthur Souza Rodrigues" w:date="2026-07-03T18:56:00Z" w16du:dateUtc="2026-07-03T22:56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0" w:author="Arthur Souza Rodrigues" w:date="2026-07-03T18:56:00Z" w16du:dateUtc="2026-07-03T22:56:00Z"/>
              </w:rPr>
            </w:pPr>
            <w:ins w:id="51" w:author="Arthur Souza Rodrigues" w:date="2026-07-03T18:56:00Z" w16du:dateUtc="2026-07-03T22:56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" w:author="Arthur Souza Rodrigues" w:date="2026-07-03T18:56:00Z" w16du:dateUtc="2026-07-03T22:56:00Z"/>
              </w:rPr>
            </w:pPr>
            <w:ins w:id="53" w:author="Arthur Souza Rodrigues" w:date="2026-07-03T18:56:00Z" w16du:dateUtc="2026-07-03T22:56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6:00Z" w16du:dateUtc="2026-07-03T22:56:00Z"/>
              </w:rPr>
            </w:pPr>
            <w:ins w:id="55" w:author="Arthur Souza Rodrigues" w:date="2026-07-03T18:56:00Z" w16du:dateUtc="2026-07-03T22:56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" w:author="Arthur Souza Rodrigues" w:date="2026-07-03T18:56:00Z" w16du:dateUtc="2026-07-03T22:56:00Z"/>
              </w:rPr>
            </w:pPr>
            <w:ins w:id="58" w:author="Arthur Souza Rodrigues" w:date="2026-07-03T18:56:00Z" w16du:dateUtc="2026-07-03T22:56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9" w:author="Arthur Souza Rodrigues" w:date="2026-07-03T18:56:00Z" w16du:dateUtc="2026-07-03T22:56:00Z"/>
              </w:rPr>
            </w:pPr>
            <w:ins w:id="60" w:author="Arthur Souza Rodrigues" w:date="2026-07-03T18:56:00Z" w16du:dateUtc="2026-07-03T22:56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6:00Z" w16du:dateUtc="2026-07-03T22:56:00Z"/>
              </w:rPr>
            </w:pPr>
            <w:ins w:id="62" w:author="Arthur Souza Rodrigues" w:date="2026-07-03T18:56:00Z" w16du:dateUtc="2026-07-03T22:56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3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4" w:author="Arthur Souza Rodrigues" w:date="2026-07-03T18:56:00Z" w16du:dateUtc="2026-07-03T22:56:00Z"/>
              </w:rPr>
            </w:pPr>
            <w:ins w:id="65" w:author="Arthur Souza Rodrigues" w:date="2026-07-03T18:56:00Z" w16du:dateUtc="2026-07-03T22:56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" w:author="Arthur Souza Rodrigues" w:date="2026-07-03T18:56:00Z" w16du:dateUtc="2026-07-03T22:56:00Z"/>
              </w:rPr>
            </w:pPr>
            <w:ins w:id="67" w:author="Arthur Souza Rodrigues" w:date="2026-07-03T18:56:00Z" w16du:dateUtc="2026-07-03T22:56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6:00Z" w16du:dateUtc="2026-07-03T22:56:00Z"/>
              </w:rPr>
            </w:pPr>
            <w:ins w:id="69" w:author="Arthur Souza Rodrigues" w:date="2026-07-03T18:56:00Z" w16du:dateUtc="2026-07-03T22:56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19"/>
    <w:p w14:paraId="107012BF" w14:textId="77777777" w:rsidR="00267F8F" w:rsidRDefault="00267F8F" w:rsidP="00267F8F">
      <w:pPr>
        <w:pStyle w:val="Heading1"/>
        <w:rPr>
          <w:ins w:id="70" w:author="Arthur Souza Rodrigues" w:date="2026-07-03T18:56:00Z" w16du:dateUtc="2026-07-03T22:56:00Z"/>
        </w:rPr>
      </w:pPr>
      <w:ins w:id="71" w:author="Arthur Souza Rodrigues" w:date="2026-07-03T18:56:00Z" w16du:dateUtc="2026-07-03T22:56:00Z">
        <w:r>
          <w:rPr>
            <w:rStyle w:val="CommentReference"/>
            <w:sz w:val="28"/>
            <w:szCs w:val="28"/>
          </w:rPr>
          <w:commentReference w:id="19"/>
        </w:r>
        <w:commentRangeEnd w:id="20"/>
        <w:r w:rsidR="00460ED2">
          <w:rPr>
            <w:rStyle w:val="CommentReference"/>
            <w:sz w:val="28"/>
            <w:szCs w:val="28"/>
          </w:rPr>
          <w:commentReference w:id="20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2" w:author="Arthur Souza Rodrigues" w:date="2026-07-03T18:56:00Z" w16du:dateUtc="2026-07-03T22:56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3" w:author="Arthur Souza Rodrigues" w:date="2026-07-03T18:56:00Z" w16du:dateUtc="2026-07-03T22:56:00Z"/>
              </w:rPr>
            </w:pPr>
            <w:ins w:id="74" w:author="Arthur Souza Rodrigues" w:date="2026-07-03T18:56:00Z" w16du:dateUtc="2026-07-03T22:56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5" w:author="Arthur Souza Rodrigues" w:date="2026-07-03T18:56:00Z" w16du:dateUtc="2026-07-03T22:56:00Z"/>
              </w:rPr>
            </w:pPr>
            <w:ins w:id="76" w:author="Arthur Souza Rodrigues" w:date="2026-07-03T18:56:00Z" w16du:dateUtc="2026-07-03T22:56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7" w:author="Arthur Souza Rodrigues" w:date="2026-07-03T18:56:00Z" w16du:dateUtc="2026-07-03T22:56:00Z"/>
              </w:rPr>
            </w:pPr>
            <w:ins w:id="78" w:author="Arthur Souza Rodrigues" w:date="2026-07-03T18:56:00Z" w16du:dateUtc="2026-07-03T22:56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79" w:author="Arthur Souza Rodrigues" w:date="2026-07-03T18:56:00Z" w16du:dateUtc="2026-07-03T22:56:00Z"/>
              </w:rPr>
            </w:pPr>
            <w:ins w:id="80" w:author="Arthur Souza Rodrigues" w:date="2026-07-03T18:56:00Z" w16du:dateUtc="2026-07-03T22:56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1" w:author="Arthur Souza Rodrigues" w:date="2026-07-03T18:56:00Z" w16du:dateUtc="2026-07-03T22:56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2" w:author="Arthur Souza Rodrigues" w:date="2026-07-03T18:56:00Z" w16du:dateUtc="2026-07-03T22:56:00Z"/>
              </w:rPr>
            </w:pPr>
            <w:ins w:id="83" w:author="Arthur Souza Rodrigues" w:date="2026-07-03T18:56:00Z" w16du:dateUtc="2026-07-03T22:56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4" w:author="Arthur Souza Rodrigues" w:date="2026-07-03T18:56:00Z" w16du:dateUtc="2026-07-03T22:56:00Z"/>
              </w:rPr>
            </w:pPr>
            <w:ins w:id="85" w:author="Arthur Souza Rodrigues" w:date="2026-07-03T18:56:00Z" w16du:dateUtc="2026-07-03T22:56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6" w:author="Arthur Souza Rodrigues" w:date="2026-07-03T18:56:00Z" w16du:dateUtc="2026-07-03T22:56:00Z"/>
              </w:rPr>
            </w:pPr>
            <w:ins w:id="87" w:author="Arthur Souza Rodrigues" w:date="2026-07-03T18:56:00Z" w16du:dateUtc="2026-07-03T22:56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88" w:author="Arthur Souza Rodrigues" w:date="2026-07-03T18:56:00Z" w16du:dateUtc="2026-07-03T22:56:00Z"/>
              </w:rPr>
            </w:pPr>
            <w:ins w:id="89" w:author="Arthur Souza Rodrigues" w:date="2026-07-03T18:56:00Z" w16du:dateUtc="2026-07-03T22:56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0" w:author="Arthur Souza Rodrigues" w:date="2026-07-03T18:56:00Z" w16du:dateUtc="2026-07-03T22:56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1" w:author="Arthur Souza Rodrigues" w:date="2026-07-03T18:56:00Z" w16du:dateUtc="2026-07-03T22:56:00Z"/>
              </w:rPr>
            </w:pPr>
            <w:ins w:id="92" w:author="Arthur Souza Rodrigues" w:date="2026-07-03T18:56:00Z" w16du:dateUtc="2026-07-03T22:56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3" w:author="Arthur Souza Rodrigues" w:date="2026-07-03T18:56:00Z" w16du:dateUtc="2026-07-03T22:56:00Z"/>
              </w:rPr>
            </w:pPr>
            <w:ins w:id="94" w:author="Arthur Souza Rodrigues" w:date="2026-07-03T18:56:00Z" w16du:dateUtc="2026-07-03T22:56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5" w:author="Arthur Souza Rodrigues" w:date="2026-07-03T18:56:00Z" w16du:dateUtc="2026-07-03T22:56:00Z"/>
              </w:rPr>
            </w:pPr>
            <w:ins w:id="96" w:author="Arthur Souza Rodrigues" w:date="2026-07-03T18:56:00Z" w16du:dateUtc="2026-07-03T22:56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7" w:author="Arthur Souza Rodrigues" w:date="2026-07-03T18:56:00Z" w16du:dateUtc="2026-07-03T22:56:00Z"/>
              </w:rPr>
            </w:pPr>
            <w:ins w:id="98" w:author="Arthur Souza Rodrigues" w:date="2026-07-03T18:56:00Z" w16du:dateUtc="2026-07-03T22:56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99" w:author="Arthur Souza Rodrigues" w:date="2026-07-03T18:56:00Z" w16du:dateUtc="2026-07-03T22:56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0" w:author="Arthur Souza Rodrigues" w:date="2026-07-03T18:56:00Z" w16du:dateUtc="2026-07-03T22:56:00Z"/>
              </w:rPr>
            </w:pPr>
            <w:ins w:id="101" w:author="Arthur Souza Rodrigues" w:date="2026-07-03T18:56:00Z" w16du:dateUtc="2026-07-03T22:56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2" w:author="Arthur Souza Rodrigues" w:date="2026-07-03T18:56:00Z" w16du:dateUtc="2026-07-03T22:56:00Z"/>
              </w:rPr>
            </w:pPr>
            <w:ins w:id="103" w:author="Arthur Souza Rodrigues" w:date="2026-07-03T18:56:00Z" w16du:dateUtc="2026-07-03T22:56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4" w:author="Arthur Souza Rodrigues" w:date="2026-07-03T18:56:00Z" w16du:dateUtc="2026-07-03T22:56:00Z"/>
              </w:rPr>
            </w:pPr>
            <w:ins w:id="105" w:author="Arthur Souza Rodrigues" w:date="2026-07-03T18:56:00Z" w16du:dateUtc="2026-07-03T22:56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6" w:author="Arthur Souza Rodrigues" w:date="2026-07-03T18:56:00Z" w16du:dateUtc="2026-07-03T22:56:00Z"/>
              </w:rPr>
            </w:pPr>
            <w:ins w:id="107" w:author="Arthur Souza Rodrigues" w:date="2026-07-03T18:56:00Z" w16du:dateUtc="2026-07-03T22:56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08" w:author="Arthur Souza Rodrigues" w:date="2026-07-03T18:56:00Z" w16du:dateUtc="2026-07-03T22:56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09" w:author="Arthur Souza Rodrigues" w:date="2026-07-03T18:56:00Z" w16du:dateUtc="2026-07-03T22:56:00Z"/>
              </w:rPr>
            </w:pPr>
            <w:ins w:id="110" w:author="Arthur Souza Rodrigues" w:date="2026-07-03T18:56:00Z" w16du:dateUtc="2026-07-03T22:56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1" w:author="Arthur Souza Rodrigues" w:date="2026-07-03T18:56:00Z" w16du:dateUtc="2026-07-03T22:56:00Z"/>
              </w:rPr>
            </w:pPr>
            <w:ins w:id="112" w:author="Arthur Souza Rodrigues" w:date="2026-07-03T18:56:00Z" w16du:dateUtc="2026-07-03T22:56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3" w:author="Arthur Souza Rodrigues" w:date="2026-07-03T18:56:00Z" w16du:dateUtc="2026-07-03T22:56:00Z"/>
              </w:rPr>
            </w:pPr>
            <w:ins w:id="114" w:author="Arthur Souza Rodrigues" w:date="2026-07-03T18:56:00Z" w16du:dateUtc="2026-07-03T22:56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5" w:author="Arthur Souza Rodrigues" w:date="2026-07-03T18:56:00Z" w16du:dateUtc="2026-07-03T22:56:00Z"/>
              </w:rPr>
            </w:pPr>
            <w:ins w:id="116" w:author="Arthur Souza Rodrigues" w:date="2026-07-03T18:56:00Z" w16du:dateUtc="2026-07-03T22:56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7" w:author="Arthur Souza Rodrigues" w:date="2026-07-03T18:56:00Z" w16du:dateUtc="2026-07-03T22:56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18" w:author="Arthur Souza Rodrigues" w:date="2026-07-03T18:56:00Z" w16du:dateUtc="2026-07-03T22:56:00Z"/>
              </w:rPr>
            </w:pPr>
            <w:ins w:id="119" w:author="Arthur Souza Rodrigues" w:date="2026-07-03T18:56:00Z" w16du:dateUtc="2026-07-03T22:56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0" w:author="Arthur Souza Rodrigues" w:date="2026-07-03T18:56:00Z" w16du:dateUtc="2026-07-03T22:56:00Z"/>
              </w:rPr>
            </w:pPr>
            <w:ins w:id="121" w:author="Arthur Souza Rodrigues" w:date="2026-07-03T18:56:00Z" w16du:dateUtc="2026-07-03T22:56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2" w:author="Arthur Souza Rodrigues" w:date="2026-07-03T18:56:00Z" w16du:dateUtc="2026-07-03T22:56:00Z"/>
              </w:rPr>
            </w:pPr>
            <w:ins w:id="123" w:author="Arthur Souza Rodrigues" w:date="2026-07-03T18:56:00Z" w16du:dateUtc="2026-07-03T22:56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4" w:author="Arthur Souza Rodrigues" w:date="2026-07-03T18:56:00Z" w16du:dateUtc="2026-07-03T22:56:00Z"/>
              </w:rPr>
            </w:pPr>
            <w:ins w:id="125" w:author="Arthur Souza Rodrigues" w:date="2026-07-03T18:56:00Z" w16du:dateUtc="2026-07-03T22:56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6" w:author="Arthur Souza Rodrigues" w:date="2026-07-03T18:56:00Z" w16du:dateUtc="2026-07-03T22:56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7" w:author="Arthur Souza Rodrigues" w:date="2026-07-03T18:56:00Z" w16du:dateUtc="2026-07-03T22:56:00Z"/>
              </w:rPr>
            </w:pPr>
            <w:ins w:id="128" w:author="Arthur Souza Rodrigues" w:date="2026-07-03T18:56:00Z" w16du:dateUtc="2026-07-03T22:56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29" w:author="Arthur Souza Rodrigues" w:date="2026-07-03T18:56:00Z" w16du:dateUtc="2026-07-03T22:56:00Z"/>
              </w:rPr>
            </w:pPr>
            <w:ins w:id="130" w:author="Arthur Souza Rodrigues" w:date="2026-07-03T18:56:00Z" w16du:dateUtc="2026-07-03T22:56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1" w:author="Arthur Souza Rodrigues" w:date="2026-07-03T18:56:00Z" w16du:dateUtc="2026-07-03T22:56:00Z"/>
              </w:rPr>
            </w:pPr>
            <w:ins w:id="132" w:author="Arthur Souza Rodrigues" w:date="2026-07-03T18:56:00Z" w16du:dateUtc="2026-07-03T22:56:00Z">
              <w:r>
                <w:t xml:space="preserve">Advanced styles, themes, columns, section breaks, page </w:t>
              </w:r>
              <w:r>
                <w:lastRenderedPageBreak/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3" w:author="Arthur Souza Rodrigues" w:date="2026-07-03T18:56:00Z" w16du:dateUtc="2026-07-03T22:56:00Z"/>
              </w:rPr>
            </w:pPr>
            <w:ins w:id="134" w:author="Arthur Souza Rodrigues" w:date="2026-07-03T18:56:00Z" w16du:dateUtc="2026-07-03T22:56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5" w:author="Arthur Souza Rodrigues" w:date="2026-07-03T18:56:00Z" w16du:dateUtc="2026-07-03T22:56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6" w:author="Arthur Souza Rodrigues" w:date="2026-07-03T18:56:00Z" w16du:dateUtc="2026-07-03T22:56:00Z"/>
              </w:rPr>
            </w:pPr>
            <w:ins w:id="137" w:author="Arthur Souza Rodrigues" w:date="2026-07-03T18:56:00Z" w16du:dateUtc="2026-07-03T22:56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38" w:author="Arthur Souza Rodrigues" w:date="2026-07-03T18:56:00Z" w16du:dateUtc="2026-07-03T22:56:00Z"/>
              </w:rPr>
            </w:pPr>
            <w:ins w:id="139" w:author="Arthur Souza Rodrigues" w:date="2026-07-03T18:56:00Z" w16du:dateUtc="2026-07-03T22:56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0" w:author="Arthur Souza Rodrigues" w:date="2026-07-03T18:56:00Z" w16du:dateUtc="2026-07-03T22:56:00Z"/>
              </w:rPr>
            </w:pPr>
            <w:ins w:id="141" w:author="Arthur Souza Rodrigues" w:date="2026-07-03T18:56:00Z" w16du:dateUtc="2026-07-03T22:56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2" w:author="Arthur Souza Rodrigues" w:date="2026-07-03T18:56:00Z" w16du:dateUtc="2026-07-03T22:56:00Z"/>
              </w:rPr>
            </w:pPr>
            <w:ins w:id="143" w:author="Arthur Souza Rodrigues" w:date="2026-07-03T18:56:00Z" w16du:dateUtc="2026-07-03T22:56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4" w:author="Arthur Souza Rodrigues" w:date="2026-07-03T18:56:00Z" w16du:dateUtc="2026-07-03T22:56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5" w:author="Arthur Souza Rodrigues" w:date="2026-07-03T18:56:00Z" w16du:dateUtc="2026-07-03T22:56:00Z"/>
              </w:rPr>
            </w:pPr>
            <w:ins w:id="146" w:author="Arthur Souza Rodrigues" w:date="2026-07-03T18:56:00Z" w16du:dateUtc="2026-07-03T22:56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7" w:author="Arthur Souza Rodrigues" w:date="2026-07-03T18:56:00Z" w16du:dateUtc="2026-07-03T22:56:00Z"/>
              </w:rPr>
            </w:pPr>
            <w:ins w:id="148" w:author="Arthur Souza Rodrigues" w:date="2026-07-03T18:56:00Z" w16du:dateUtc="2026-07-03T22:56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49" w:author="Arthur Souza Rodrigues" w:date="2026-07-03T18:56:00Z" w16du:dateUtc="2026-07-03T22:56:00Z"/>
              </w:rPr>
            </w:pPr>
            <w:ins w:id="150" w:author="Arthur Souza Rodrigues" w:date="2026-07-03T18:56:00Z" w16du:dateUtc="2026-07-03T22:56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1" w:author="Arthur Souza Rodrigues" w:date="2026-07-03T18:56:00Z" w16du:dateUtc="2026-07-03T22:56:00Z"/>
              </w:rPr>
            </w:pPr>
            <w:ins w:id="152" w:author="Arthur Souza Rodrigues" w:date="2026-07-03T18:56:00Z" w16du:dateUtc="2026-07-03T22:56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3" w:author="Arthur Souza Rodrigues" w:date="2026-07-03T18:56:00Z" w16du:dateUtc="2026-07-03T22:56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4" w:author="Arthur Souza Rodrigues" w:date="2026-07-03T18:56:00Z" w16du:dateUtc="2026-07-03T22:56:00Z"/>
              </w:rPr>
            </w:pPr>
            <w:ins w:id="155" w:author="Arthur Souza Rodrigues" w:date="2026-07-03T18:56:00Z" w16du:dateUtc="2026-07-03T22:56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6" w:author="Arthur Souza Rodrigues" w:date="2026-07-03T18:56:00Z" w16du:dateUtc="2026-07-03T22:56:00Z"/>
              </w:rPr>
            </w:pPr>
            <w:ins w:id="157" w:author="Arthur Souza Rodrigues" w:date="2026-07-03T18:56:00Z" w16du:dateUtc="2026-07-03T22:56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58" w:author="Arthur Souza Rodrigues" w:date="2026-07-03T18:56:00Z" w16du:dateUtc="2026-07-03T22:56:00Z"/>
              </w:rPr>
            </w:pPr>
            <w:ins w:id="159" w:author="Arthur Souza Rodrigues" w:date="2026-07-03T18:56:00Z" w16du:dateUtc="2026-07-03T22:56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0" w:author="Arthur Souza Rodrigues" w:date="2026-07-03T18:56:00Z" w16du:dateUtc="2026-07-03T22:56:00Z"/>
              </w:rPr>
            </w:pPr>
            <w:ins w:id="161" w:author="Arthur Souza Rodrigues" w:date="2026-07-03T18:56:00Z" w16du:dateUtc="2026-07-03T22:56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2" w:author="Arthur Souza Rodrigues" w:date="2026-07-03T18:56:00Z" w16du:dateUtc="2026-07-03T22:56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3" w:author="Arthur Souza Rodrigues" w:date="2026-07-03T18:56:00Z" w16du:dateUtc="2026-07-03T22:56:00Z"/>
              </w:rPr>
            </w:pPr>
            <w:ins w:id="164" w:author="Arthur Souza Rodrigues" w:date="2026-07-03T18:56:00Z" w16du:dateUtc="2026-07-03T22:56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5" w:author="Arthur Souza Rodrigues" w:date="2026-07-03T18:56:00Z" w16du:dateUtc="2026-07-03T22:56:00Z"/>
              </w:rPr>
            </w:pPr>
            <w:ins w:id="166" w:author="Arthur Souza Rodrigues" w:date="2026-07-03T18:56:00Z" w16du:dateUtc="2026-07-03T22:56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7" w:author="Arthur Souza Rodrigues" w:date="2026-07-03T18:56:00Z" w16du:dateUtc="2026-07-03T22:56:00Z"/>
              </w:rPr>
            </w:pPr>
            <w:ins w:id="168" w:author="Arthur Souza Rodrigues" w:date="2026-07-03T18:56:00Z" w16du:dateUtc="2026-07-03T22:56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69" w:author="Arthur Souza Rodrigues" w:date="2026-07-03T18:56:00Z" w16du:dateUtc="2026-07-03T22:56:00Z"/>
              </w:rPr>
            </w:pPr>
            <w:ins w:id="170" w:author="Arthur Souza Rodrigues" w:date="2026-07-03T18:56:00Z" w16du:dateUtc="2026-07-03T22:56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1" w:author="Arthur Souza Rodrigues" w:date="2026-07-03T18:56:00Z" w16du:dateUtc="2026-07-03T22:56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2" w:author="Arthur Souza Rodrigues" w:date="2026-07-03T18:56:00Z" w16du:dateUtc="2026-07-03T22:56:00Z"/>
              </w:rPr>
            </w:pPr>
            <w:ins w:id="173" w:author="Arthur Souza Rodrigues" w:date="2026-07-03T18:56:00Z" w16du:dateUtc="2026-07-03T22:56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4" w:author="Arthur Souza Rodrigues" w:date="2026-07-03T18:56:00Z" w16du:dateUtc="2026-07-03T22:56:00Z"/>
              </w:rPr>
            </w:pPr>
            <w:ins w:id="175" w:author="Arthur Souza Rodrigues" w:date="2026-07-03T18:56:00Z" w16du:dateUtc="2026-07-03T22:56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6" w:author="Arthur Souza Rodrigues" w:date="2026-07-03T18:56:00Z" w16du:dateUtc="2026-07-03T22:56:00Z"/>
              </w:rPr>
            </w:pPr>
            <w:ins w:id="177" w:author="Arthur Souza Rodrigues" w:date="2026-07-03T18:56:00Z" w16du:dateUtc="2026-07-03T22:56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78" w:author="Arthur Souza Rodrigues" w:date="2026-07-03T18:56:00Z" w16du:dateUtc="2026-07-03T22:56:00Z"/>
              </w:rPr>
            </w:pPr>
            <w:ins w:id="179" w:author="Arthur Souza Rodrigues" w:date="2026-07-03T18:56:00Z" w16du:dateUtc="2026-07-03T22:56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3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19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20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63F654" w14:textId="77777777" w:rsidR="005F74AE" w:rsidRDefault="005F74AE">
      <w:pPr>
        <w:spacing w:after="0" w:line="240" w:lineRule="auto"/>
      </w:pPr>
      <w:r>
        <w:separator/>
      </w:r>
    </w:p>
  </w:endnote>
  <w:endnote w:type="continuationSeparator" w:id="0">
    <w:p w14:paraId="3312F8C6" w14:textId="77777777" w:rsidR="005F74AE" w:rsidRDefault="005F7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156B34" w14:textId="77777777" w:rsidR="005F74AE" w:rsidRDefault="005F74AE">
      <w:pPr>
        <w:spacing w:after="0" w:line="240" w:lineRule="auto"/>
      </w:pPr>
      <w:r>
        <w:separator/>
      </w:r>
    </w:p>
  </w:footnote>
  <w:footnote w:type="continuationSeparator" w:id="0">
    <w:p w14:paraId="669DB5FE" w14:textId="77777777" w:rsidR="005F74AE" w:rsidRDefault="005F7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57746B"/>
    <w:rsid w:val="00595F2A"/>
    <w:rsid w:val="005F74AE"/>
    <w:rsid w:val="00864A2D"/>
    <w:rsid w:val="008653EA"/>
    <w:rsid w:val="00927984"/>
    <w:rsid w:val="009467E5"/>
    <w:rsid w:val="009A1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2026-07-03T22:56:00Z</dcterms:modified>
  <cp:category/>
</cp:coreProperties>
</file>