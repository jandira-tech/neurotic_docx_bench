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6289B" w14:textId="77777777" w:rsidR="009A2ACD" w:rsidRDefault="00F474E6">
      <w:r>
        <w:rPr>
          <w:rFonts w:ascii="Arial" w:hAnsi="Arial" w:cs="Arial"/>
          <w:b/>
          <w:bCs/>
          <w:sz w:val="40"/>
          <w:szCs w:val="40"/>
        </w:rPr>
        <w:t>Heading 1 Bold Demo</w:t>
      </w:r>
    </w:p>
    <w:p w14:paraId="66A0A06B" w14:textId="77777777" w:rsidR="009A2ACD" w:rsidRDefault="00F474E6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This document shows Heading 1 style with extra bold emphasis.</w:t>
      </w:r>
    </w:p>
    <w:p w14:paraId="76C3FFB6" w14:textId="77777777" w:rsidR="00A73A57" w:rsidRDefault="00F474E6">
      <w:r>
        <w:rPr>
          <w:rFonts w:ascii="Arial" w:hAnsi="Arial" w:cs="Arial"/>
          <w:b/>
          <w:bCs/>
          <w:sz w:val="40"/>
          <w:szCs w:val="40"/>
        </w:rPr>
        <w:t>Heading 1 with bold creates the strongest document headers.</w:t>
      </w:r>
    </w:p>
    <w:p w14:paraId="5835D77C" w14:textId="77777777" w:rsidR="00A73A57" w:rsidRDefault="00F474E6"/>
    <w:p w14:paraId="24989F51" w14:textId="77777777" w:rsidR="00A73A57" w:rsidRDefault="00F474E6"/>
    <w:p w14:paraId="0E24B627" w14:textId="77777777" w:rsidR="00A73A57" w:rsidRDefault="00A73A57">
      <w:pPr>
        <w:sectPr w:rsidR="00A73A57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16CB3D6" w14:textId="77777777" w:rsidR="00A73A57" w:rsidRDefault="00F474E6">
      <w:pPr>
        <w:spacing w:before="400" w:after="120" w:line="240" w:lineRule="auto"/>
        <w:pPrChange w:id="14" w:author="Author" w:date="2026-06-29T11:02:00Z" w16du:dateUtc="2026-06-29T15:02:00Z"/>
      </w:pPr>
    </w:p>
    <w:sectPr w:rsidR="00A73A57">
      <w:headerReference w:type="first" r:id="rId9"/>
      <w:pgSz w:w="12240" w:h="15840"/>
      <w:pgMar w:top="1440" w:right="1440" w:bottom="1440" w:left="1440" w:header="720" w:footer="720" w:gutter="0"/>
      <w:cols w:space="720"/>
      <w:titlePg w:val="0"/>
      <w:docGrid w:linePitch="0"/>
      <w:sectPrChange w:id="17" w:author="Author" w:date="2026-06-29T11:02:00Z" w16du:dateUtc="2026-06-29T15:02:00Z">
        <w:sectPr w:rsidR="00A73A57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6A0D1B" w14:textId="77777777" w:rsidR="00F474E6" w:rsidRDefault="00F474E6">
      <w:pPr>
        <w:spacing w:after="0" w:line="240" w:lineRule="auto"/>
      </w:pPr>
      <w:r>
        <w:separator/>
      </w:r>
    </w:p>
  </w:endnote>
  <w:endnote w:type="continuationSeparator" w:id="0">
    <w:p w14:paraId="6CB69155" w14:textId="77777777" w:rsidR="00F474E6" w:rsidRDefault="00F47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F33A61" w14:textId="77777777" w:rsidR="00D91FB8" w:rsidRDefault="00D91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C4F4F1" w14:textId="77777777" w:rsidR="00F474E6" w:rsidRDefault="00F474E6">
      <w:pPr>
        <w:spacing w:after="0" w:line="240" w:lineRule="auto"/>
      </w:pPr>
      <w:r>
        <w:separator/>
      </w:r>
    </w:p>
  </w:footnote>
  <w:footnote w:type="continuationSeparator" w:id="0">
    <w:p w14:paraId="67960322" w14:textId="77777777" w:rsidR="00F474E6" w:rsidRDefault="00F47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3BDF07" w14:textId="77777777" w:rsidR="00A73A57" w:rsidRDefault="00F474E6">
    <w:pPr>
      <w:pStyle w:val="Header"/>
      <w:rPr>
        <w:del w:id="12" w:author="Author" w:date="2026-06-29T11:02:00Z" w16du:dateUtc="2026-06-29T15:02:00Z"/>
      </w:rPr>
    </w:pPr>
    <w:del w:id="13" w:author="Author" w:date="2026-06-29T11:02:00Z" w16du:dateUtc="2026-06-29T15:02:00Z">
      <w:r>
        <w:delText>My header</w:delText>
      </w:r>
    </w:del>
  </w:p>
  <w:p w14:paraId="3DE7D18E" w14:textId="77777777" w:rsidR="00A73A57" w:rsidRDefault="00A73A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DE9B97" w14:textId="77777777" w:rsidR="00A73A57" w:rsidRDefault="00F474E6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04C9D4" w14:textId="77777777" w:rsidR="00A73A57" w:rsidRDefault="00F474E6">
    <w:pPr>
      <w:pStyle w:val="Header"/>
    </w:pPr>
    <w:del w:id="16" w:author="Author" w:date="2026-06-29T11:02:00Z" w16du:dateUtc="2026-06-29T15:02:00Z">
      <w:r>
        <w:delText>Section 2 - My first page header</w:delText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A57"/>
    <w:rsid w:val="00914C6C"/>
    <w:rsid w:val="009A2ACD"/>
    <w:rsid w:val="009D29D6"/>
    <w:rsid w:val="00A73A57"/>
    <w:rsid w:val="00D91FB8"/>
    <w:rsid w:val="00F4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C4B7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0</DocSecurity>
  <Lines>1</Lines>
  <Paragraphs>1</Paragraphs>
  <ScaleCrop>false</ScaleCrop>
  <Company>Hewlett-Packard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1</cp:revision>
  <dcterms:created xsi:type="dcterms:W3CDTF">2010-11-09T00:51:00Z</dcterms:created>
  <dcterms:modified xsi:type="dcterms:W3CDTF">2026-06-29T15:02:00Z</dcterms:modified>
</cp:coreProperties>
</file>