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C66BB" w14:textId="77777777" w:rsidR="00594C97" w:rsidRDefault="00DA2473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p w14:paraId="326DE5D5" w14:textId="77777777" w:rsidR="00594C97" w:rsidRDefault="00F96830"/>
    <w:p w14:paraId="3D16E450" w14:textId="77777777" w:rsidR="00594C97" w:rsidRDefault="00F96830"/>
    <w:p w14:paraId="324192ED" w14:textId="77777777" w:rsidR="00594C97" w:rsidRDefault="00F96830"/>
    <w:sectPr w:rsidR="00594C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2" w:author="Michael Williamson" w:date="2026-06-29T11:00:00Z" w16du:dateUtc="2026-06-29T15:00:00Z">
        <w:sectPr w:rsidR="00594C97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D3339" w14:textId="77777777" w:rsidR="00F96830" w:rsidRDefault="00F96830">
      <w:pPr>
        <w:spacing w:after="0" w:line="240" w:lineRule="auto"/>
      </w:pPr>
      <w:r>
        <w:separator/>
      </w:r>
    </w:p>
  </w:endnote>
  <w:endnote w:type="continuationSeparator" w:id="0">
    <w:p w14:paraId="0E9D56FD" w14:textId="77777777" w:rsidR="00F96830" w:rsidRDefault="00F96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187C" w14:textId="77777777" w:rsidR="00C4240C" w:rsidRDefault="00C42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7A934" w14:textId="77777777" w:rsidR="00F96830" w:rsidRDefault="00F96830">
      <w:pPr>
        <w:spacing w:after="0" w:line="240" w:lineRule="auto"/>
      </w:pPr>
      <w:r>
        <w:separator/>
      </w:r>
    </w:p>
  </w:footnote>
  <w:footnote w:type="continuationSeparator" w:id="0">
    <w:p w14:paraId="4F67A778" w14:textId="77777777" w:rsidR="00F96830" w:rsidRDefault="00F96830">
      <w:pPr>
        <w:spacing w:after="0" w:line="240" w:lineRule="auto"/>
      </w:pPr>
      <w:r>
        <w:continuationSeparator/>
      </w:r>
    </w:p>
  </w:footnote>
  <w:footnote w:id="1">
    <w:p w14:paraId="74E62574" w14:textId="77777777" w:rsidR="00DA2473" w:rsidRDefault="00DA2473">
      <w:pPr>
        <w:pStyle w:val="FootnoteText"/>
      </w:pPr>
      <w:ins w:id="4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3C37C675" w14:textId="77777777" w:rsidR="00DA2473" w:rsidRDefault="00DA2473">
      <w:pPr>
        <w:pStyle w:val="FootnoteText"/>
      </w:pPr>
      <w:ins w:id="5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C41F8" w14:textId="77777777" w:rsidR="00C4240C" w:rsidRDefault="00C4240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C97"/>
    <w:rsid w:val="00212576"/>
    <w:rsid w:val="00594C97"/>
    <w:rsid w:val="005E5A56"/>
    <w:rsid w:val="006A0FDE"/>
    <w:rsid w:val="00911D94"/>
    <w:rsid w:val="00914C6C"/>
    <w:rsid w:val="00C4240C"/>
    <w:rsid w:val="00DA2473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5F7F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Michael Williamson" w:date="2026-06-29T11:00:00Z"/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Michael Williamson" w:date="2026-06-29T11:00:00Z"/>
    </w:pPr>
    <w:rPr>
      <w:rFonts w:asciiTheme="minorHAnsi" w:eastAsiaTheme="minorHAnsi" w:hAnsiTheme="minorHAnsi" w:cstheme="minorBidi"/>
      <w:sz w:val="20"/>
      <w:lang w:val="en-GB"/>
      <w:rPrChange w:id="1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0C"/>
  </w:style>
  <w:style w:type="paragraph" w:styleId="Footer">
    <w:name w:val="footer"/>
    <w:basedOn w:val="Normal"/>
    <w:link w:val="Foot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4F4685-9194-D046-A4EB-3224BAAF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2026-06-29T15:00:00Z</dcterms:modified>
</cp:coreProperties>
</file>