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E5BC4" w:rsidRDefault="003843A7">
      <w:pPr>
        <w:spacing w:after="20"/>
      </w:pPr>
      <w:r>
        <w:rPr>
          <w:rFonts w:ascii="Inter" w:eastAsia="Inter" w:hAnsi="Inter" w:cs="Inter"/>
          <w:b/>
          <w:bCs/>
          <w:color w:val="0F172A"/>
          <w:sz w:val="64"/>
          <w:szCs w:val="64"/>
        </w:rPr>
        <w:t>eigenpal/docx-editor</w:t>
      </w:r>
    </w:p>
    <w:p w14:paraId="3A309917" w14:textId="77777777" w:rsidR="002E5BC4" w:rsidRDefault="003843A7">
      <w:pPr>
        <w:spacing w:after="60"/>
      </w:pPr>
      <w:r>
        <w:rPr>
          <w:rFonts w:ascii="Inter" w:eastAsia="Inter" w:hAnsi="Inter" w:cs="Inter"/>
          <w:color w:val="64748B"/>
          <w:sz w:val="24"/>
          <w:szCs w:val="24"/>
        </w:rPr>
        <w:t>Project Charter &amp; Contributor Agreement</w:t>
      </w:r>
    </w:p>
    <w:p w14:paraId="6F066E00" w14:textId="77777777" w:rsidR="002E5BC4" w:rsidRDefault="002E5B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14A6FE5B" w14:textId="77777777">
        <w:tblPrEx>
          <w:tblCellMar>
            <w:top w:w="0" w:type="dxa"/>
            <w:bottom w:w="0" w:type="dxa"/>
          </w:tblCellMar>
        </w:tblPrEx>
        <w:trPr>
          <w:ins w:id="20" w:author="Un-named" w:date="2026-07-05T01:29:00Z" w16du:dateUtc="2026-07-05T05:29:00Z"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 xml:space="preserve">npm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  <w:u w:val="single"/>
              </w:rPr>
              <w:t>@eigenpal/docx-js-editor</w:t>
            </w:r>
            <w:r>
              <w:fldChar w:fldCharType="end"/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DE995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 xml:space="preserve">github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  <w:u w:val="single"/>
              </w:rPr>
              <w:t>eigenpal/docx-editor</w:t>
            </w:r>
            <w:r>
              <w:fldChar w:fldCharType="end"/>
            </w:r>
          </w:p>
        </w:tc>
      </w:tr>
    </w:tbl>
    <w:p w14:paraId="39978F02" w14:textId="77777777" w:rsidR="00B2760A" w:rsidRDefault="003843A7">
      <w:pPr>
        <w:pBdr>
          <w:bottom w:val="single" w:sz="3" w:space="4" w:color="E2E8F0"/>
        </w:pBdr>
        <w:spacing w:before="300" w:after="80"/>
        <w:pPrChange w:id="25" w:author="Un-named" w:date="2026-07-05T01:29:00Z" w16du:dateUtc="2026-07-05T05:29:00Z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1.  What this is</w:t>
      </w:r>
      <w:r>
        <w:rPr>
          <w:rFonts w:ascii="Inter" w:cs="Inter"/>
          <w:b/>
          <w:bCs/>
          <w:sz w:val="32"/>
          <w:szCs w:val="32"/>
        </w:rPr>
        <w:t xml:space="preserve"> - Track Changes</w:t>
      </w:r>
      <w:r>
        <w:rPr>
          <w:b/>
          <w:sz w:val="32"/>
          <w:rPrChange w:id="28" w:author="Un-named" w:date="2026-07-05T01:29:00Z" w16du:dateUtc="2026-07-05T05:29:00Z">
            <w:rPr>
              <w:b/>
              <w:bCs/>
            </w:rPr>
          </w:rPrChange>
        </w:rPr>
        <w:t xml:space="preserve"> Demo</w:t>
      </w:r>
    </w:p>
    <w:p w14:paraId="5C239600" w14:textId="4832AE99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An open-source WYSIWYG </w:t>
      </w:r>
      <w:r>
        <w:rPr>
          <w:rFonts w:ascii="Courier New" w:eastAsia="Inter" w:hAnsi="Courier New" w:cs="Courier New"/>
          <w:color w:val="0F172A"/>
          <w:sz w:val="19"/>
          <w:szCs w:val="19"/>
        </w:rPr>
        <w:t>.docx</w:t>
      </w:r>
      <w:r>
        <w:rPr>
          <w:rFonts w:ascii="Inter" w:eastAsia="Inter" w:hAnsi="Inter" w:cs="Inter"/>
          <w:color w:val="0F172A"/>
          <w:szCs w:val="22"/>
        </w:rPr>
        <w:t xml:space="preserve"> editor for React. Drop in </w:t>
      </w:r>
      <w:r>
        <w:rPr>
          <w:rFonts w:ascii="Courier New" w:eastAsia="Inter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eastAsia="Inter" w:hAnsi="Inter" w:cs="Inter"/>
          <w:color w:val="0F172A"/>
          <w:szCs w:val="22"/>
        </w:rPr>
        <w:t xml:space="preserve"> and your users can open, edit, and save Word documents entirely in the browser — no backend required, no document data leaving the client.</w:t>
      </w:r>
    </w:p>
    <w:p w14:paraId="040B2180" w14:textId="64A1A000" w:rsidR="002E5BC4" w:rsidRDefault="002E5BC4">
      <w:pPr>
        <w:spacing w:before="60"/>
      </w:pPr>
    </w:p>
    <w:p w14:paraId="28B83400" w14:textId="5B60F22E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Most editors serialise to HTML and back: </w:t>
      </w:r>
      <w:r>
        <w:rPr>
          <w:rFonts w:ascii="Courier New" w:eastAsia="Inter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eastAsia="Inter" w:hAnsi="Inter" w:cs="Inter"/>
          <w:color w:val="0F172A"/>
          <w:szCs w:val="22"/>
        </w:rPr>
        <w:t>. Every hop loses formatting, tracked changes, and styles. This library skips it — OOXML is the canonical format throughout.</w:t>
      </w:r>
    </w:p>
    <w:p w14:paraId="5EDAC849" w14:textId="77777777" w:rsidR="002E5BC4" w:rsidRDefault="002E5BC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6D9E0F08" w14:textId="77777777">
        <w:tblPrEx>
          <w:tblCellMar>
            <w:top w:w="0" w:type="dxa"/>
            <w:bottom w:w="0" w:type="dxa"/>
          </w:tblCellMar>
        </w:tblPrEx>
        <w:trPr>
          <w:ins w:id="35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0A427FD9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342F6DD1" w14:textId="77777777" w:rsidR="002E5BC4" w:rsidRDefault="002E5BC4"/>
          <w:p w14:paraId="567EA400" w14:textId="30A68100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1A94B76E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564DBBE5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7F2E1E39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274A6F56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77777777" w:rsidR="002E5BC4" w:rsidRDefault="002E5BC4">
      <w:pPr>
        <w:spacing w:before="160"/>
      </w:pPr>
    </w:p>
    <w:p w14:paraId="124B2800" w14:textId="77777777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2.  Collaboration — Tracked Changes &amp; Comments</w:t>
      </w:r>
    </w:p>
    <w:p w14:paraId="2409DE00" w14:textId="1129CE00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lastRenderedPageBreak/>
      </w:r>
      <w:r>
        <w:rPr>
          <w:rFonts w:ascii="Inter" w:eastAsia="Inter" w:hAnsi="Inter" w:cs="Inter"/>
          <w:color w:val="0F172A"/>
          <w:szCs w:val="22"/>
        </w:rPr>
        <w:t>Both features round-trip through OOXML so documents open correctly in Word, LibreOffice, and Google Docs.</w:t>
      </w:r>
    </w:p>
    <w:p w14:paraId="2F9DEC00" w14:textId="77777777" w:rsidR="002E5BC4" w:rsidRDefault="002E5BC4">
      <w:pPr>
        <w:spacing w:before="80"/>
      </w:pPr>
    </w:p>
    <w:p w14:paraId="63B3891C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Suggestion mode</w:t>
      </w:r>
    </w:p>
    <w:p w14:paraId="0D483E00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Toggle between </w:t>
      </w:r>
      <w:r>
        <w:rPr>
          <w:rFonts w:ascii="Courier New" w:eastAsia="Inter" w:hAnsi="Courier New" w:cs="Courier New"/>
          <w:color w:val="0F172A"/>
          <w:sz w:val="19"/>
          <w:szCs w:val="19"/>
        </w:rPr>
        <w:t>Editing</w:t>
      </w:r>
      <w:r>
        <w:rPr>
          <w:rFonts w:ascii="Inter" w:eastAsia="Inter" w:hAnsi="Inter" w:cs="Inter"/>
          <w:color w:val="0F172A"/>
          <w:szCs w:val="22"/>
        </w:rPr>
        <w:t xml:space="preserve"> and </w:t>
      </w:r>
      <w:r>
        <w:rPr>
          <w:rFonts w:ascii="Courier New" w:eastAsia="Inter" w:hAnsi="Courier New" w:cs="Courier New"/>
          <w:color w:val="0F172A"/>
          <w:sz w:val="19"/>
          <w:szCs w:val="19"/>
        </w:rPr>
        <w:t>Suggesting</w:t>
      </w:r>
      <w:r>
        <w:rPr>
          <w:rFonts w:ascii="Inter" w:eastAsia="Inter" w:hAnsi="Inter" w:cs="Inter"/>
          <w:color w:val="0F172A"/>
          <w:szCs w:val="22"/>
        </w:rPr>
        <w:t xml:space="preserve"> via the toolbar dropdown. In Suggesting mode, every edit becomes a tracked insertion (</w:t>
      </w:r>
      <w:r>
        <w:rPr>
          <w:rFonts w:ascii="Inter" w:eastAsia="Inter" w:hAnsi="Inter" w:cs="Inter"/>
          <w:color w:val="16A34A"/>
          <w:szCs w:val="22"/>
        </w:rPr>
        <w:t>green underline</w:t>
      </w:r>
      <w:r>
        <w:rPr>
          <w:rFonts w:ascii="Inter" w:eastAsia="Inter" w:hAnsi="Inter" w:cs="Inter"/>
          <w:color w:val="0F172A"/>
          <w:szCs w:val="22"/>
        </w:rPr>
        <w:t>) or deletion (</w:t>
      </w:r>
      <w:r>
        <w:rPr>
          <w:rFonts w:ascii="Inter" w:eastAsia="Inter" w:hAnsi="Inter" w:cs="Inter"/>
          <w:color w:val="DC2626"/>
          <w:szCs w:val="22"/>
        </w:rPr>
        <w:t>red strikethrough</w:t>
      </w:r>
      <w:r>
        <w:rPr>
          <w:rFonts w:ascii="Inter" w:eastAsia="Inter" w:hAnsi="Inter" w:cs="Inter"/>
          <w:color w:val="0F172A"/>
          <w:szCs w:val="22"/>
        </w:rPr>
        <w:t>). Consecutive keystrokes group into a single change. Accept or reject individually or all at once.</w:t>
      </w:r>
    </w:p>
    <w:p w14:paraId="799FE3E4" w14:textId="77777777" w:rsidR="002E5BC4" w:rsidRDefault="002E5BC4">
      <w:pPr>
        <w:spacing w:before="60"/>
      </w:pPr>
    </w:p>
    <w:p w14:paraId="2228E200" w14:textId="40AC8A00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Serialises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w:ins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w:del</w:t>
      </w:r>
      <w:r>
        <w:rPr>
          <w:rFonts w:ascii="Inter" w:eastAsia="Inter" w:hAnsi="Inter" w:cs="Inter"/>
          <w:color w:val="0F172A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77777777" w:rsidR="002E5BC4" w:rsidRDefault="002E5BC4">
      <w:pPr>
        <w:spacing w:before="80"/>
      </w:pPr>
    </w:p>
    <w:p w14:paraId="05F6912D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Comments</w:t>
      </w:r>
    </w:p>
    <w:p w14:paraId="5F2C1BAD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>Select text and click the floating button on the page edge to add a comment anchored to that selection. A Google Docs-style sidebar shows threaded cards positioned at their anchor point in the document. Reply, resolve, reopen, or delete inline.</w:t>
      </w:r>
    </w:p>
    <w:p w14:paraId="5EB00800" w14:textId="4A396600" w:rsidR="002E5BC4" w:rsidRDefault="002E5BC4">
      <w:pPr>
        <w:spacing w:before="60"/>
      </w:pPr>
    </w:p>
    <w:p w14:paraId="291A2823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Serialises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comments.xml</w:t>
      </w:r>
      <w:r>
        <w:rPr>
          <w:rFonts w:ascii="Inter" w:eastAsia="Inter" w:hAnsi="Inter" w:cs="Inter"/>
          <w:color w:val="0F172A"/>
          <w:szCs w:val="22"/>
        </w:rPr>
        <w:t xml:space="preserve"> with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w:commentRangeStart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w:commentRangeEnd</w:t>
      </w:r>
      <w:r>
        <w:rPr>
          <w:rFonts w:ascii="Inter" w:eastAsia="Inter" w:hAnsi="Inter" w:cs="Inter"/>
          <w:color w:val="0F172A"/>
          <w:szCs w:val="22"/>
        </w:rPr>
        <w:t xml:space="preserve"> markers. Comments and reply threads are preserved on round-trip.</w:t>
      </w:r>
    </w:p>
    <w:p w14:paraId="56FD1A00" w14:textId="226DA740" w:rsidR="002E5BC4" w:rsidRDefault="002E5BC4">
      <w:pPr>
        <w:spacing w:before="80"/>
      </w:pPr>
    </w:p>
    <w:p w14:paraId="07D0CE00" w14:textId="0F7CE400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Agent-friendly</w:t>
      </w:r>
    </w:p>
    <w:p w14:paraId="6B828534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Because tracked changes and comments are native OOXML, an AI agent can write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w:ins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w:del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</w:t>
      </w:r>
      <w:r>
        <w:rPr>
          <w:rFonts w:ascii="Inter" w:eastAsia="Inter" w:hAnsi="Inter" w:cs="Inter"/>
          <w:color w:val="0F172A"/>
          <w:szCs w:val="22"/>
        </w:rPr>
        <w:t xml:space="preserve"> markup directly into a document and hand it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&lt;DocxEditor /&gt;</w:t>
      </w:r>
      <w:r>
        <w:rPr>
          <w:rFonts w:ascii="Inter" w:eastAsia="Inter" w:hAnsi="Inter" w:cs="Inter"/>
          <w:color w:val="0F172A"/>
          <w:szCs w:val="22"/>
        </w:rPr>
        <w:t xml:space="preserve"> for human review — no custom diff format, no proprietary API.</w:t>
      </w:r>
    </w:p>
    <w:p w14:paraId="093D0877" w14:textId="77777777" w:rsidR="002E5BC4" w:rsidRDefault="002E5BC4">
      <w:pPr>
        <w:spacing w:before="160"/>
      </w:pPr>
    </w:p>
    <w:p w14:paraId="467B1700" w14:textId="00AE9C00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3.  Props</w:t>
      </w:r>
    </w:p>
    <w:p w14:paraId="2A6EFC00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Pass </w:t>
      </w:r>
      <w:r>
        <w:rPr>
          <w:rFonts w:ascii="Courier New" w:eastAsia="Inter" w:hAnsi="Courier New" w:cs="Courier New"/>
          <w:color w:val="0F172A"/>
          <w:sz w:val="19"/>
          <w:szCs w:val="19"/>
        </w:rPr>
        <w:t>author="Your App"</w:t>
      </w:r>
      <w:r>
        <w:rPr>
          <w:rFonts w:ascii="Inter" w:eastAsia="Inter" w:hAnsi="Inter" w:cs="Inter"/>
          <w:color w:val="0F172A"/>
          <w:szCs w:val="22"/>
        </w:rPr>
        <w:t xml:space="preserve"> to set the author name for comments and tracked changes. Toggle suggestion mode via the toolbar dropdown.</w:t>
      </w:r>
    </w:p>
    <w:p w14:paraId="72EED800" w14:textId="0C0A6600" w:rsidR="002E5BC4" w:rsidRDefault="002E5BC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2E5BC4" w14:paraId="1845DCD6" w14:textId="77777777">
        <w:tblPrEx>
          <w:tblCellMar>
            <w:top w:w="0" w:type="dxa"/>
            <w:bottom w:w="0" w:type="dxa"/>
          </w:tblCellMar>
        </w:tblPrEx>
        <w:trPr>
          <w:ins w:id="90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A785A" w14:textId="77777777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7D43C" w14:textId="77777777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E5BC4" w:rsidRDefault="003843A7"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E5BC4" w14:paraId="69D8F51A" w14:textId="77777777">
        <w:tblPrEx>
          <w:tblCellMar>
            <w:top w:w="0" w:type="dxa"/>
            <w:bottom w:w="0" w:type="dxa"/>
          </w:tblCellMar>
        </w:tblPrEx>
        <w:trPr>
          <w:ins w:id="99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35CBD1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.docx file contents to load</w:t>
            </w:r>
          </w:p>
        </w:tc>
      </w:tr>
      <w:tr w:rsidR="002E5BC4" w14:paraId="55822D69" w14:textId="77777777">
        <w:tblPrEx>
          <w:tblCellMar>
            <w:top w:w="0" w:type="dxa"/>
            <w:bottom w:w="0" w:type="dxa"/>
          </w:tblCellMar>
        </w:tblPrEx>
        <w:trPr>
          <w:ins w:id="108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33FE107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A8A9AE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Preview mode — no editing UI</w:t>
            </w:r>
          </w:p>
        </w:tc>
      </w:tr>
      <w:tr w:rsidR="002E5BC4" w14:paraId="35A122E0" w14:textId="77777777">
        <w:tblPrEx>
          <w:tblCellMar>
            <w:top w:w="0" w:type="dxa"/>
            <w:bottom w:w="0" w:type="dxa"/>
          </w:tblCellMar>
        </w:tblPrEx>
        <w:trPr>
          <w:ins w:id="117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E14EDA2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lastRenderedPageBreak/>
            </w: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ED4D8D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1C4CAB4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Show formatting toolbar</w:t>
            </w:r>
          </w:p>
        </w:tc>
      </w:tr>
      <w:tr w:rsidR="002E5BC4" w14:paraId="4F819C14" w14:textId="77777777">
        <w:tblPrEx>
          <w:tblCellMar>
            <w:top w:w="0" w:type="dxa"/>
            <w:bottom w:w="0" w:type="dxa"/>
          </w:tblCellMar>
        </w:tblPrEx>
        <w:trPr>
          <w:ins w:id="126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1C3A9CB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558FFC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Author name for comments and tracked changes</w:t>
            </w:r>
          </w:p>
        </w:tc>
      </w:tr>
      <w:tr w:rsidR="002E5BC4" w14:paraId="496000D8" w14:textId="77777777">
        <w:tblPrEx>
          <w:tblCellMar>
            <w:top w:w="0" w:type="dxa"/>
            <w:bottom w:w="0" w:type="dxa"/>
          </w:tblCellMar>
        </w:tblPrEx>
        <w:trPr>
          <w:ins w:id="135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A4D7A77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Called on every document change</w:t>
            </w:r>
          </w:p>
        </w:tc>
      </w:tr>
      <w:tr w:rsidR="002E5BC4" w14:paraId="6F80FD49" w14:textId="77777777">
        <w:tblPrEx>
          <w:tblCellMar>
            <w:top w:w="0" w:type="dxa"/>
            <w:bottom w:w="0" w:type="dxa"/>
          </w:tblCellMar>
        </w:tblPrEx>
        <w:trPr>
          <w:ins w:id="144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0D419A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9A7056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D46058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Called on save, receives ArrayBuffer</w:t>
            </w:r>
          </w:p>
        </w:tc>
      </w:tr>
      <w:tr w:rsidR="002E5BC4" w14:paraId="0AA15EEC" w14:textId="77777777">
        <w:tblPrEx>
          <w:tblCellMar>
            <w:top w:w="0" w:type="dxa"/>
            <w:bottom w:w="0" w:type="dxa"/>
          </w:tblCellMar>
        </w:tblPrEx>
        <w:trPr>
          <w:ins w:id="153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E5BC4" w:rsidRDefault="003843A7"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E5BC4" w:rsidRDefault="003843A7"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81DA52" w14:textId="77777777" w:rsidR="002E5BC4" w:rsidRDefault="003843A7"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Called on error</w:t>
            </w:r>
          </w:p>
        </w:tc>
      </w:tr>
    </w:tbl>
    <w:p w14:paraId="4C32CC00" w14:textId="77777777" w:rsidR="002E5BC4" w:rsidRDefault="002E5BC4">
      <w:pPr>
        <w:spacing w:before="80"/>
      </w:pPr>
    </w:p>
    <w:p w14:paraId="6BC3431F" w14:textId="77777777" w:rsidR="002E5BC4" w:rsidRDefault="002E5BC4">
      <w:pPr>
        <w:spacing w:after="160" w:line="259" w:lineRule="auto"/>
      </w:pPr>
    </w:p>
    <w:p w14:paraId="3CF2EFBA" w14:textId="77777777" w:rsidR="002E5BC4" w:rsidRDefault="003843A7">
      <w:r>
        <w:br w:type="page"/>
      </w:r>
    </w:p>
    <w:p w14:paraId="4EE388F6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lastRenderedPageBreak/>
      </w:r>
      <w:r>
        <w:rPr>
          <w:rFonts w:ascii="Inter" w:eastAsia="Inter" w:hAnsi="Inter" w:cs="Inter"/>
          <w:b/>
          <w:bCs/>
          <w:color w:val="0F172A"/>
          <w:szCs w:val="22"/>
        </w:rPr>
        <w:t>Ref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42F38765" w14:textId="77777777">
        <w:tblPrEx>
          <w:tblCellMar>
            <w:top w:w="0" w:type="dxa"/>
            <w:bottom w:w="0" w:type="dxa"/>
          </w:tblCellMar>
        </w:tblPrEx>
        <w:trPr>
          <w:ins w:id="168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0A0A2FC5" w14:textId="77777777" w:rsidR="002E5BC4" w:rsidRDefault="002E5BC4"/>
          <w:p w14:paraId="43D74958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35259853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7E517C71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17200885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01667E00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139E068F" w14:textId="77777777" w:rsidR="002E5BC4" w:rsidRDefault="002E5BC4">
      <w:pPr>
        <w:spacing w:before="160"/>
      </w:pPr>
    </w:p>
    <w:p w14:paraId="3F190000" w14:textId="5C749680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4.  Contributing</w:t>
      </w:r>
    </w:p>
    <w:p w14:paraId="306E5FC3" w14:textId="77777777" w:rsidR="002E5BC4" w:rsidRDefault="003843A7">
      <w:pPr>
        <w:spacing w:before="60" w:after="60"/>
      </w:pPr>
      <w:r>
        <w:rPr>
          <w:rFonts w:ascii="Inter" w:eastAsia="Inter" w:hAnsi="Inter" w:cs="Inter"/>
          <w:color w:val="0F172A"/>
          <w:szCs w:val="22"/>
        </w:rPr>
        <w:t xml:space="preserve">Read </w:t>
      </w:r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eastAsia="Inter" w:hAnsi="Courier New" w:cs="Courier New"/>
          <w:color w:val="2563EB"/>
          <w:sz w:val="19"/>
          <w:szCs w:val="19"/>
          <w:u w:val="single"/>
        </w:rPr>
        <w:t>docs/PLUGINS.md</w:t>
      </w:r>
      <w:r>
        <w:fldChar w:fldCharType="end"/>
      </w:r>
      <w:r>
        <w:rPr>
          <w:rFonts w:ascii="Inter" w:eastAsia="Inter" w:hAnsi="Inter" w:cs="Inter"/>
          <w:color w:val="0F172A"/>
          <w:szCs w:val="22"/>
        </w:rPr>
        <w:t xml:space="preserve"> before opening a pull request that touches the plugin API.</w:t>
      </w:r>
    </w:p>
    <w:p w14:paraId="155C7E14" w14:textId="77777777" w:rsidR="002E5BC4" w:rsidRDefault="002E5BC4">
      <w:pPr>
        <w:spacing w:before="60"/>
      </w:pPr>
    </w:p>
    <w:p w14:paraId="5D0DEE00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Ground rules</w:t>
      </w:r>
    </w:p>
    <w:p w14:paraId="185D8EA0" w14:textId="77777777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</w:p>
    <w:p w14:paraId="07FC7A00" w14:textId="3FE09E80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color w:val="0F172A"/>
        </w:rPr>
        <w:t xml:space="preserve"> locally before pushing.</w:t>
      </w:r>
    </w:p>
    <w:p w14:paraId="58353CEE" w14:textId="3137BD4E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Avoid intermediate HTML serialisation where possible.</w:t>
      </w:r>
    </w:p>
    <w:p w14:paraId="0D6F6821" w14:textId="77777777" w:rsidR="002E5BC4" w:rsidRDefault="003843A7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Tracked changes and comments must survive a full OOXML round-trip — save, open in Word, verify changes are reviewable, reload in the editor.</w:t>
      </w:r>
    </w:p>
    <w:p w14:paraId="05FA8286" w14:textId="77777777" w:rsidR="002E5BC4" w:rsidRDefault="002E5BC4">
      <w:pPr>
        <w:spacing w:before="80"/>
      </w:pPr>
    </w:p>
    <w:p w14:paraId="7AB6E680" w14:textId="77777777" w:rsidR="002E5BC4" w:rsidRDefault="003843A7">
      <w:pPr>
        <w:spacing w:before="180" w:after="40"/>
      </w:pPr>
      <w:r>
        <w:rPr>
          <w:rFonts w:ascii="Inter" w:eastAsia="Inter" w:hAnsi="Inter" w:cs="Inter"/>
          <w:b/>
          <w:bCs/>
          <w:color w:val="0F172A"/>
          <w:szCs w:val="22"/>
        </w:rPr>
        <w:t>Dev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766DFB8F" w14:textId="77777777">
        <w:tblPrEx>
          <w:tblCellMar>
            <w:top w:w="0" w:type="dxa"/>
            <w:bottom w:w="0" w:type="dxa"/>
          </w:tblCellMar>
        </w:tblPrEx>
        <w:trPr>
          <w:ins w:id="201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77777777" w:rsidR="002E5BC4" w:rsidRDefault="003843A7"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74589595" w14:textId="77777777" w:rsidR="002E5BC4" w:rsidRDefault="002E5BC4">
      <w:pPr>
        <w:spacing w:before="200"/>
      </w:pPr>
    </w:p>
    <w:p w14:paraId="6D436C00" w14:textId="6FF0F000" w:rsidR="002E5BC4" w:rsidRDefault="003843A7">
      <w:pPr>
        <w:pBdr>
          <w:bottom w:val="single" w:sz="3" w:space="4" w:color="E2E8F0"/>
        </w:pBdr>
        <w:spacing w:before="300" w:after="80"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Sign-off</w:t>
      </w:r>
    </w:p>
    <w:p w14:paraId="056F5FE8" w14:textId="77777777" w:rsidR="002E5BC4" w:rsidRDefault="002E5BC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38DE18D3" w14:textId="77777777">
        <w:tblPrEx>
          <w:tblCellMar>
            <w:top w:w="0" w:type="dxa"/>
            <w:bottom w:w="0" w:type="dxa"/>
          </w:tblCellMar>
        </w:tblPrEx>
        <w:trPr>
          <w:ins w:id="210" w:author="Un-named" w:date="2026-07-05T01:29:00Z" w16du:dateUtc="2026-07-05T05:2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CBEF49E" w14:textId="77777777" w:rsidR="002E5BC4" w:rsidRDefault="003843A7">
            <w:pPr>
              <w:spacing w:after="8"/>
            </w:pPr>
            <w:r>
              <w:rPr>
                <w:rFonts w:ascii="Inter" w:eastAsia="Inter" w:hAnsi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 w:rsidR="002E5BC4" w:rsidRDefault="003843A7">
            <w:pPr>
              <w:spacing w:after="320"/>
            </w:pPr>
            <w:r>
              <w:rPr>
                <w:rFonts w:ascii="Inter" w:eastAsia="Inter" w:hAnsi="Inter" w:cs="Inter"/>
                <w:color w:val="64748B"/>
                <w:sz w:val="20"/>
              </w:rPr>
              <w:t>Maintainer  ·  eigenpal.com</w:t>
            </w:r>
          </w:p>
          <w:p w14:paraId="574FD3C0" w14:textId="77777777" w:rsidR="002E5BC4" w:rsidRDefault="002E5BC4">
            <w:pPr>
              <w:pBdr>
                <w:bottom w:val="single" w:sz="3" w:space="1" w:color="E2E8F0"/>
              </w:pBdr>
              <w:spacing w:after="60"/>
            </w:pPr>
          </w:p>
          <w:p w14:paraId="64BB00C0" w14:textId="77777777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18BE28" w14:textId="77777777" w:rsidR="002E5BC4" w:rsidRDefault="003843A7">
            <w:pPr>
              <w:spacing w:after="8"/>
            </w:pPr>
            <w:r>
              <w:rPr>
                <w:rFonts w:ascii="Inter" w:eastAsia="Inter" w:hAnsi="Inter" w:cs="Inter"/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rFonts w:ascii="Inter" w:eastAsia="Inter" w:hAnsi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514400C3" w14:textId="77777777" w:rsidR="002E5BC4" w:rsidRDefault="003843A7">
            <w:pPr>
              <w:spacing w:after="320"/>
            </w:pPr>
            <w:r>
              <w:rPr>
                <w:rFonts w:ascii="Inter" w:eastAsia="Inter" w:hAnsi="Inter" w:cs="Inter"/>
                <w:color w:val="64748B"/>
                <w:sz w:val="20"/>
              </w:rPr>
              <w:t>on behalf of the community</w:t>
            </w:r>
          </w:p>
          <w:p w14:paraId="7B105400" w14:textId="77777777" w:rsidR="002E5BC4" w:rsidRDefault="002E5BC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E5BC4" w:rsidRDefault="003843A7">
            <w:r>
              <w:rPr>
                <w:rFonts w:ascii="Inter" w:eastAsia="Inter" w:hAnsi="Inter" w:cs="Inter"/>
                <w:color w:val="64748B"/>
                <w:sz w:val="20"/>
              </w:rPr>
              <w:t>signature · date</w:t>
            </w:r>
          </w:p>
        </w:tc>
      </w:tr>
    </w:tbl>
    <w:p w14:paraId="065620EA" w14:textId="77777777" w:rsidR="00B2760A" w:rsidRDefault="003843A7">
      <w:pPr>
        <w:spacing w:line="480" w:lineRule="auto"/>
      </w:pPr>
    </w:p>
    <w:p w14:paraId="313954AD" w14:textId="77777777" w:rsidR="00B2760A" w:rsidRDefault="003843A7">
      <w:pPr>
        <w:pPrChange w:id="227" w:author="Un-named" w:date="2026-07-05T01:29:00Z" w16du:dateUtc="2026-07-05T05:29:00Z">
          <w:pPr>
            <w:spacing w:line="480" w:lineRule="auto"/>
          </w:pPr>
        </w:pPrChange>
      </w:pPr>
    </w:p>
    <w:sectPr w:rsidR="00B2760A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3" w:author="Un-named" w:date="2026-07-05T01:29:00Z" w16du:dateUtc="2026-07-05T05:29:00Z">
        <w:sectPr w:rsidR="00B2760A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73335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733355A" w16cid:durableId="573335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E74FDA" w14:textId="77777777" w:rsidR="003843A7" w:rsidRDefault="003843A7">
      <w:pPr>
        <w:pPrChange w:id="13" w:author="Un-named" w:date="2026-07-05T01:29:00Z" w16du:dateUtc="2026-07-05T05:2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DF60BA0" w14:textId="77777777" w:rsidR="003843A7" w:rsidRDefault="003843A7">
      <w:pPr>
        <w:pPrChange w:id="14" w:author="Un-named" w:date="2026-07-05T01:29:00Z" w16du:dateUtc="2026-07-05T05:2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E468D" w14:textId="77777777" w:rsidR="0065665A" w:rsidRDefault="003843A7">
    <w:pPr>
      <w:pBdr>
        <w:top w:val="single" w:sz="2" w:space="1" w:color="E2E8F0"/>
      </w:pBdr>
      <w:spacing w:before="80"/>
      <w:jc w:val="center"/>
      <w:pPrChange w:id="231" w:author="Un-named" w:date="2026-07-05T01:29:00Z" w16du:dateUtc="2026-07-05T05:29:00Z">
        <w:pPr>
          <w:pStyle w:val="Footer"/>
        </w:pPr>
      </w:pPrChange>
    </w:pPr>
    <w:ins w:id="232" w:author="Un-named" w:date="2026-07-05T01:29:00Z" w16du:dateUtc="2026-07-05T05:29:00Z">
      <w:r>
        <w:rPr>
          <w:rFonts w:ascii="Inter" w:hAnsi="Inter" w:cs="Inter"/>
          <w:color w:val="64748B"/>
          <w:sz w:val="20"/>
        </w:rPr>
        <w:t xml:space="preserve">Page </w:t>
      </w:r>
      <w:r>
        <w:rPr>
          <w:color w:val="64748B"/>
          <w:sz w:val="20"/>
        </w:rPr>
        <w:fldChar w:fldCharType="begin"/>
      </w:r>
      <w:r>
        <w:rPr>
          <w:rFonts w:ascii="Inter" w:hAnsi="Inter" w:cs="Inter"/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rFonts w:ascii="Inter" w:hAnsi="Inter" w:cs="Inter"/>
          <w:color w:val="64748B"/>
          <w:sz w:val="20"/>
        </w:rPr>
        <w:t>1</w:t>
      </w:r>
      <w:r>
        <w:rPr>
          <w:color w:val="64748B"/>
          <w:sz w:val="20"/>
        </w:rPr>
        <w:fldChar w:fldCharType="end"/>
      </w:r>
      <w:r>
        <w:rPr>
          <w:rFonts w:ascii="Inter" w:hAnsi="Inter" w:cs="Inter"/>
          <w:color w:val="64748B"/>
          <w:sz w:val="20"/>
        </w:rPr>
        <w:t xml:space="preserve"> of </w:t>
      </w:r>
      <w:r>
        <w:rPr>
          <w:color w:val="64748B"/>
          <w:sz w:val="20"/>
        </w:rPr>
        <w:fldChar w:fldCharType="begin"/>
      </w:r>
      <w:r>
        <w:rPr>
          <w:rFonts w:ascii="Inter" w:hAnsi="Inter" w:cs="Inter"/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rFonts w:ascii="Inter" w:hAnsi="Inter" w:cs="Inter"/>
          <w:color w:val="64748B"/>
          <w:sz w:val="20"/>
        </w:rPr>
        <w:t>1</w:t>
      </w:r>
      <w:r>
        <w:rPr>
          <w:color w:val="64748B"/>
          <w:sz w:val="20"/>
        </w:rPr>
        <w:fldChar w:fldCharType="end"/>
      </w:r>
      <w:r>
        <w:rPr>
          <w:rFonts w:ascii="Inter" w:hAnsi="Inter" w:cs="Inter"/>
          <w:color w:val="64748B"/>
          <w:sz w:val="20"/>
        </w:rPr>
        <w:t xml:space="preserve"> · </w:t>
      </w:r>
      <w:r>
        <w:fldChar w:fldCharType="begin"/>
      </w:r>
      <w:r>
        <w:instrText>HYPERLINK \h</w:instrText>
      </w:r>
      <w:r>
        <w:fldChar w:fldCharType="separate"/>
      </w:r>
      <w:r>
        <w:rPr>
          <w:rFonts w:ascii="Inter" w:hAnsi="Inter" w:cs="Inter"/>
          <w:color w:val="64748B"/>
          <w:sz w:val="20"/>
        </w:rPr>
        <w:t>eigenpal.com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B69E2F" w14:textId="77777777" w:rsidR="003843A7" w:rsidRDefault="003843A7">
      <w:pPr>
        <w:pPrChange w:id="11" w:author="Un-named" w:date="2026-07-05T01:29:00Z" w16du:dateUtc="2026-07-05T05:2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0BAB930" w14:textId="77777777" w:rsidR="003843A7" w:rsidRDefault="003843A7">
      <w:pPr>
        <w:pPrChange w:id="12" w:author="Un-named" w:date="2026-07-05T01:29:00Z" w16du:dateUtc="2026-07-05T05:2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BBF" w14:textId="77777777" w:rsidR="0065665A" w:rsidRDefault="003843A7">
    <w:pPr>
      <w:pBdr>
        <w:bottom w:val="single" w:sz="2" w:space="1" w:color="E2E8F0"/>
      </w:pBdr>
      <w:jc w:val="center"/>
      <w:pPrChange w:id="229" w:author="Un-named" w:date="2026-07-05T01:29:00Z" w16du:dateUtc="2026-07-05T05:29:00Z">
        <w:pPr>
          <w:pStyle w:val="Header"/>
        </w:pPr>
      </w:pPrChange>
    </w:pPr>
    <w:ins w:id="230" w:author="Un-named" w:date="2026-07-05T01:29:00Z" w16du:dateUtc="2026-07-05T05:29:00Z">
      <w:r>
        <w:rPr>
          <w:rFonts w:ascii="Inter" w:hAnsi="Inter" w:cs="Inter"/>
          <w:color w:val="64748B"/>
          <w:sz w:val="20"/>
        </w:rPr>
        <w:t>Docx Editor: Project Charter &amp; Contributor Agreement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434A99"/>
    <w:multiLevelType w:val="hybridMultilevel"/>
    <w:tmpl w:val="1DD61ABE"/>
    <w:lvl w:ilvl="0" w:tplc="720EE768">
      <w:start w:val="1"/>
      <w:numFmt w:val="bullet"/>
      <w:lvlText w:val="–"/>
      <w:lvlJc w:val="left"/>
      <w:pPr>
        <w:ind w:left="640" w:hanging="320"/>
      </w:pPr>
    </w:lvl>
    <w:lvl w:ilvl="1" w:tplc="329854B4">
      <w:numFmt w:val="decimal"/>
      <w:lvlText w:val=""/>
      <w:lvlJc w:val="left"/>
    </w:lvl>
    <w:lvl w:ilvl="2" w:tplc="F33E30E0">
      <w:numFmt w:val="decimal"/>
      <w:lvlText w:val=""/>
      <w:lvlJc w:val="left"/>
    </w:lvl>
    <w:lvl w:ilvl="3" w:tplc="4A88B8D6">
      <w:numFmt w:val="decimal"/>
      <w:lvlText w:val=""/>
      <w:lvlJc w:val="left"/>
    </w:lvl>
    <w:lvl w:ilvl="4" w:tplc="7EA28ADE">
      <w:numFmt w:val="decimal"/>
      <w:lvlText w:val=""/>
      <w:lvlJc w:val="left"/>
    </w:lvl>
    <w:lvl w:ilvl="5" w:tplc="E8FEED2C">
      <w:numFmt w:val="decimal"/>
      <w:lvlText w:val=""/>
      <w:lvlJc w:val="left"/>
    </w:lvl>
    <w:lvl w:ilvl="6" w:tplc="6CB8652E">
      <w:numFmt w:val="decimal"/>
      <w:lvlText w:val=""/>
      <w:lvlJc w:val="left"/>
    </w:lvl>
    <w:lvl w:ilvl="7" w:tplc="2F6A7D12">
      <w:numFmt w:val="decimal"/>
      <w:lvlText w:val=""/>
      <w:lvlJc w:val="left"/>
    </w:lvl>
    <w:lvl w:ilvl="8" w:tplc="AD029D5C">
      <w:numFmt w:val="decimal"/>
      <w:lvlText w:val=""/>
      <w:lvlJc w:val="left"/>
    </w:lvl>
  </w:abstractNum>
  <w:abstractNum w:abstractNumId="1" w15:restartNumberingAfterBreak="0">
    <w:nsid w:val="403C72E1"/>
    <w:multiLevelType w:val="hybridMultilevel"/>
    <w:tmpl w:val="D33C5C68"/>
    <w:lvl w:ilvl="0" w:tplc="58AE7EBC">
      <w:start w:val="1"/>
      <w:numFmt w:val="bullet"/>
      <w:lvlText w:val="●"/>
      <w:lvlJc w:val="left"/>
      <w:pPr>
        <w:ind w:left="720" w:hanging="360"/>
      </w:pPr>
    </w:lvl>
    <w:lvl w:ilvl="1" w:tplc="6BBC8086">
      <w:start w:val="1"/>
      <w:numFmt w:val="bullet"/>
      <w:lvlText w:val="○"/>
      <w:lvlJc w:val="left"/>
      <w:pPr>
        <w:ind w:left="1440" w:hanging="360"/>
      </w:pPr>
    </w:lvl>
    <w:lvl w:ilvl="2" w:tplc="14C04BE0">
      <w:start w:val="1"/>
      <w:numFmt w:val="bullet"/>
      <w:lvlText w:val="■"/>
      <w:lvlJc w:val="left"/>
      <w:pPr>
        <w:ind w:left="2160" w:hanging="360"/>
      </w:pPr>
    </w:lvl>
    <w:lvl w:ilvl="3" w:tplc="2C5AD1A0">
      <w:start w:val="1"/>
      <w:numFmt w:val="bullet"/>
      <w:lvlText w:val="●"/>
      <w:lvlJc w:val="left"/>
      <w:pPr>
        <w:ind w:left="2880" w:hanging="360"/>
      </w:pPr>
    </w:lvl>
    <w:lvl w:ilvl="4" w:tplc="5CD48940">
      <w:start w:val="1"/>
      <w:numFmt w:val="bullet"/>
      <w:lvlText w:val="○"/>
      <w:lvlJc w:val="left"/>
      <w:pPr>
        <w:ind w:left="3600" w:hanging="360"/>
      </w:pPr>
    </w:lvl>
    <w:lvl w:ilvl="5" w:tplc="D6C86F2A">
      <w:start w:val="1"/>
      <w:numFmt w:val="bullet"/>
      <w:lvlText w:val="■"/>
      <w:lvlJc w:val="left"/>
      <w:pPr>
        <w:ind w:left="4320" w:hanging="360"/>
      </w:pPr>
    </w:lvl>
    <w:lvl w:ilvl="6" w:tplc="129ADF7C">
      <w:start w:val="1"/>
      <w:numFmt w:val="bullet"/>
      <w:lvlText w:val="●"/>
      <w:lvlJc w:val="left"/>
      <w:pPr>
        <w:ind w:left="5040" w:hanging="360"/>
      </w:pPr>
    </w:lvl>
    <w:lvl w:ilvl="7" w:tplc="229AB5C0">
      <w:start w:val="1"/>
      <w:numFmt w:val="bullet"/>
      <w:lvlText w:val="●"/>
      <w:lvlJc w:val="left"/>
      <w:pPr>
        <w:ind w:left="5760" w:hanging="360"/>
      </w:pPr>
    </w:lvl>
    <w:lvl w:ilvl="8" w:tplc="3FB0A452">
      <w:start w:val="1"/>
      <w:numFmt w:val="bullet"/>
      <w:lvlText w:val="●"/>
      <w:lvlJc w:val="left"/>
      <w:pPr>
        <w:ind w:left="6480" w:hanging="360"/>
      </w:pPr>
    </w:lvl>
  </w:abstractNum>
  <w:num w:numId="1" w16cid:durableId="2072267813">
    <w:abstractNumId w:val="1"/>
    <w:lvlOverride w:ilvl="0">
      <w:startOverride w:val="1"/>
    </w:lvlOverride>
  </w:num>
  <w:num w:numId="2" w16cid:durableId="159850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60A"/>
    <w:rsid w:val="002E5BC4"/>
    <w:rsid w:val="003843A7"/>
    <w:rsid w:val="0065665A"/>
    <w:rsid w:val="00B2760A"/>
    <w:rsid w:val="00BF0F5F"/>
    <w:rsid w:val="00C77596"/>
    <w:rsid w:val="00E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BB91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Un-named" w:date="2026-07-05T01:2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Un-named" w:date="2026-07-05T01:2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Un-named" w:date="2026-07-05T01:2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Un-named" w:date="2026-07-05T01:2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Un-named" w:date="2026-07-05T01:2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Un-named" w:date="2026-07-05T01:2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Un-named" w:date="2026-07-05T01:2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Un-named" w:date="2026-07-05T01:2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Un-named" w:date="2026-07-05T01:2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Un-named" w:date="2026-07-05T01:2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Un-named" w:date="2026-07-05T01:2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Un-named" w:date="2026-07-05T01:2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5A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5A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5A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5A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5A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5A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Un-named" w:date="2026-07-05T01:29:00Z"/>
    </w:pPr>
    <w:rPr>
      <w:rFonts w:ascii="Inter" w:eastAsia="Inter" w:hAnsi="Inter" w:cs="Inter"/>
      <w:sz w:val="56"/>
      <w:szCs w:val="56"/>
      <w:rPrChange w:id="6" w:author="Un-named" w:date="2026-07-05T01:2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5665A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Un-named" w:date="2026-07-05T01:29:00Z"/>
    </w:pPr>
    <w:rPr>
      <w:rFonts w:ascii="Inter" w:eastAsia="Inter" w:hAnsi="Inter" w:cs="Inter"/>
      <w:b/>
      <w:bCs/>
      <w:szCs w:val="22"/>
      <w:rPrChange w:id="7" w:author="Un-named" w:date="2026-07-05T01:2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Un-named" w:date="2026-07-05T01:29:00Z"/>
    </w:pPr>
    <w:rPr>
      <w:rFonts w:ascii="Inter" w:eastAsia="Inter" w:hAnsi="Inter" w:cs="Inter"/>
      <w:szCs w:val="22"/>
      <w:rPrChange w:id="8" w:author="Un-named" w:date="2026-07-05T01:2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65665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5665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Un-named" w:date="2026-07-05T01:29:00Z"/>
    </w:pPr>
    <w:rPr>
      <w:rFonts w:ascii="Inter" w:eastAsia="Inter" w:hAnsi="Inter" w:cs="Inter"/>
      <w:sz w:val="20"/>
      <w:rPrChange w:id="9" w:author="Un-named" w:date="2026-07-05T01:2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665A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Un-named" w:date="2026-07-05T01:29:00Z"/>
    </w:pPr>
    <w:rPr>
      <w:rFonts w:ascii="Inter" w:eastAsia="Inter" w:hAnsi="Inter" w:cs="Inter"/>
      <w:sz w:val="20"/>
      <w:rPrChange w:id="10" w:author="Un-named" w:date="2026-07-05T01:2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665A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5665A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5A"/>
  </w:style>
  <w:style w:type="paragraph" w:styleId="Footer">
    <w:name w:val="footer"/>
    <w:basedOn w:val="Normal"/>
    <w:link w:val="Foot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2026-07-05T05:29:00Z</dcterms:modified>
</cp:coreProperties>
</file>