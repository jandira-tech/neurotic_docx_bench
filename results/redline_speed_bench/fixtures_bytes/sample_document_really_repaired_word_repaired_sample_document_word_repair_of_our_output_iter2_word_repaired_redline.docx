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9474C0" w:rsidRDefault="00F37201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F37201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3" w:author="Arthur Souza Rodrigues" w:date="2026-07-05T01:31:00Z" w16du:dateUtc="2026-07-05T05:31:00Z">
          <w:tblPr>
            <w:tblW w:w="936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4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A7DA2" w14:paraId="1A89EAD2" w14:textId="77777777">
        <w:trPr>
          <w:trPrChange w:id="15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6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9474C0">
              <w:fldChar w:fldCharType="begin"/>
            </w:r>
            <w:r w:rsidR="009474C0">
              <w:instrText>HYPERLINK "https://www.npmjs.com/package/@eigenpal/docx-js-editor" \h</w:instrText>
            </w:r>
            <w:r w:rsidR="009474C0">
              <w:fldChar w:fldCharType="separate"/>
            </w:r>
            <w:r w:rsidR="009474C0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9474C0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7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5CA5ABA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9474C0">
              <w:fldChar w:fldCharType="begin"/>
            </w:r>
            <w:r w:rsidR="009474C0">
              <w:instrText>HYPERLINK "https://github.com/eigenpal/docx-editor" \h</w:instrText>
            </w:r>
            <w:r w:rsidR="009474C0">
              <w:fldChar w:fldCharType="separate"/>
            </w:r>
            <w:r w:rsidR="009474C0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9474C0">
              <w:fldChar w:fldCharType="end"/>
            </w:r>
          </w:p>
        </w:tc>
      </w:tr>
    </w:tbl>
    <w:p w14:paraId="06418248" w14:textId="77777777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15A850AF" w:rsidR="009474C0" w:rsidRDefault="00F37201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752BFC26" w:rsidR="009474C0" w:rsidRDefault="00F37201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8" w:author="Arthur Souza Rodrigues" w:date="2026-07-05T01:31:00Z" w16du:dateUtc="2026-07-05T05:31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19">
          <w:tblGrid>
            <w:gridCol w:w="5"/>
            <w:gridCol w:w="9355"/>
            <w:gridCol w:w="5"/>
          </w:tblGrid>
        </w:tblGridChange>
      </w:tblGrid>
      <w:tr w:rsidR="005A7DA2" w14:paraId="45EA9227" w14:textId="77777777">
        <w:trPr>
          <w:trPrChange w:id="20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1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F3720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F3720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F3720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F3720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F37201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22"/>
      <w:commentRangeStart w:id="23"/>
      <w:r>
        <w:rPr>
          <w:color w:val="0F172A"/>
        </w:rPr>
        <w:t xml:space="preserve">add a comment anchored to that selection         </w:t>
      </w:r>
      <w:commentRangeEnd w:id="23"/>
      <w:r>
        <w:rPr>
          <w:rStyle w:val="CommentReference"/>
          <w:color w:val="0F172A"/>
          <w:sz w:val="22"/>
          <w:szCs w:val="22"/>
        </w:rPr>
        <w:commentReference w:id="23"/>
      </w:r>
      <w:commentRangeEnd w:id="22"/>
      <w:r>
        <w:rPr>
          <w:rStyle w:val="CommentReference"/>
          <w:color w:val="0F172A"/>
          <w:sz w:val="22"/>
          <w:szCs w:val="22"/>
        </w:rPr>
        <w:commentReference w:id="22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F3720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F3720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F3720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F3720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24" w:author="Arthur Souza Rodrigues" w:date="2026-07-05T01:31:00Z" w16du:dateUtc="2026-07-05T05:31:00Z">
          <w:tblPr>
            <w:tblW w:w="936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5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A7DA2" w14:paraId="37713374" w14:textId="77777777">
        <w:trPr>
          <w:trPrChange w:id="2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7" w:author="Arthur Souza Rodrigues" w:date="2026-07-05T01:31:00Z" w16du:dateUtc="2026-07-05T05:3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FF7B48C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8" w:author="Arthur Souza Rodrigues" w:date="2026-07-05T01:31:00Z" w16du:dateUtc="2026-07-05T05:3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9" w:author="Arthur Souza Rodrigues" w:date="2026-07-05T01:31:00Z" w16du:dateUtc="2026-07-05T05:3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528718BA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7-05T01:31:00Z" w16du:dateUtc="2026-07-05T05:3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>
        <w:trPr>
          <w:trPrChange w:id="3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58F8432" w14:textId="29548C00" w:rsidR="009474C0" w:rsidRDefault="00F37201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>
        <w:trPr>
          <w:trPrChange w:id="3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B6DFCF9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DABD1C6" w14:textId="77777777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>
        <w:trPr>
          <w:trPrChange w:id="4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FDC278" w14:textId="321050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C42DB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D415F5B" w14:textId="4BB7A7B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9474C0" w:rsidRDefault="00F37201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>
        <w:trPr>
          <w:trPrChange w:id="4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13C818E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89B01A9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>
        <w:trPr>
          <w:trPrChange w:id="5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C91B10A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>
        <w:trPr>
          <w:trPrChange w:id="5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3FCAC50" w14:textId="7DC086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0E969A0" w14:textId="39B43C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B898271" w14:textId="2C0BBC80" w:rsidR="009474C0" w:rsidRDefault="00F37201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>
        <w:trPr>
          <w:trPrChange w:id="6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27E8673" w14:textId="67735D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9474C0" w:rsidRDefault="00F37201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F37201">
      <w:r>
        <w:br w:type="page"/>
      </w:r>
    </w:p>
    <w:p w14:paraId="06CF0E61" w14:textId="7D8B6000" w:rsidR="009474C0" w:rsidRDefault="00F37201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66" w:author="Arthur Souza Rodrigues" w:date="2026-07-05T01:31:00Z" w16du:dateUtc="2026-07-05T05:31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67">
          <w:tblGrid>
            <w:gridCol w:w="5"/>
            <w:gridCol w:w="9355"/>
            <w:gridCol w:w="5"/>
          </w:tblGrid>
        </w:tblGridChange>
      </w:tblGrid>
      <w:tr w:rsidR="005A7DA2" w14:paraId="2AD2E499" w14:textId="77777777">
        <w:trPr>
          <w:trPrChange w:id="68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69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F37201" w:rsidP="00537FA1">
      <w:pPr>
        <w:spacing w:before="160"/>
        <w:pPrChange w:id="70" w:author="Arthur Souza Rodrigues" w:date="2026-07-05T01:31:00Z" w16du:dateUtc="2026-07-05T05:31:00Z">
          <w:pPr>
            <w:pBdr>
              <w:bottom w:val="single" w:sz="3" w:space="4" w:color="E2E8F0"/>
            </w:pBdr>
            <w:spacing w:before="300" w:after="80"/>
          </w:pPr>
        </w:pPrChange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  <w:rPr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  <w:rPr/>
      </w:pPr>
    </w:p>
    <w:p w14:paraId="27CEAEBF" w14:textId="77777777" w:rsidR="00537FA1" w:rsidRDefault="00537FA1" w:rsidP="00537FA1">
      <w:pPr>
        <w:spacing w:before="180" w:after="40"/>
        <w:rPr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  <w:rPr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  <w:rPr/>
      </w:pPr>
    </w:p>
    <w:p w14:paraId="66585B11" w14:textId="77777777" w:rsidR="00537FA1" w:rsidRDefault="00537FA1" w:rsidP="00537FA1">
      <w:pPr>
        <w:spacing w:before="60" w:after="60"/>
        <w:rPr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  <w:rPr/>
      </w:pPr>
    </w:p>
    <w:p w14:paraId="39F52B76" w14:textId="77777777" w:rsidR="00537FA1" w:rsidRDefault="00537FA1" w:rsidP="00537FA1">
      <w:pPr>
        <w:spacing w:before="180" w:after="40"/>
        <w:rPr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  <w:rPr/>
      </w:pPr>
      <w:r>
        <w:rPr>
          <w:color w:val="0F172A"/>
        </w:rPr>
        <w:t xml:space="preserve">Select text and click the floating button on the page edge to         </w:t>
      </w:r>
      <w:commentRangeStart w:id="88"/>
      <w:r>
        <w:rPr>
          <w:color w:val="0F172A"/>
        </w:rPr>
        <w:t xml:space="preserve">add a comment anchored to that selection         </w:t>
      </w:r>
      <w:commentRangeEnd w:id="88"/>
      <w:r>
        <w:rPr>
          <w:rStyle w:val="CommentReference"/>
          <w:color w:val="0F172A"/>
          <w:sz w:val="22"/>
          <w:szCs w:val="22"/>
        </w:rPr>
        <w:commentReference w:id="88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  <w:rPr/>
      </w:pPr>
    </w:p>
    <w:p w14:paraId="7B371775" w14:textId="77777777" w:rsidR="00537FA1" w:rsidRDefault="00537FA1" w:rsidP="00537FA1">
      <w:pPr>
        <w:spacing w:before="60" w:after="60"/>
        <w:rPr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  <w:rPr/>
      </w:pPr>
    </w:p>
    <w:p w14:paraId="112702DE" w14:textId="77777777" w:rsidR="00537FA1" w:rsidRDefault="00537FA1" w:rsidP="00537FA1">
      <w:pPr>
        <w:spacing w:before="180" w:after="40"/>
        <w:rPr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  <w:rPr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  <w:rPr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  <w:rPr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  <w:rPr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rPr>
          <w:ins w:id="103" w:author="Arthur Souza Rodrigues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rPr>
          <w:ins w:id="112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rPr>
          <w:ins w:id="121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rPr>
          <w:ins w:id="130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rPr>
          <w:ins w:id="139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rPr>
          <w:ins w:id="148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rPr>
          <w:ins w:id="157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rPr>
          <w:ins w:id="166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  <w:rPr/>
      </w:pPr>
    </w:p>
    <w:p w14:paraId="3507A8BA" w14:textId="77777777" w:rsidR="00537FA1" w:rsidRDefault="00537FA1" w:rsidP="00537FA1">
      <w:pPr>
        <w:rPr/>
      </w:pPr>
      <w:r>
        <w:br w:type="page"/>
      </w:r>
    </w:p>
    <w:p w14:paraId="01E0B49A" w14:textId="77777777" w:rsidR="00537FA1" w:rsidRDefault="00537FA1" w:rsidP="00537FA1">
      <w:pPr>
        <w:spacing w:before="180" w:after="40"/>
        <w:rPr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rPr>
          <w:ins w:id="180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>
            <w:pPr>
              <w:rPr/>
            </w:pPr>
          </w:p>
          <w:p w14:paraId="183C8EFC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  <w:rPr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0A568B4C" w14:textId="5084D000" w:rsidR="009474C0" w:rsidRDefault="00F37201">
      <w:pPr>
        <w:spacing w:before="60" w:after="60"/>
      </w:pPr>
      <w:r>
        <w:rPr>
          <w:color w:val="0F172A"/>
        </w:rPr>
        <w:t xml:space="preserve">Read         </w:t>
      </w:r>
      <w:hyperlink r:id="rId10">
        <w:r w:rsidR="009474C0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7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8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33752EF3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9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39BF745E" w14:textId="77777777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200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>
      <w:pPr>
        <w:rPr/>
      </w:pPr>
    </w:p>
    <w:p w14:paraId="4F6DDCB4" w14:textId="689A8600" w:rsidR="00BD6514" w:rsidRDefault="00BD6514">
      <w:pPr>
        <w:spacing w:before="200"/>
        <w:rPr/>
      </w:pPr>
    </w:p>
    <w:p w14:paraId="61E711E1" w14:textId="77777777" w:rsidR="00BD6514" w:rsidRDefault="00F37201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  <w:rPr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ins w:id="206" w:author="Arthur Souza Rodrigues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F37201">
            <w:pPr>
              <w:spacing w:after="8"/>
              <w:rPr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78A5CCA9" w14:textId="77777777" w:rsidR="00BD6514" w:rsidRDefault="00F37201">
            <w:pPr>
              <w:spacing w:after="320"/>
              <w:rPr/>
            </w:pPr>
            <w:r>
              <w:rPr>
                <w:color w:val="64748B"/>
                <w:sz w:val="20"/>
                <w:szCs w:val="20"/>
              </w:rPr>
              <w:lastRenderedPageBreak/>
              <w:t xml:space="preserve">Maintainer · eigenpal.com               </w:t>
            </w:r>
          </w:p>
          <w:p w14:paraId="0BA96D21" w14:textId="77777777" w:rsidR="00BD6514" w:rsidRDefault="00BD6514">
            <w:pPr>
              <w:pBdr>
                <w:bottom w:val="single" w:sz="3" w:space="1" w:color="E2E8F0"/>
              </w:pBdr>
              <w:spacing w:after="60"/>
              <w:rPr/>
            </w:pPr>
          </w:p>
          <w:p w14:paraId="3006A16A" w14:textId="77777777" w:rsidR="00BD6514" w:rsidRDefault="00F37201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F37201">
            <w:pPr>
              <w:spacing w:after="8"/>
              <w:rPr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  <w:t xml:space="preserve">Contributor               </w:t>
            </w:r>
          </w:p>
          <w:p w14:paraId="466A8EE4" w14:textId="23392000" w:rsidR="00BD6514" w:rsidRDefault="00F37201">
            <w:pPr>
              <w:spacing w:after="320"/>
              <w:rPr/>
            </w:pPr>
            <w:r>
              <w:rPr>
                <w:color w:val="64748B"/>
                <w:sz w:val="20"/>
                <w:szCs w:val="20"/>
              </w:rPr>
              <w:lastRenderedPageBreak/>
              <w:t xml:space="preserve">on behalf of the community               </w:t>
            </w:r>
          </w:p>
          <w:p w14:paraId="7DCC3685" w14:textId="77777777" w:rsidR="00BD6514" w:rsidRDefault="00BD6514">
            <w:pPr>
              <w:pBdr>
                <w:bottom w:val="single" w:sz="3" w:space="1" w:color="E2E8F0"/>
              </w:pBdr>
              <w:spacing w:after="60"/>
              <w:rPr/>
            </w:pPr>
          </w:p>
          <w:p w14:paraId="1E547A9D" w14:textId="77777777" w:rsidR="00BD6514" w:rsidRDefault="00F37201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0552AD25" w14:textId="77777777" w:rsidR="006B4313" w:rsidRDefault="006B4313"/>
    <w:sectPr w:rsidR="006B4313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3" w:author="User" w:date="2026-03-05T19:41:00Z" w:initials="">
    <w:p w14:paraId="758E8A85" w14:textId="77777777" w:rsidR="00BD6514" w:rsidRDefault="00F37201">
      <w:r>
        <w:rPr>
          <w:rStyle w:val="CommentText"/>
        </w:rPr>
        <w:annotationRef/>
      </w:r>
      <w:r>
        <w:t xml:space="preserve">Just like that!         </w:t>
      </w:r>
    </w:p>
  </w:comment>
  <w:comment w:id="22" w:author="User" w:date="2026-03-05T19:41:00Z" w:initials="">
    <w:p w14:paraId="7EBC23AD" w14:textId="77777777" w:rsidR="009474C0" w:rsidRDefault="00F37201">
      <w:r>
        <w:annotationRef/>
      </w:r>
      <w:r>
        <w:t xml:space="preserve">Just like that!         </w:t>
      </w:r>
    </w:p>
  </w:comment>
  <w:comment w:id="88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7EBC23AD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7EBC23AD" w16cid:durableId="7EBC23AD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204866" w14:textId="77777777" w:rsidR="00F37201" w:rsidRDefault="00F37201">
      <w:r>
        <w:separator/>
      </w:r>
    </w:p>
  </w:endnote>
  <w:endnote w:type="continuationSeparator" w:id="0">
    <w:p w14:paraId="3FDCAEE1" w14:textId="77777777" w:rsidR="00F37201" w:rsidRDefault="00F3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F37201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9474C0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593B0E" w14:textId="77777777" w:rsidR="00F37201" w:rsidRDefault="00F37201">
      <w:r>
        <w:separator/>
      </w:r>
    </w:p>
  </w:footnote>
  <w:footnote w:type="continuationSeparator" w:id="0">
    <w:p w14:paraId="10A9C171" w14:textId="77777777" w:rsidR="00F37201" w:rsidRDefault="00F37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F37201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2"/>
    <w:lvlOverride w:ilvl="0">
      <w:startOverride w:val="1"/>
    </w:lvlOverride>
  </w:num>
  <w:num w:numId="3" w16cid:durableId="669524346">
    <w:abstractNumId w:val="3"/>
    <w:lvlOverride w:ilvl="0">
      <w:startOverride w:val="1"/>
    </w:lvlOverride>
  </w:num>
  <w:num w:numId="4" w16cid:durableId="914239016">
    <w:abstractNumId w:val="4"/>
    <w:lvlOverride w:ilvl="0">
      <w:startOverride w:val="1"/>
    </w:lvlOverride>
  </w:num>
  <w:num w:numId="5" w16cid:durableId="1473253948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4320DA"/>
    <w:rsid w:val="005115D6"/>
    <w:rsid w:val="00536214"/>
    <w:rsid w:val="00537FA1"/>
    <w:rsid w:val="005A7DA2"/>
    <w:rsid w:val="005D6077"/>
    <w:rsid w:val="006B4313"/>
    <w:rsid w:val="00826C87"/>
    <w:rsid w:val="009474C0"/>
    <w:rsid w:val="00A337E2"/>
    <w:rsid w:val="00BD6514"/>
    <w:rsid w:val="00BF0F5F"/>
    <w:rsid w:val="00BF1C70"/>
    <w:rsid w:val="00D57766"/>
    <w:rsid w:val="00DD7B63"/>
    <w:rsid w:val="00F3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  <w:pPrChange w:id="0" w:author="Arthur Souza Rodrigues" w:date="2026-07-05T01:3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  <w:pPrChange w:id="1" w:author="Arthur Souza Rodrigues" w:date="2026-07-05T01:3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  <w:pPrChange w:id="2" w:author="Arthur Souza Rodrigues" w:date="2026-07-05T01:3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  <w:pPrChange w:id="3" w:author="Arthur Souza Rodrigues" w:date="2026-07-05T01:31:00Z">
        <w:pPr>
          <w:outlineLvl w:val="3"/>
        </w:pPr>
      </w:pPrChange>
    </w:pPr>
    <w:rPr>
      <w:i/>
      <w:iCs/>
      <w:color w:val="2E74B5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  <w:pPrChange w:id="4" w:author="Arthur Souza Rodrigues" w:date="2026-07-05T01:31:00Z">
        <w:pPr>
          <w:outlineLvl w:val="4"/>
        </w:pPr>
      </w:pPrChange>
    </w:pPr>
    <w:rPr>
      <w:color w:val="2E74B5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  <w:pPrChange w:id="5" w:author="Arthur Souza Rodrigues" w:date="2026-07-05T01:31:00Z">
        <w:pPr>
          <w:outlineLvl w:val="5"/>
        </w:pPr>
      </w:pPrChange>
    </w:pPr>
    <w:rPr>
      <w:color w:val="1F4D78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PrChange w:id="6" w:author="Arthur Souza Rodrigues" w:date="2026-07-05T01:31:00Z">
        <w:pPr/>
      </w:pPrChange>
    </w:pPr>
    <w:rPr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basedOn w:val="Normal"/>
    <w:next w:val="Normal"/>
    <w:qFormat/>
    <w:pPr>
      <w:pPrChange w:id="7" w:author="Arthur Souza Rodrigues" w:date="2026-07-05T01:31:00Z">
        <w:pPr/>
      </w:pPrChange>
    </w:pPr>
    <w:rPr>
      <w:b/>
      <w:bCs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pPrChange w:id="8" w:author="Arthur Souza Rodrigues" w:date="2026-07-05T01:31:00Z">
        <w:pPr/>
      </w:pPrChange>
    </w:pPr>
    <w:rPr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  <w:rPrChange w:id="9" w:author="Arthur Souza Rodrigues" w:date="2026-07-05T01:31:00Z">
        <w:rPr>
          <w:color w:val="0563C1"/>
          <w:u w:val="single"/>
        </w:rPr>
      </w:rPrChange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  <w:rPrChange w:id="10" w:author="Arthur Souza Rodrigues" w:date="2026-07-05T01:31:00Z">
        <w:rPr>
          <w:vertAlign w:val="superscript"/>
        </w:rPr>
      </w:rPrChange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pPrChange w:id="11" w:author="Arthur Souza Rodrigues" w:date="2026-07-05T01:31:00Z">
        <w:pPr/>
      </w:pPrChange>
    </w:pPr>
    <w:rPr>
      <w:sz w:val="20"/>
      <w:szCs w:val="20"/>
      <w:rPrChange w:id="11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  <w:rPrChange w:id="12" w:author="Arthur Souza Rodrigues" w:date="2026-07-05T01:31:00Z">
        <w:rPr>
          <w:sz w:val="16"/>
          <w:szCs w:val="16"/>
        </w:rPr>
      </w:rPrChange>
    </w:rPr>
  </w:style>
  <w:style w:type="paragraph" w:styleId="Revision">
    <w:name w:val="Revision"/>
    <w:hidden/>
    <w:uiPriority w:val="99"/>
    <w:semiHidden/>
    <w:rsid w:val="00D57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2026-05-10T00:37:00Z</dcterms:created>
  <dcterms:modified xsi:type="dcterms:W3CDTF">2026-07-05T05:31:00Z</dcterms:modified>
</cp:coreProperties>
</file>