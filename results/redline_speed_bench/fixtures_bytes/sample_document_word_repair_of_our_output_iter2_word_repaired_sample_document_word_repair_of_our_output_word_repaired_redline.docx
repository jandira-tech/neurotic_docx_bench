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 w:rsidR="00BD6514" w:rsidRDefault="00886F09">
      <w:pPr>
        <w:spacing w:after="20"/>
      </w:pPr>
      <w:commentRangeStart w:id="12"/>
      <w:commentRangeStart w:id="13"/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00B47E53" w14:textId="77777777" w:rsidR="00BD6514" w:rsidRDefault="00886F09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BD6514" w:rsidRDefault="00BD6514">
      <w:pPr>
        <w:spacing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14" w:author="Arthur Souza Rodrigues" w:date="2026-07-05T01:31:00Z" w16du:dateUtc="2026-07-05T05:31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4680"/>
        <w:gridCol w:w="4680"/>
        <w:tblGridChange w:id="15">
          <w:tblGrid>
            <w:gridCol w:w="4"/>
            <w:gridCol w:w="4676"/>
            <w:gridCol w:w="4"/>
            <w:gridCol w:w="4676"/>
            <w:gridCol w:w="4"/>
          </w:tblGrid>
        </w:tblGridChange>
      </w:tblGrid>
      <w:tr w:rsidR="005115D6" w14:paraId="1B12DB5D" w14:textId="77777777">
        <w:trPr>
          <w:trPrChange w:id="16" w:author="Arthur Souza Rodrigues" w:date="2026-07-05T01:31:00Z" w16du:dateUtc="2026-07-05T05:31:00Z">
            <w:trPr>
              <w:gridBefore w:val="1"/>
            </w:trPr>
          </w:trPrChange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17" w:author="Arthur Souza Rodrigues" w:date="2026-07-05T01:31:00Z" w16du:dateUtc="2026-07-05T05:31:00Z">
              <w:tcPr>
                <w:tcW w:w="4680" w:type="dxa"/>
                <w:gridSpan w:val="2"/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02059000" w14:textId="77777777" w:rsidR="00BD6514" w:rsidRDefault="00886F09">
            <w:r>
              <w:rPr>
                <w:color w:val="64748B"/>
                <w:sz w:val="20"/>
                <w:szCs w:val="20"/>
              </w:rPr>
              <w:t xml:space="preserve">npm               </w:t>
            </w:r>
            <w:r w:rsidR="00BD6514">
              <w:fldChar w:fldCharType="begin"/>
            </w:r>
            <w:r w:rsidR="00BD6514">
              <w:instrText>HYPERLINK "https://www.npmjs.com/package/@eigenpal/docx-js-editor" \h</w:instrText>
            </w:r>
            <w:r w:rsidR="00BD6514">
              <w:fldChar w:fldCharType="separate"/>
            </w:r>
            <w:r w:rsidR="00BD6514"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@eigenpal/docx-js-editor                 </w:t>
            </w:r>
            <w:r w:rsidR="00BD6514">
              <w:fldChar w:fldCharType="end"/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18" w:author="Arthur Souza Rodrigues" w:date="2026-07-05T01:31:00Z" w16du:dateUtc="2026-07-05T05:31:00Z">
              <w:tcPr>
                <w:tcW w:w="4680" w:type="dxa"/>
                <w:gridSpan w:val="2"/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34CBC884" w14:textId="77777777" w:rsidR="00BD6514" w:rsidRDefault="00886F09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r w:rsidR="00BD6514">
              <w:fldChar w:fldCharType="begin"/>
            </w:r>
            <w:r w:rsidR="00BD6514">
              <w:instrText>HYPERLINK "https://github.com/eigenpal/docx-editor" \h</w:instrText>
            </w:r>
            <w:r w:rsidR="00BD6514">
              <w:fldChar w:fldCharType="separate"/>
            </w:r>
            <w:r w:rsidR="00BD6514"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eigenpal/docx-editor                 </w:t>
            </w:r>
            <w:r w:rsidR="00BD6514">
              <w:fldChar w:fldCharType="end"/>
            </w:r>
          </w:p>
        </w:tc>
      </w:tr>
    </w:tbl>
    <w:p w14:paraId="6721D1A6" w14:textId="77777777" w:rsidR="00BD6514" w:rsidRDefault="00886F09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2E497CCA" w:rsidR="00BD6514" w:rsidRDefault="00886F09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</w:t>
      </w:r>
      <w:r>
        <w:rPr>
          <w:color w:val="0F172A"/>
        </w:rPr>
        <w:t xml:space="preserve">no backend required           </w:t>
      </w:r>
      <w:r>
        <w:rPr>
          <w:color w:val="0F172A"/>
        </w:rPr>
        <w:t xml:space="preserve">, no document data leaving the client.         </w:t>
      </w:r>
    </w:p>
    <w:p w14:paraId="040B2180" w14:textId="64A1A000" w:rsidR="00BD6514" w:rsidRDefault="00BD6514">
      <w:pPr>
        <w:spacing w:before="60"/>
      </w:pPr>
    </w:p>
    <w:p w14:paraId="28B83400" w14:textId="54450AB4" w:rsidR="00BD6514" w:rsidRDefault="00886F09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</w:t>
      </w:r>
      <w:r>
        <w:rPr>
          <w:color w:val="0F172A"/>
        </w:rPr>
        <w:t xml:space="preserve">This library skips it           </w:t>
      </w:r>
      <w:r>
        <w:rPr>
          <w:color w:val="0F172A"/>
        </w:rPr>
        <w:t xml:space="preserve">— OOXML is the canonical format throughout.         </w:t>
      </w:r>
    </w:p>
    <w:p w14:paraId="5AD58312" w14:textId="77777777" w:rsidR="00BD6514" w:rsidRDefault="00BD6514">
      <w:pPr>
        <w:spacing w:before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19" w:author="Arthur Souza Rodrigues" w:date="2026-07-05T01:31:00Z" w16du:dateUtc="2026-07-05T05:31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9360"/>
        <w:tblGridChange w:id="20">
          <w:tblGrid>
            <w:gridCol w:w="5"/>
            <w:gridCol w:w="9355"/>
            <w:gridCol w:w="5"/>
          </w:tblGrid>
        </w:tblGridChange>
      </w:tblGrid>
      <w:tr w:rsidR="005115D6" w14:paraId="7BE5D553" w14:textId="77777777">
        <w:trPr>
          <w:trPrChange w:id="21" w:author="Arthur Souza Rodrigues" w:date="2026-07-05T01:31:00Z" w16du:dateUtc="2026-07-05T05:31:00Z">
            <w:trPr>
              <w:gridAfter w:val="0"/>
            </w:trPr>
          </w:trPrChange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  <w:tcPrChange w:id="22" w:author="Arthur Souza Rodrigues" w:date="2026-07-05T01:31:00Z" w16du:dateUtc="2026-07-05T05:31:00Z">
              <w:tcPr>
                <w:tcW w:w="9360" w:type="dxa"/>
                <w:gridSpan w:val="2"/>
                <w:shd w:val="clear" w:color="auto" w:fill="F1F5F9"/>
                <w:tcMar>
                  <w:top w:w="120" w:type="dxa"/>
                  <w:left w:w="200" w:type="dxa"/>
                  <w:bottom w:w="120" w:type="dxa"/>
                  <w:right w:w="200" w:type="dxa"/>
                </w:tcMar>
              </w:tcPr>
            </w:tcPrChange>
          </w:tcPr>
          <w:p w14:paraId="285A2200" w14:textId="77777777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659AC4B1" w14:textId="77777777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6ED1FCA3" w14:textId="6D263800" w:rsidR="00BD6514" w:rsidRDefault="00BD6514"/>
          <w:p w14:paraId="567EA400" w14:textId="30A68100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052F851D" w14:textId="1F183200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2EEA108A" w14:textId="4854BC00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529DB9F3" w14:textId="77777777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156A50D3" w14:textId="77777777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commentRangeEnd w:id="12"/>
    <w:p w14:paraId="2163BE00" w14:textId="77777777" w:rsidR="00BD6514" w:rsidRDefault="00ED30A4">
      <w:pPr>
        <w:spacing w:before="160"/>
      </w:pPr>
      <w:r>
        <w:rPr>
          <w:rStyle w:val="CommentReference"/>
          <w:sz w:val="22"/>
          <w:szCs w:val="22"/>
        </w:rPr>
        <w:commentReference w:id="12"/>
      </w:r>
      <w:commentRangeEnd w:id="13"/>
      <w:r>
        <w:rPr>
          <w:rStyle w:val="CommentReference"/>
          <w:sz w:val="22"/>
          <w:szCs w:val="22"/>
        </w:rPr>
        <w:commentReference w:id="13"/>
      </w:r>
    </w:p>
    <w:p w14:paraId="124B2800" w14:textId="77777777" w:rsidR="00BD6514" w:rsidRDefault="00886F09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BD6514" w:rsidRDefault="00886F09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BD6514" w:rsidRDefault="00BD6514">
      <w:pPr>
        <w:spacing w:before="80"/>
      </w:pPr>
    </w:p>
    <w:p w14:paraId="673CC941" w14:textId="15C85C00" w:rsidR="00BD6514" w:rsidRDefault="00886F09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BD6514" w:rsidRDefault="00886F09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1DBD35E0" w14:textId="78C5FE00" w:rsidR="00BD6514" w:rsidRDefault="00BD6514">
      <w:pPr>
        <w:spacing w:before="60"/>
      </w:pPr>
    </w:p>
    <w:p w14:paraId="2228E200" w14:textId="40AC8A00" w:rsidR="00BD6514" w:rsidRDefault="00886F09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BD6514" w:rsidRDefault="00BD6514">
      <w:pPr>
        <w:spacing w:before="80"/>
      </w:pPr>
    </w:p>
    <w:p w14:paraId="02E987F1" w14:textId="77777777" w:rsidR="00BD6514" w:rsidRDefault="00886F09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35357F55" w14:textId="2F40A200" w:rsidR="00BD6514" w:rsidRDefault="00886F09">
      <w:pPr>
        <w:spacing w:before="60" w:after="60"/>
      </w:pPr>
      <w:r>
        <w:rPr>
          <w:color w:val="0F172A"/>
        </w:rPr>
        <w:lastRenderedPageBreak/>
        <w:t xml:space="preserve">Select text and click the floating button on the page edge to         </w:t>
      </w:r>
      <w:commentRangeStart w:id="23"/>
      <w:commentRangeStart w:id="24"/>
      <w:r>
        <w:rPr>
          <w:color w:val="0F172A"/>
        </w:rPr>
        <w:t xml:space="preserve">add a comment anchored to that selection         </w:t>
      </w:r>
      <w:commentRangeEnd w:id="24"/>
      <w:r>
        <w:rPr>
          <w:rStyle w:val="CommentReference"/>
          <w:color w:val="0F172A"/>
          <w:sz w:val="22"/>
          <w:szCs w:val="22"/>
        </w:rPr>
        <w:commentReference w:id="24"/>
      </w:r>
      <w:commentRangeEnd w:id="23"/>
      <w:r>
        <w:rPr>
          <w:rStyle w:val="CommentReference"/>
          <w:color w:val="0F172A"/>
          <w:sz w:val="22"/>
          <w:szCs w:val="22"/>
        </w:rPr>
        <w:commentReference w:id="23"/>
      </w:r>
      <w:r>
        <w:rPr>
          <w:color w:val="0F172A"/>
        </w:rPr>
        <w:t xml:space="preserve">. A Google Docs-style sidebar shows threaded cards positioned at their anchor point in the document. Reply, resolve, reopen, or delete inline.         </w:t>
      </w:r>
    </w:p>
    <w:p w14:paraId="5EB00800" w14:textId="4A396600" w:rsidR="00BD6514" w:rsidRDefault="00BD6514">
      <w:pPr>
        <w:spacing w:before="60"/>
      </w:pPr>
    </w:p>
    <w:p w14:paraId="78E6D99E" w14:textId="255A2400" w:rsidR="00BD6514" w:rsidRDefault="00886F09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BD6514" w:rsidRDefault="00BD6514">
      <w:pPr>
        <w:spacing w:before="80"/>
      </w:pPr>
    </w:p>
    <w:p w14:paraId="07D0CE00" w14:textId="0F7CE400" w:rsidR="00BD6514" w:rsidRDefault="00886F09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67656C55" w14:textId="77777777" w:rsidR="00BD6514" w:rsidRDefault="00886F09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685865EF" w14:textId="7A256D00" w:rsidR="00BD6514" w:rsidRDefault="00BD6514">
      <w:pPr>
        <w:spacing w:before="160"/>
      </w:pPr>
    </w:p>
    <w:p w14:paraId="467B1700" w14:textId="00AE9C00" w:rsidR="00BD6514" w:rsidRDefault="00886F09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BD6514" w:rsidRDefault="00886F09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BD6514" w:rsidRDefault="00BD6514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25" w:author="Arthur Souza Rodrigues" w:date="2026-07-05T01:31:00Z" w16du:dateUtc="2026-07-05T05:31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1885"/>
        <w:gridCol w:w="1715"/>
        <w:gridCol w:w="965"/>
        <w:gridCol w:w="4795"/>
        <w:tblGridChange w:id="26">
          <w:tblGrid>
            <w:gridCol w:w="4"/>
            <w:gridCol w:w="1881"/>
            <w:gridCol w:w="4"/>
            <w:gridCol w:w="1711"/>
            <w:gridCol w:w="4"/>
            <w:gridCol w:w="961"/>
            <w:gridCol w:w="4"/>
            <w:gridCol w:w="4791"/>
            <w:gridCol w:w="4"/>
          </w:tblGrid>
        </w:tblGridChange>
      </w:tblGrid>
      <w:tr w:rsidR="005115D6" w14:paraId="1B6DF911" w14:textId="77777777">
        <w:trPr>
          <w:trPrChange w:id="27" w:author="Arthur Souza Rodrigues" w:date="2026-07-05T01:31:00Z" w16du:dateUtc="2026-07-05T05:31:00Z">
            <w:trPr>
              <w:gridBefore w:val="1"/>
            </w:trPr>
          </w:trPrChange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28" w:author="Arthur Souza Rodrigues" w:date="2026-07-05T01:31:00Z" w16du:dateUtc="2026-07-05T05:31:00Z">
              <w:tcPr>
                <w:tcW w:w="1885" w:type="dxa"/>
                <w:gridSpan w:val="2"/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4DCB1E86" w14:textId="77777777" w:rsidR="00BD6514" w:rsidRDefault="00886F09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29" w:author="Arthur Souza Rodrigues" w:date="2026-07-05T01:31:00Z" w16du:dateUtc="2026-07-05T05:31:00Z">
              <w:tcPr>
                <w:tcW w:w="1715" w:type="dxa"/>
                <w:gridSpan w:val="2"/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6A679C00" w14:textId="77777777" w:rsidR="00BD6514" w:rsidRDefault="00886F09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30" w:author="Arthur Souza Rodrigues" w:date="2026-07-05T01:31:00Z" w16du:dateUtc="2026-07-05T05:31:00Z">
              <w:tcPr>
                <w:tcW w:w="965" w:type="dxa"/>
                <w:gridSpan w:val="2"/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25B5C901" w14:textId="77777777" w:rsidR="00BD6514" w:rsidRDefault="00886F09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31" w:author="Arthur Souza Rodrigues" w:date="2026-07-05T01:31:00Z" w16du:dateUtc="2026-07-05T05:31:00Z">
              <w:tcPr>
                <w:tcW w:w="4795" w:type="dxa"/>
                <w:gridSpan w:val="2"/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6AC23D00" w14:textId="223CD600" w:rsidR="00BD6514" w:rsidRDefault="00886F09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5115D6" w14:paraId="38C367F7" w14:textId="77777777">
        <w:trPr>
          <w:trPrChange w:id="32" w:author="Arthur Souza Rodrigues" w:date="2026-07-05T01:31:00Z" w16du:dateUtc="2026-07-05T05:31:00Z">
            <w:trPr>
              <w:gridBefore w:val="1"/>
            </w:trPr>
          </w:trPrChange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33" w:author="Arthur Souza Rodrigues" w:date="2026-07-05T01:31:00Z" w16du:dateUtc="2026-07-05T05:31:00Z">
              <w:tcPr>
                <w:tcW w:w="188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4965000" w14:textId="77777777" w:rsidR="00BD6514" w:rsidRDefault="00886F09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34" w:author="Arthur Souza Rodrigues" w:date="2026-07-05T01:31:00Z" w16du:dateUtc="2026-07-05T05:31:00Z">
              <w:tcPr>
                <w:tcW w:w="171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E3FB680" w14:textId="212C5C00" w:rsidR="00BD6514" w:rsidRDefault="00886F09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35" w:author="Arthur Souza Rodrigues" w:date="2026-07-05T01:31:00Z" w16du:dateUtc="2026-07-05T05:31:00Z">
              <w:tcPr>
                <w:tcW w:w="96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A8BBC00" w14:textId="421BAF00" w:rsidR="00BD6514" w:rsidRDefault="00886F09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36" w:author="Arthur Souza Rodrigues" w:date="2026-07-05T01:31:00Z" w16du:dateUtc="2026-07-05T05:31:00Z">
              <w:tcPr>
                <w:tcW w:w="479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53A66678" w14:textId="29548C00" w:rsidR="00BD6514" w:rsidRDefault="00886F09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5115D6" w14:paraId="0D8B1CFC" w14:textId="77777777">
        <w:trPr>
          <w:trPrChange w:id="37" w:author="Arthur Souza Rodrigues" w:date="2026-07-05T01:31:00Z" w16du:dateUtc="2026-07-05T05:31:00Z">
            <w:trPr>
              <w:gridBefore w:val="1"/>
            </w:trPr>
          </w:trPrChange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38" w:author="Arthur Souza Rodrigues" w:date="2026-07-05T01:31:00Z" w16du:dateUtc="2026-07-05T05:31:00Z">
              <w:tcPr>
                <w:tcW w:w="188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5F3BD780" w14:textId="4E64A000" w:rsidR="00BD6514" w:rsidRDefault="00886F09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39" w:author="Arthur Souza Rodrigues" w:date="2026-07-05T01:31:00Z" w16du:dateUtc="2026-07-05T05:31:00Z">
              <w:tcPr>
                <w:tcW w:w="171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4595A767" w14:textId="77777777" w:rsidR="00BD6514" w:rsidRDefault="00886F09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40" w:author="Arthur Souza Rodrigues" w:date="2026-07-05T01:31:00Z" w16du:dateUtc="2026-07-05T05:31:00Z">
              <w:tcPr>
                <w:tcW w:w="96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F132E33" w14:textId="77777777" w:rsidR="00BD6514" w:rsidRDefault="00886F09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41" w:author="Arthur Souza Rodrigues" w:date="2026-07-05T01:31:00Z" w16du:dateUtc="2026-07-05T05:31:00Z">
              <w:tcPr>
                <w:tcW w:w="479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7A86E00" w14:textId="77777777" w:rsidR="00BD6514" w:rsidRDefault="00886F09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5115D6" w14:paraId="368FB0B8" w14:textId="77777777">
        <w:trPr>
          <w:trPrChange w:id="42" w:author="Arthur Souza Rodrigues" w:date="2026-07-05T01:31:00Z" w16du:dateUtc="2026-07-05T05:31:00Z">
            <w:trPr>
              <w:gridBefore w:val="1"/>
            </w:trPr>
          </w:trPrChange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43" w:author="Arthur Souza Rodrigues" w:date="2026-07-05T01:31:00Z" w16du:dateUtc="2026-07-05T05:31:00Z">
              <w:tcPr>
                <w:tcW w:w="188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B775B84" w14:textId="32105000" w:rsidR="00BD6514" w:rsidRDefault="00886F09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44" w:author="Arthur Souza Rodrigues" w:date="2026-07-05T01:31:00Z" w16du:dateUtc="2026-07-05T05:31:00Z">
              <w:tcPr>
                <w:tcW w:w="171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A5E4F1D" w14:textId="77777777" w:rsidR="00BD6514" w:rsidRDefault="00886F09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45" w:author="Arthur Souza Rodrigues" w:date="2026-07-05T01:31:00Z" w16du:dateUtc="2026-07-05T05:31:00Z">
              <w:tcPr>
                <w:tcW w:w="96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40EC1084" w14:textId="4BB7A7B0" w:rsidR="00BD6514" w:rsidRDefault="00886F09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46" w:author="Arthur Souza Rodrigues" w:date="2026-07-05T01:31:00Z" w16du:dateUtc="2026-07-05T05:31:00Z">
              <w:tcPr>
                <w:tcW w:w="479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8079A00" w14:textId="7BFB2E00" w:rsidR="00BD6514" w:rsidRDefault="00886F09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5115D6" w14:paraId="346319F7" w14:textId="77777777">
        <w:trPr>
          <w:trPrChange w:id="47" w:author="Arthur Souza Rodrigues" w:date="2026-07-05T01:31:00Z" w16du:dateUtc="2026-07-05T05:31:00Z">
            <w:trPr>
              <w:gridBefore w:val="1"/>
            </w:trPr>
          </w:trPrChange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48" w:author="Arthur Souza Rodrigues" w:date="2026-07-05T01:31:00Z" w16du:dateUtc="2026-07-05T05:31:00Z">
              <w:tcPr>
                <w:tcW w:w="188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6C9C400" w14:textId="7CDA6C00" w:rsidR="00BD6514" w:rsidRDefault="00886F09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49" w:author="Arthur Souza Rodrigues" w:date="2026-07-05T01:31:00Z" w16du:dateUtc="2026-07-05T05:31:00Z">
              <w:tcPr>
                <w:tcW w:w="171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D6C116F" w14:textId="77777777" w:rsidR="00BD6514" w:rsidRDefault="00886F09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50" w:author="Arthur Souza Rodrigues" w:date="2026-07-05T01:31:00Z" w16du:dateUtc="2026-07-05T05:31:00Z">
              <w:tcPr>
                <w:tcW w:w="96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F652800" w14:textId="1496E400" w:rsidR="00BD6514" w:rsidRDefault="00886F09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51" w:author="Arthur Souza Rodrigues" w:date="2026-07-05T01:31:00Z" w16du:dateUtc="2026-07-05T05:31:00Z">
              <w:tcPr>
                <w:tcW w:w="479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4720FEF5" w14:textId="77777777" w:rsidR="00BD6514" w:rsidRDefault="00886F09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5115D6" w14:paraId="50F92EC2" w14:textId="77777777">
        <w:trPr>
          <w:trPrChange w:id="52" w:author="Arthur Souza Rodrigues" w:date="2026-07-05T01:31:00Z" w16du:dateUtc="2026-07-05T05:31:00Z">
            <w:trPr>
              <w:gridBefore w:val="1"/>
            </w:trPr>
          </w:trPrChange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53" w:author="Arthur Souza Rodrigues" w:date="2026-07-05T01:31:00Z" w16du:dateUtc="2026-07-05T05:31:00Z">
              <w:tcPr>
                <w:tcW w:w="188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3A17200" w14:textId="75E8E200" w:rsidR="00BD6514" w:rsidRDefault="00886F09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54" w:author="Arthur Souza Rodrigues" w:date="2026-07-05T01:31:00Z" w16du:dateUtc="2026-07-05T05:31:00Z">
              <w:tcPr>
                <w:tcW w:w="171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C2A5600" w14:textId="77777777" w:rsidR="00BD6514" w:rsidRDefault="00886F09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55" w:author="Arthur Souza Rodrigues" w:date="2026-07-05T01:31:00Z" w16du:dateUtc="2026-07-05T05:31:00Z">
              <w:tcPr>
                <w:tcW w:w="96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D777800" w14:textId="77777777" w:rsidR="00BD6514" w:rsidRDefault="00886F09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56" w:author="Arthur Souza Rodrigues" w:date="2026-07-05T01:31:00Z" w16du:dateUtc="2026-07-05T05:31:00Z">
              <w:tcPr>
                <w:tcW w:w="479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1582CC60" w14:textId="77777777" w:rsidR="00BD6514" w:rsidRDefault="00886F09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5115D6" w14:paraId="122FC9FC" w14:textId="77777777">
        <w:trPr>
          <w:trPrChange w:id="57" w:author="Arthur Souza Rodrigues" w:date="2026-07-05T01:31:00Z" w16du:dateUtc="2026-07-05T05:31:00Z">
            <w:trPr>
              <w:gridBefore w:val="1"/>
            </w:trPr>
          </w:trPrChange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58" w:author="Arthur Souza Rodrigues" w:date="2026-07-05T01:31:00Z" w16du:dateUtc="2026-07-05T05:31:00Z">
              <w:tcPr>
                <w:tcW w:w="188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46422EE" w14:textId="7DC08600" w:rsidR="00BD6514" w:rsidRDefault="00886F09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59" w:author="Arthur Souza Rodrigues" w:date="2026-07-05T01:31:00Z" w16du:dateUtc="2026-07-05T05:31:00Z">
              <w:tcPr>
                <w:tcW w:w="171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9532C00" w14:textId="77777777" w:rsidR="00BD6514" w:rsidRDefault="00886F09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60" w:author="Arthur Souza Rodrigues" w:date="2026-07-05T01:31:00Z" w16du:dateUtc="2026-07-05T05:31:00Z">
              <w:tcPr>
                <w:tcW w:w="96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45B507E9" w14:textId="39B43C00" w:rsidR="00BD6514" w:rsidRDefault="00886F09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61" w:author="Arthur Souza Rodrigues" w:date="2026-07-05T01:31:00Z" w16du:dateUtc="2026-07-05T05:31:00Z">
              <w:tcPr>
                <w:tcW w:w="479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14C0281" w14:textId="2C0BBC80" w:rsidR="00BD6514" w:rsidRDefault="00886F09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5115D6" w14:paraId="00DFB062" w14:textId="77777777">
        <w:trPr>
          <w:trPrChange w:id="62" w:author="Arthur Souza Rodrigues" w:date="2026-07-05T01:31:00Z" w16du:dateUtc="2026-07-05T05:31:00Z">
            <w:trPr>
              <w:gridBefore w:val="1"/>
            </w:trPr>
          </w:trPrChange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63" w:author="Arthur Souza Rodrigues" w:date="2026-07-05T01:31:00Z" w16du:dateUtc="2026-07-05T05:31:00Z">
              <w:tcPr>
                <w:tcW w:w="188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B823400" w14:textId="77777777" w:rsidR="00BD6514" w:rsidRDefault="00886F09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64" w:author="Arthur Souza Rodrigues" w:date="2026-07-05T01:31:00Z" w16du:dateUtc="2026-07-05T05:31:00Z">
              <w:tcPr>
                <w:tcW w:w="171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F8BD500" w14:textId="77777777" w:rsidR="00BD6514" w:rsidRDefault="00886F09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65" w:author="Arthur Souza Rodrigues" w:date="2026-07-05T01:31:00Z" w16du:dateUtc="2026-07-05T05:31:00Z">
              <w:tcPr>
                <w:tcW w:w="96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679B6C5" w14:textId="67735D00" w:rsidR="00BD6514" w:rsidRDefault="00886F09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66" w:author="Arthur Souza Rodrigues" w:date="2026-07-05T01:31:00Z" w16du:dateUtc="2026-07-05T05:31:00Z">
              <w:tcPr>
                <w:tcW w:w="479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5A964A00" w14:textId="57CCD400" w:rsidR="00BD6514" w:rsidRDefault="00886F09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BD6514" w:rsidRDefault="00BD6514">
      <w:pPr>
        <w:spacing w:before="80"/>
      </w:pPr>
    </w:p>
    <w:p w14:paraId="18DA3080" w14:textId="77777777" w:rsidR="00BD6514" w:rsidRDefault="00886F09">
      <w:r>
        <w:br w:type="page"/>
      </w:r>
    </w:p>
    <w:p w14:paraId="763C62D1" w14:textId="7D8B6000" w:rsidR="00BD6514" w:rsidRDefault="00886F09">
      <w:pPr>
        <w:spacing w:before="180" w:after="40"/>
      </w:pPr>
      <w:r>
        <w:rPr>
          <w:b/>
          <w:bCs/>
          <w:color w:val="0F172A"/>
        </w:rPr>
        <w:lastRenderedPageBreak/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67" w:author="Arthur Souza Rodrigues" w:date="2026-07-05T01:31:00Z" w16du:dateUtc="2026-07-05T05:31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9360"/>
        <w:tblGridChange w:id="68">
          <w:tblGrid>
            <w:gridCol w:w="5"/>
            <w:gridCol w:w="9355"/>
            <w:gridCol w:w="5"/>
          </w:tblGrid>
        </w:tblGridChange>
      </w:tblGrid>
      <w:tr w:rsidR="005115D6" w14:paraId="2990B494" w14:textId="77777777">
        <w:trPr>
          <w:trPrChange w:id="69" w:author="Arthur Souza Rodrigues" w:date="2026-07-05T01:31:00Z" w16du:dateUtc="2026-07-05T05:31:00Z">
            <w:trPr>
              <w:gridAfter w:val="0"/>
            </w:trPr>
          </w:trPrChange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  <w:tcPrChange w:id="70" w:author="Arthur Souza Rodrigues" w:date="2026-07-05T01:31:00Z" w16du:dateUtc="2026-07-05T05:31:00Z">
              <w:tcPr>
                <w:tcW w:w="9360" w:type="dxa"/>
                <w:gridSpan w:val="2"/>
                <w:shd w:val="clear" w:color="auto" w:fill="F1F5F9"/>
                <w:tcMar>
                  <w:top w:w="120" w:type="dxa"/>
                  <w:left w:w="200" w:type="dxa"/>
                  <w:bottom w:w="120" w:type="dxa"/>
                  <w:right w:w="200" w:type="dxa"/>
                </w:tcMar>
              </w:tcPr>
            </w:tcPrChange>
          </w:tcPr>
          <w:p w14:paraId="5AA86400" w14:textId="77777777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66262511" w14:textId="77777777" w:rsidR="00BD6514" w:rsidRDefault="00BD6514"/>
          <w:p w14:paraId="5FCB559F" w14:textId="7641B600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7659C79F" w14:textId="4C570E00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647A3A9C" w14:textId="77777777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69C447F7" w14:textId="2F654B00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BD6514" w:rsidRDefault="00886F09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561ED6B7" w14:textId="77777777" w:rsidR="00BD6514" w:rsidRDefault="00BD6514">
      <w:pPr>
        <w:spacing w:before="160"/>
      </w:pPr>
    </w:p>
    <w:p w14:paraId="3C7FEA63" w14:textId="18C99C85" w:rsidR="00537FA1" w:rsidRDefault="00886F09">
      <w:pPr>
        <w:pBdr>
          <w:bottom w:val="single" w:sz="3" w:space="4" w:color="E2E8F0"/>
        </w:pBdr>
        <w:spacing w:before="300" w:after="80"/>
        <w:pPrChange w:id="71" w:author="Arthur Souza Rodrigues" w:date="2026-07-05T01:31:00Z" w16du:dateUtc="2026-07-05T05:31:00Z">
          <w:pPr>
            <w:spacing w:before="160"/>
          </w:pPr>
        </w:pPrChange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10435EDF" w14:textId="5084D000" w:rsidR="0031481F" w:rsidRDefault="00886F09">
      <w:pPr>
        <w:spacing w:before="60" w:after="60"/>
        <w:rPr/>
      </w:pPr>
      <w:r>
        <w:rPr>
          <w:color w:val="0F172A"/>
        </w:rPr>
        <w:t xml:space="preserve">Read         </w:t>
      </w:r>
      <w:r w:rsidR="0031481F">
        <w:fldChar w:fldCharType="begin"/>
      </w:r>
      <w:r w:rsidR="0031481F">
        <w:instrText>HYPERLINK "https://github.com/eigenpal/docx-editor/blob/main/docs/PLUGINS.md" \h</w:instrText>
      </w:r>
      <w:r w:rsidR="0031481F">
        <w:fldChar w:fldCharType="separate"/>
      </w:r>
      <w:r w:rsidR="0031481F">
        <w:rPr>
          <w:rFonts w:ascii="Courier New" w:hAnsi="Courier New" w:cs="Courier New"/>
          <w:color w:val="2563EB"/>
          <w:sz w:val="19"/>
          <w:szCs w:val="19"/>
          <w:u w:val="single"/>
        </w:rPr>
        <w:t xml:space="preserve">docs/PLUGINS.md           </w:t>
      </w:r>
      <w:r w:rsidR="0031481F">
        <w:fldChar w:fldCharType="end"/>
      </w:r>
      <w:r>
        <w:rPr>
          <w:color w:val="0F172A"/>
        </w:rPr>
        <w:t xml:space="preserve">before opening a pull request that touches the plugin API.         </w:t>
      </w:r>
    </w:p>
    <w:p w14:paraId="2B851729" w14:textId="24089F00" w:rsidR="0031481F" w:rsidRDefault="0031481F">
      <w:pPr>
        <w:spacing w:before="60"/>
        <w:rPr/>
      </w:pPr>
    </w:p>
    <w:p w14:paraId="5D0DEE00" w14:textId="77777777" w:rsidR="0031481F" w:rsidRDefault="00886F09">
      <w:pPr>
        <w:spacing w:before="180" w:after="40"/>
        <w:rPr/>
      </w:pPr>
      <w:r>
        <w:rPr>
          <w:b/>
          <w:bCs/>
          <w:color w:val="0F172A"/>
        </w:rPr>
        <w:t xml:space="preserve">Ground rules         </w:t>
      </w:r>
    </w:p>
    <w:p w14:paraId="273DBD3A" w14:textId="68145E00" w:rsidR="0031481F" w:rsidRDefault="00886F09">
      <w:pPr>
        <w:pStyle w:val="ListParagraph"/>
        <w:numPr>
          <w:ilvl w:val="0"/>
          <w:numId w:val="3"/>
        </w:numPr>
        <w:spacing w:before="40" w:after="40"/>
        <w:rPr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31481F" w:rsidRDefault="00886F09">
      <w:pPr>
        <w:pStyle w:val="ListParagraph"/>
        <w:numPr>
          <w:ilvl w:val="0"/>
          <w:numId w:val="3"/>
        </w:numPr>
        <w:spacing w:before="40" w:after="40"/>
        <w:rPr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55E5C8B3" w14:textId="144420A9" w:rsidR="0031481F" w:rsidRDefault="00886F09">
      <w:pPr>
        <w:pStyle w:val="ListParagraph"/>
        <w:numPr>
          <w:ilvl w:val="0"/>
          <w:numId w:val="3"/>
        </w:numPr>
        <w:spacing w:before="40" w:after="40"/>
        <w:rPr/>
      </w:pPr>
      <w:r>
        <w:rPr>
          <w:color w:val="0F172A"/>
        </w:rPr>
        <w:t xml:space="preserve">Avoid intermediate HTML serialisation where possible.           </w:t>
      </w:r>
    </w:p>
    <w:p w14:paraId="2A8BE4B1" w14:textId="77777777" w:rsidR="0031481F" w:rsidRDefault="00886F09">
      <w:pPr>
        <w:pStyle w:val="ListParagraph"/>
        <w:numPr>
          <w:ilvl w:val="0"/>
          <w:numId w:val="3"/>
        </w:numPr>
        <w:spacing w:before="40" w:after="40"/>
        <w:rPr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47378C71" w14:textId="10AA3000" w:rsidR="0031481F" w:rsidRDefault="0031481F">
      <w:pPr>
        <w:spacing w:before="80"/>
        <w:rPr/>
      </w:pPr>
    </w:p>
    <w:p w14:paraId="7AB6E680" w14:textId="77777777" w:rsidR="0031481F" w:rsidRDefault="00886F09">
      <w:pPr>
        <w:spacing w:before="180" w:after="40"/>
        <w:rPr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4BE1D089" w14:textId="77777777">
        <w:trPr>
          <w:ins w:id="88" w:author="Arthur Souza Rodrigues" w:date="2026-07-05T01:31:00Z" w16du:dateUtc="2026-07-05T05:3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31481F" w:rsidRDefault="00886F09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31481F" w:rsidRDefault="00886F09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397FC1FD" w14:textId="77777777" w:rsidR="00ED30A4" w:rsidRDefault="00ED30A4" w:rsidP="00ED30A4">
      <w:pPr>
        <w:spacing w:after="20"/>
        <w:rPr/>
      </w:pPr>
      <w:commentRangeStart w:id="94"/>
      <w:commentRangeStart w:id="95"/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7541DDC0" w14:textId="77777777" w:rsidR="00ED30A4" w:rsidRDefault="00ED30A4" w:rsidP="00ED30A4">
      <w:pPr>
        <w:spacing w:after="60"/>
        <w:rPr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7AE4FC97" w14:textId="77777777" w:rsidR="00ED30A4" w:rsidRDefault="00ED30A4" w:rsidP="00ED30A4">
      <w:pPr>
        <w:spacing w:after="60"/>
        <w:rPr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D30A4" w14:paraId="4B6B448F" w14:textId="77777777" w:rsidTr="00F14043">
        <w:trPr>
          <w:ins w:id="100" w:author="Arthur Souza Rodrigues" w:date="2026-07-05T01:31:00Z" w16du:dateUtc="2026-07-05T05:31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BB37FF" w14:textId="77777777" w:rsidR="00ED30A4" w:rsidRDefault="00ED30A4" w:rsidP="00F14043">
            <w:pPr>
              <w:rPr/>
            </w:pPr>
            <w:r>
              <w:rPr>
                <w:color w:val="64748B"/>
                <w:sz w:val="20"/>
                <w:szCs w:val="20"/>
              </w:rPr>
              <w:t xml:space="preserve">npm               </w:t>
            </w:r>
            <w:r>
              <w:fldChar w:fldCharType="begin"/>
            </w:r>
            <w:r>
              <w:instrText>HYPERLINK "https://www.npmjs.com/package/@eigenpal/docx-js-editor" \h</w:instrText>
            </w:r>
            <w:r>
              <w:fldChar w:fldCharType="separate"/>
            </w:r>
            <w:r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@eigenpal/docx-js-editor                 </w:t>
            </w:r>
            <w:r>
              <w:fldChar w:fldCharType="end"/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601750" w14:textId="77777777" w:rsidR="00ED30A4" w:rsidRDefault="00ED30A4" w:rsidP="00F14043">
            <w:pPr>
              <w:rPr/>
            </w:pPr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r>
              <w:fldChar w:fldCharType="begin"/>
            </w:r>
            <w:r>
              <w:instrText>HYPERLINK "https://github.com/eigenpal/docx-editor" \h</w:instrText>
            </w:r>
            <w:r>
              <w:fldChar w:fldCharType="separate"/>
            </w:r>
            <w:r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eigenpal/docx-editor                 </w:t>
            </w:r>
            <w:r>
              <w:fldChar w:fldCharType="end"/>
            </w:r>
          </w:p>
        </w:tc>
      </w:tr>
    </w:tbl>
    <w:p w14:paraId="6D31FC63" w14:textId="77777777" w:rsidR="00ED30A4" w:rsidRDefault="00ED30A4" w:rsidP="00ED30A4">
      <w:pPr>
        <w:pBdr>
          <w:bottom w:val="single" w:sz="3" w:space="4" w:color="E2E8F0"/>
        </w:pBdr>
        <w:spacing w:before="300" w:after="80"/>
        <w:rPr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31AC4505" w14:textId="14A5AF0A" w:rsidR="00ED30A4" w:rsidRDefault="00ED30A4" w:rsidP="00ED30A4">
      <w:pPr>
        <w:spacing w:before="60" w:after="60"/>
        <w:rPr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no backend required           , no document data leaving the client.         </w:t>
      </w:r>
    </w:p>
    <w:p w14:paraId="38E0AF9A" w14:textId="77777777" w:rsidR="00ED30A4" w:rsidRDefault="00ED30A4" w:rsidP="00ED30A4">
      <w:pPr>
        <w:spacing w:before="60"/>
        <w:rPr/>
      </w:pPr>
    </w:p>
    <w:p w14:paraId="1EBD782C" w14:textId="3338DC97" w:rsidR="00ED30A4" w:rsidRDefault="00ED30A4" w:rsidP="00ED30A4">
      <w:pPr>
        <w:spacing w:before="60" w:after="60"/>
        <w:rPr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This library skips it           — OOXML is the canonical format throughout.         </w:t>
      </w:r>
    </w:p>
    <w:p w14:paraId="65B7DF90" w14:textId="77777777" w:rsidR="00ED30A4" w:rsidRDefault="00ED30A4" w:rsidP="00ED30A4">
      <w:pPr>
        <w:spacing w:before="80"/>
        <w:rPr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30A4" w14:paraId="0547A64F" w14:textId="77777777" w:rsidTr="00F14043">
        <w:trPr>
          <w:ins w:id="113" w:author="Arthur Souza Rodrigues" w:date="2026-07-05T01:31:00Z" w16du:dateUtc="2026-07-05T05:3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087E43" w14:textId="77777777" w:rsidR="00ED30A4" w:rsidRDefault="00ED30A4" w:rsidP="00F14043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12E0C036" w14:textId="77777777" w:rsidR="00ED30A4" w:rsidRDefault="00ED30A4" w:rsidP="00F14043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lastRenderedPageBreak/>
              <w:t xml:space="preserve">import '@eigenpal/docx-js-editor/styles.css'               </w:t>
            </w:r>
          </w:p>
          <w:p w14:paraId="533A925C" w14:textId="77777777" w:rsidR="00ED30A4" w:rsidRDefault="00ED30A4" w:rsidP="00F14043">
            <w:pPr>
              <w:rPr/>
            </w:pPr>
          </w:p>
          <w:p w14:paraId="090DBCDA" w14:textId="77777777" w:rsidR="00ED30A4" w:rsidRDefault="00ED30A4" w:rsidP="00F14043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6F129A1C" w14:textId="77777777" w:rsidR="00ED30A4" w:rsidRDefault="00ED30A4" w:rsidP="00F14043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7AF16BD" w14:textId="77777777" w:rsidR="00ED30A4" w:rsidRDefault="00ED30A4" w:rsidP="00F14043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53082029" w14:textId="77777777" w:rsidR="00ED30A4" w:rsidRDefault="00ED30A4" w:rsidP="00F14043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79C69404" w14:textId="77777777" w:rsidR="00ED30A4" w:rsidRDefault="00ED30A4" w:rsidP="00F14043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2295676" w14:textId="77777777" w:rsidR="00ED30A4" w:rsidRDefault="00ED30A4" w:rsidP="00F14043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16E6D432" w14:textId="77777777" w:rsidR="00ED30A4" w:rsidRDefault="00ED30A4" w:rsidP="00F14043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30674826" w14:textId="77777777" w:rsidR="00ED30A4" w:rsidRDefault="00ED30A4" w:rsidP="00F14043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commentRangeEnd w:id="94"/>
    <w:p w14:paraId="28C3E9A3" w14:textId="77777777" w:rsidR="00ED30A4" w:rsidRDefault="00ED30A4" w:rsidP="00ED30A4">
      <w:pPr>
        <w:spacing w:before="160"/>
        <w:rPr/>
      </w:pPr>
      <w:r>
        <w:rPr>
          <w:rStyle w:val="CommentReference"/>
          <w:sz w:val="22"/>
          <w:szCs w:val="22"/>
        </w:rPr>
        <w:lastRenderedPageBreak/>
        <w:commentReference w:id="94"/>
      </w:r>
      <w:commentRangeEnd w:id="95"/>
      <w:r>
        <w:rPr>
          <w:rStyle w:val="CommentReference"/>
          <w:sz w:val="22"/>
          <w:szCs w:val="22"/>
        </w:rPr>
        <w:commentReference w:id="95"/>
      </w:r>
    </w:p>
    <w:p w14:paraId="124FBDF2" w14:textId="77777777" w:rsidR="00537FA1" w:rsidRDefault="00537FA1" w:rsidP="00537FA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1836B406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05A50C1F" w14:textId="77777777" w:rsidR="00537FA1" w:rsidRDefault="00537FA1" w:rsidP="00537FA1">
      <w:pPr>
        <w:spacing w:before="80"/>
      </w:pPr>
    </w:p>
    <w:p w14:paraId="27CEAEBF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3F1292AE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4691E704" w14:textId="77777777" w:rsidR="00537FA1" w:rsidRDefault="00537FA1" w:rsidP="00537FA1">
      <w:pPr>
        <w:spacing w:before="60"/>
      </w:pPr>
    </w:p>
    <w:p w14:paraId="66585B11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66AA9A7A" w14:textId="77777777" w:rsidR="00537FA1" w:rsidRDefault="00537FA1" w:rsidP="00537FA1">
      <w:pPr>
        <w:spacing w:before="80"/>
      </w:pPr>
    </w:p>
    <w:p w14:paraId="39F52B76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0D913259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Select text and click the floating button on the page edge to         </w:t>
      </w:r>
      <w:commentRangeStart w:id="137"/>
      <w:commentRangeStart w:id="138"/>
      <w:r>
        <w:rPr>
          <w:color w:val="0F172A"/>
        </w:rPr>
        <w:t xml:space="preserve">add a comment anchored to that selection         </w:t>
      </w:r>
      <w:commentRangeEnd w:id="138"/>
      <w:r w:rsidR="00ED30A4">
        <w:rPr>
          <w:rStyle w:val="CommentReference"/>
          <w:color w:val="0F172A"/>
          <w:sz w:val="22"/>
          <w:szCs w:val="22"/>
        </w:rPr>
        <w:commentReference w:id="138"/>
      </w:r>
      <w:commentRangeEnd w:id="137"/>
      <w:r>
        <w:rPr>
          <w:rStyle w:val="CommentReference"/>
          <w:color w:val="0F172A"/>
          <w:sz w:val="22"/>
          <w:szCs w:val="22"/>
        </w:rPr>
        <w:commentReference w:id="137"/>
      </w:r>
      <w:r>
        <w:rPr>
          <w:color w:val="0F172A"/>
        </w:rPr>
        <w:t xml:space="preserve">. A Google Docs-style sidebar shows threaded cards positioned at their anchor point in the document. Reply, resolve, reopen, or delete inline.         </w:t>
      </w:r>
    </w:p>
    <w:p w14:paraId="16454A10" w14:textId="77777777" w:rsidR="00537FA1" w:rsidRDefault="00537FA1" w:rsidP="00537FA1">
      <w:pPr>
        <w:spacing w:before="60"/>
      </w:pPr>
    </w:p>
    <w:p w14:paraId="7B371775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0B8BE6EF" w14:textId="77777777" w:rsidR="00537FA1" w:rsidRDefault="00537FA1" w:rsidP="00537FA1">
      <w:pPr>
        <w:spacing w:before="80"/>
      </w:pPr>
    </w:p>
    <w:p w14:paraId="112702DE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20A5C04A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11CE8EDB" w14:textId="77777777" w:rsidR="00537FA1" w:rsidRDefault="00537FA1" w:rsidP="00537FA1">
      <w:pPr>
        <w:spacing w:before="160"/>
      </w:pPr>
    </w:p>
    <w:p w14:paraId="3C4B3556" w14:textId="77777777" w:rsidR="00537FA1" w:rsidRDefault="00537FA1" w:rsidP="00537FA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C49EC8D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2B049B91" w14:textId="77777777" w:rsidR="00537FA1" w:rsidRDefault="00537FA1" w:rsidP="00537FA1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37FA1" w14:paraId="596F4427" w14:textId="77777777" w:rsidTr="00F14043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0C1F2" w14:textId="77777777" w:rsidR="00537FA1" w:rsidRDefault="00537FA1" w:rsidP="00F14043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D4A90" w14:textId="77777777" w:rsidR="00537FA1" w:rsidRDefault="00537FA1" w:rsidP="00F14043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2547F" w14:textId="77777777" w:rsidR="00537FA1" w:rsidRDefault="00537FA1" w:rsidP="00F14043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407258" w14:textId="77777777" w:rsidR="00537FA1" w:rsidRDefault="00537FA1" w:rsidP="00F14043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537FA1" w14:paraId="6A39F725" w14:textId="77777777" w:rsidTr="00F14043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C967020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2583AF0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DD9F5B0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DB31503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537FA1" w14:paraId="2E9E27D6" w14:textId="77777777" w:rsidTr="00F14043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CCB253A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85FF34B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055A31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C61CA63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537FA1" w14:paraId="283A8F36" w14:textId="77777777" w:rsidTr="00F14043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6AF77D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6A53979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9AA03C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02105C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537FA1" w14:paraId="5FA75A22" w14:textId="77777777" w:rsidTr="00F14043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94D2C5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D66CCB3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BC7AF8B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A62A08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537FA1" w14:paraId="513EB0FA" w14:textId="77777777" w:rsidTr="00F14043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239B37A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AA72316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8FA060B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C6A1ED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537FA1" w14:paraId="0B08F37B" w14:textId="77777777" w:rsidTr="00F14043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D184348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DA008A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5390D1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4E75DDF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537FA1" w14:paraId="60C04AA6" w14:textId="77777777" w:rsidTr="00F14043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1716363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5FEC587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9EC898F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26611A9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BFC9C5E" w14:textId="77777777" w:rsidR="00537FA1" w:rsidRDefault="00537FA1" w:rsidP="00537FA1">
      <w:pPr>
        <w:spacing w:before="80"/>
      </w:pPr>
    </w:p>
    <w:p w14:paraId="3507A8BA" w14:textId="77777777" w:rsidR="00537FA1" w:rsidRDefault="00537FA1" w:rsidP="00537FA1">
      <w:r>
        <w:br w:type="page"/>
      </w:r>
    </w:p>
    <w:p w14:paraId="01E0B49A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lastRenderedPageBreak/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FA1" w14:paraId="40AABC4F" w14:textId="77777777" w:rsidTr="00F14043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7D20EF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6F653203" w14:textId="77777777" w:rsidR="00537FA1" w:rsidRDefault="00537FA1" w:rsidP="00F14043"/>
          <w:p w14:paraId="183C8EFC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6646109E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28F86AA5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5D200F56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31F93674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7106F711" w14:textId="77777777" w:rsidR="00537FA1" w:rsidRDefault="00537FA1" w:rsidP="00537FA1">
      <w:pPr>
        <w:spacing w:before="160"/>
      </w:pPr>
    </w:p>
    <w:p w14:paraId="3341353F" w14:textId="77777777" w:rsidR="00537FA1" w:rsidRDefault="00537FA1" w:rsidP="00537FA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67A48548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Read         </w:t>
      </w:r>
      <w:hyperlink r:id="rId11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2D99FB5E" w14:textId="77777777" w:rsidR="00537FA1" w:rsidRDefault="00537FA1" w:rsidP="00537FA1">
      <w:pPr>
        <w:spacing w:before="60"/>
      </w:pPr>
    </w:p>
    <w:p w14:paraId="074D0152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303854CC" w14:textId="77777777" w:rsidR="00537FA1" w:rsidRDefault="00537FA1" w:rsidP="00537FA1">
      <w:pPr>
        <w:pStyle w:val="ListParagraph"/>
        <w:numPr>
          <w:ilvl w:val="0"/>
          <w:numId w:val="3"/>
        </w:numPr>
        <w:spacing w:before="40" w:after="40"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7C19DDD0" w14:textId="77777777" w:rsidR="00537FA1" w:rsidRDefault="00537FA1" w:rsidP="00537FA1">
      <w:pPr>
        <w:pStyle w:val="ListParagraph"/>
        <w:numPr>
          <w:ilvl w:val="0"/>
          <w:numId w:val="3"/>
        </w:numPr>
        <w:spacing w:before="40" w:after="40"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075F6E40" w14:textId="09864AE0" w:rsidR="00537FA1" w:rsidRDefault="00537FA1" w:rsidP="00537FA1">
      <w:pPr>
        <w:pStyle w:val="ListParagraph"/>
        <w:numPr>
          <w:ilvl w:val="0"/>
          <w:numId w:val="3"/>
        </w:numPr>
        <w:spacing w:before="40" w:after="40"/>
      </w:pPr>
      <w:r>
        <w:rPr>
          <w:color w:val="0F172A"/>
        </w:rPr>
        <w:t xml:space="preserve">Avoid intermediate HTML serialisation where possible.           </w:t>
      </w:r>
    </w:p>
    <w:p w14:paraId="73154020" w14:textId="77777777" w:rsidR="00537FA1" w:rsidRDefault="00537FA1" w:rsidP="00537FA1">
      <w:pPr>
        <w:pStyle w:val="ListParagraph"/>
        <w:numPr>
          <w:ilvl w:val="0"/>
          <w:numId w:val="3"/>
        </w:numPr>
        <w:spacing w:before="40" w:after="40"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1149F248" w14:textId="77777777" w:rsidR="00537FA1" w:rsidRDefault="00537FA1" w:rsidP="00537FA1">
      <w:pPr>
        <w:spacing w:before="80"/>
      </w:pPr>
    </w:p>
    <w:p w14:paraId="5CE061C9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FA1" w14:paraId="78CB61F2" w14:textId="77777777" w:rsidTr="00F14043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144D9D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50F24199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2D79792D" w14:textId="77777777" w:rsidR="00537FA1" w:rsidRDefault="00537FA1" w:rsidP="00537FA1">
      <w:pPr>
        <w:spacing w:before="200"/>
      </w:pPr>
    </w:p>
    <w:p w14:paraId="282A7B5B" w14:textId="77777777" w:rsidR="00537FA1" w:rsidRDefault="00537FA1" w:rsidP="00537FA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00CB1AE5" w14:textId="77777777" w:rsidR="00537FA1" w:rsidRDefault="00537FA1" w:rsidP="00537FA1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37FA1" w14:paraId="03E38437" w14:textId="77777777" w:rsidTr="00F14043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0AD36596" w14:textId="77777777" w:rsidR="00537FA1" w:rsidRDefault="00537FA1" w:rsidP="00F14043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6AECED47" w14:textId="77777777" w:rsidR="00537FA1" w:rsidRDefault="00537FA1" w:rsidP="00F14043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1E57B491" w14:textId="77777777" w:rsidR="00537FA1" w:rsidRDefault="00537FA1" w:rsidP="00F14043">
            <w:pPr>
              <w:pBdr>
                <w:bottom w:val="single" w:sz="3" w:space="1" w:color="E2E8F0"/>
              </w:pBdr>
              <w:spacing w:after="60"/>
            </w:pPr>
          </w:p>
          <w:p w14:paraId="25B6F2D2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68E3B73" w14:textId="77777777" w:rsidR="00537FA1" w:rsidRDefault="00537FA1" w:rsidP="00F14043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98BB0D3" w14:textId="77777777" w:rsidR="00537FA1" w:rsidRDefault="00537FA1" w:rsidP="00F14043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0F0B66D9" w14:textId="77777777" w:rsidR="00537FA1" w:rsidRDefault="00537FA1" w:rsidP="00F14043">
            <w:pPr>
              <w:pBdr>
                <w:bottom w:val="single" w:sz="3" w:space="1" w:color="E2E8F0"/>
              </w:pBdr>
              <w:spacing w:after="60"/>
            </w:pPr>
          </w:p>
          <w:p w14:paraId="43753E4A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4A53D19A" w14:textId="77777777" w:rsidR="00537FA1" w:rsidRDefault="00537FA1" w:rsidP="00537FA1"/>
    <w:p w14:paraId="4F6DDCB4" w14:textId="689A8600" w:rsidR="00BD6514" w:rsidRDefault="00BD6514">
      <w:pPr>
        <w:spacing w:before="200"/>
      </w:pPr>
    </w:p>
    <w:p w14:paraId="6D436C00" w14:textId="6FF0F000" w:rsidR="00BD6514" w:rsidRDefault="00886F09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4EE47BE2" w14:textId="77777777" w:rsidR="00BD6514" w:rsidRDefault="00BD6514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139" w:author="Arthur Souza Rodrigues" w:date="2026-07-05T01:31:00Z" w16du:dateUtc="2026-07-05T05:31:00Z">
          <w:tblPr>
            <w:tblW w:w="9360" w:type="dxa"/>
            <w:tblLook w:val="04A0" w:firstRow="1" w:lastRow="0" w:firstColumn="1" w:lastColumn="0" w:noHBand="0" w:noVBand="1"/>
          </w:tblPr>
        </w:tblPrChange>
      </w:tblPr>
      <w:tblGrid>
        <w:gridCol w:w="4680"/>
        <w:gridCol w:w="4680"/>
        <w:tblGridChange w:id="140">
          <w:tblGrid>
            <w:gridCol w:w="4680"/>
            <w:gridCol w:w="4680"/>
          </w:tblGrid>
        </w:tblGridChange>
      </w:tblGrid>
      <w:tr w:rsidR="00BD6514" w14:paraId="5DE5C4D6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  <w:tcPrChange w:id="141" w:author="Arthur Souza Rodrigues" w:date="2026-07-05T01:31:00Z" w16du:dateUtc="2026-07-05T05:31:00Z">
              <w:tcPr>
                <w:tcW w:w="4680" w:type="dxa"/>
                <w:tcMar>
                  <w:top w:w="80" w:type="dxa"/>
                  <w:left w:w="0" w:type="dxa"/>
                  <w:bottom w:w="80" w:type="dxa"/>
                  <w:right w:w="200" w:type="dxa"/>
                </w:tcMar>
              </w:tcPr>
            </w:tcPrChange>
          </w:tcPr>
          <w:p w14:paraId="4A295E97" w14:textId="45F16900" w:rsidR="00BD6514" w:rsidRDefault="00886F09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BD6514" w:rsidRDefault="00886F09">
            <w:pPr>
              <w:spacing w:after="320"/>
            </w:pPr>
            <w:r>
              <w:rPr>
                <w:color w:val="64748B"/>
                <w:sz w:val="20"/>
                <w:szCs w:val="20"/>
              </w:rPr>
              <w:lastRenderedPageBreak/>
              <w:t xml:space="preserve">Maintainer · eigenpal.com               </w:t>
            </w:r>
          </w:p>
          <w:p w14:paraId="574FD3C0" w14:textId="77777777" w:rsidR="00BD6514" w:rsidRDefault="00BD6514">
            <w:pPr>
              <w:pBdr>
                <w:bottom w:val="single" w:sz="3" w:space="1" w:color="E2E8F0"/>
              </w:pBdr>
              <w:spacing w:after="60"/>
            </w:pPr>
          </w:p>
          <w:p w14:paraId="3006A16A" w14:textId="77777777" w:rsidR="00BD6514" w:rsidRDefault="00886F09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  <w:tcPrChange w:id="142" w:author="Arthur Souza Rodrigues" w:date="2026-07-05T01:31:00Z" w16du:dateUtc="2026-07-05T05:31:00Z">
              <w:tcPr>
                <w:tcW w:w="4680" w:type="dxa"/>
                <w:tcMar>
                  <w:top w:w="80" w:type="dxa"/>
                  <w:left w:w="200" w:type="dxa"/>
                  <w:bottom w:w="80" w:type="dxa"/>
                  <w:right w:w="0" w:type="dxa"/>
                </w:tcMar>
              </w:tcPr>
            </w:tcPrChange>
          </w:tcPr>
          <w:p w14:paraId="079630FC" w14:textId="1E5E2600" w:rsidR="00BD6514" w:rsidRDefault="00886F09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lastRenderedPageBreak/>
              <w:t xml:space="preserve">Contributor               </w:t>
            </w:r>
          </w:p>
          <w:p w14:paraId="466A8EE4" w14:textId="23392000" w:rsidR="00BD6514" w:rsidRDefault="00886F09">
            <w:pPr>
              <w:spacing w:after="320"/>
            </w:pPr>
            <w:r>
              <w:rPr>
                <w:color w:val="64748B"/>
                <w:sz w:val="20"/>
                <w:szCs w:val="20"/>
              </w:rPr>
              <w:lastRenderedPageBreak/>
              <w:t xml:space="preserve">on behalf of the community               </w:t>
            </w:r>
          </w:p>
          <w:p w14:paraId="7B105400" w14:textId="77777777" w:rsidR="00BD6514" w:rsidRDefault="00BD6514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BD6514" w:rsidRDefault="00886F09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574FBFCE" w14:textId="77777777" w:rsidR="00536214" w:rsidRDefault="00536214"/>
    <w:sectPr w:rsidR="00536214">
      <w:headerReference w:type="default" r:id="rId12"/>
      <w:footerReference w:type="default" r:id="rId13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2" w:author="Arthur Souza Rodrigues" w:date="2026-07-04T23:17:00Z" w:initials="AS">
    <w:p w14:paraId="1BC5096D" w14:textId="77777777" w:rsidR="00ED30A4" w:rsidRDefault="00ED30A4" w:rsidP="00ED30A4">
      <w:r>
        <w:rPr>
          <w:rStyle w:val="CommentReference"/>
        </w:rPr>
        <w:annotationRef/>
      </w:r>
      <w:r>
        <w:rPr>
          <w:sz w:val="20"/>
          <w:szCs w:val="20"/>
        </w:rPr>
        <w:t>Horrible.</w:t>
      </w:r>
    </w:p>
  </w:comment>
  <w:comment w:id="13" w:author="Arthur Souza Rodrigues" w:date="2026-07-04T23:17:00Z" w:initials="AS">
    <w:p w14:paraId="0247F82F" w14:textId="77777777" w:rsidR="00ED30A4" w:rsidRDefault="00ED30A4" w:rsidP="00ED30A4">
      <w:r>
        <w:rPr>
          <w:rStyle w:val="CommentReference"/>
        </w:rPr>
        <w:annotationRef/>
      </w:r>
      <w:r>
        <w:rPr>
          <w:sz w:val="20"/>
          <w:szCs w:val="20"/>
        </w:rPr>
        <w:t>Terrible.</w:t>
      </w:r>
    </w:p>
  </w:comment>
  <w:comment w:id="24" w:author="User" w:date="2026-03-05T19:41:00Z" w:initials="">
    <w:p w14:paraId="4FDEEBBE" w14:textId="77777777" w:rsidR="0031481F" w:rsidRDefault="00886F09">
      <w:r>
        <w:rPr>
          <w:rStyle w:val="CommentReference"/>
        </w:rPr>
        <w:annotationRef/>
      </w:r>
      <w:r>
        <w:t xml:space="preserve">Just like that!         </w:t>
      </w:r>
    </w:p>
  </w:comment>
  <w:comment w:id="23" w:author="User" w:date="2026-03-05T19:41:00Z" w:initials="">
    <w:p w14:paraId="758E8A85" w14:textId="77777777" w:rsidR="00BD6514" w:rsidRDefault="00886F09">
      <w:r>
        <w:rPr>
          <w:rStyle w:val="CommentReference"/>
        </w:rPr>
        <w:annotationRef/>
      </w:r>
      <w:r>
        <w:t xml:space="preserve">Just like that!         </w:t>
      </w:r>
    </w:p>
  </w:comment>
  <w:comment w:id="94" w:author="Arthur Souza Rodrigues" w:date="2026-07-04T23:17:00Z" w:initials="AS">
    <w:p w14:paraId="64F77A48" w14:textId="77777777" w:rsidR="00ED30A4" w:rsidRDefault="00ED30A4" w:rsidP="00ED30A4">
      <w:r>
        <w:rPr>
          <w:rStyle w:val="CommentReference"/>
        </w:rPr>
        <w:annotationRef/>
      </w:r>
      <w:r>
        <w:rPr>
          <w:sz w:val="20"/>
          <w:szCs w:val="20"/>
        </w:rPr>
        <w:t>Horrible.</w:t>
      </w:r>
    </w:p>
  </w:comment>
  <w:comment w:id="95" w:author="Arthur Souza Rodrigues" w:date="2026-07-04T23:17:00Z" w:initials="AS">
    <w:p w14:paraId="051AFFD1" w14:textId="77777777" w:rsidR="00ED30A4" w:rsidRDefault="00ED30A4" w:rsidP="00ED30A4">
      <w:r>
        <w:rPr>
          <w:rStyle w:val="CommentReference"/>
        </w:rPr>
        <w:annotationRef/>
      </w:r>
      <w:r>
        <w:rPr>
          <w:sz w:val="20"/>
          <w:szCs w:val="20"/>
        </w:rPr>
        <w:t>Terrible.</w:t>
      </w:r>
    </w:p>
  </w:comment>
  <w:comment w:id="138" w:author="User" w:date="2026-03-05T19:41:00Z" w:initials="">
    <w:p w14:paraId="77D4985D" w14:textId="77777777" w:rsidR="00ED30A4" w:rsidRDefault="00ED30A4">
      <w:r>
        <w:rPr>
          <w:rStyle w:val="CommentReference"/>
        </w:rPr>
        <w:annotationRef/>
      </w:r>
      <w:r>
        <w:t xml:space="preserve">Just like that!         </w:t>
      </w:r>
    </w:p>
  </w:comment>
  <w:comment w:id="137" w:author="User" w:date="2026-03-05T19:41:00Z" w:initials="">
    <w:p w14:paraId="06841928" w14:textId="77777777" w:rsidR="00537FA1" w:rsidRDefault="00537FA1">
      <w:r>
        <w:rPr>
          <w:rStyle w:val="CommentReference"/>
        </w:rP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BC5096D" w15:done="0"/>
  <w15:commentEx w15:paraId="0247F82F" w15:paraIdParent="1BC5096D" w15:done="0"/>
  <w15:commentEx w15:paraId="4FDEEBBE" w15:done="0"/>
  <w15:commentEx w15:paraId="758E8A85" w15:done="0"/>
  <w15:commentEx w15:paraId="64F77A48" w15:done="0"/>
  <w15:commentEx w15:paraId="051AFFD1" w15:paraIdParent="64F77A48" w15:done="0"/>
  <w15:commentEx w15:paraId="77D4985D" w15:done="0"/>
  <w15:commentEx w15:paraId="0684192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424E444" w16cex:dateUtc="2026-07-05T03:17:00Z"/>
  <w16cex:commentExtensible w16cex:durableId="66E4D541" w16cex:dateUtc="2026-07-05T03:17:00Z"/>
  <w16cex:commentExtensible w16cex:durableId="1A9540E8" w16cex:dateUtc="2026-07-05T03:17:00Z"/>
  <w16cex:commentExtensible w16cex:durableId="2884D50F" w16cex:dateUtc="2026-07-05T03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BC5096D" w16cid:durableId="3424E444"/>
  <w16cid:commentId w16cid:paraId="0247F82F" w16cid:durableId="66E4D541"/>
  <w16cid:commentId w16cid:paraId="4FDEEBBE" w16cid:durableId="2ABC19CA"/>
  <w16cid:commentId w16cid:paraId="758E8A85" w16cid:durableId="758E8A85"/>
  <w16cid:commentId w16cid:paraId="64F77A48" w16cid:durableId="1A9540E8"/>
  <w16cid:commentId w16cid:paraId="051AFFD1" w16cid:durableId="2884D50F"/>
  <w16cid:commentId w16cid:paraId="77D4985D" w16cid:durableId="306040C7"/>
  <w16cid:commentId w16cid:paraId="06841928" w16cid:durableId="4FDEEB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4EA6CB6" w14:textId="77777777" w:rsidR="00886F09" w:rsidRDefault="00886F09">
      <w:r>
        <w:separator/>
      </w:r>
    </w:p>
  </w:endnote>
  <w:endnote w:type="continuationSeparator" w:id="0">
    <w:p w14:paraId="2D9449EA" w14:textId="77777777" w:rsidR="00886F09" w:rsidRDefault="00886F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946E24" w14:textId="77777777" w:rsidR="00BD6514" w:rsidRDefault="00886F09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 w:rsidR="00BD6514"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56BD9AC" w14:textId="77777777" w:rsidR="00886F09" w:rsidRDefault="00886F09">
      <w:r>
        <w:separator/>
      </w:r>
    </w:p>
  </w:footnote>
  <w:footnote w:type="continuationSeparator" w:id="0">
    <w:p w14:paraId="73B3DFAD" w14:textId="77777777" w:rsidR="00886F09" w:rsidRDefault="00886F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32F390" w14:textId="77777777" w:rsidR="00BD6514" w:rsidRDefault="00886F09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5B7B4A3B"/>
    <w:multiLevelType w:val="hybridMultilevel"/>
    <w:tmpl w:val="85B4DB7E"/>
    <w:lvl w:ilvl="0" w:tplc="180624C2">
      <w:start w:val="1"/>
      <w:numFmt w:val="bullet"/>
      <w:lvlText w:val="●"/>
      <w:lvlJc w:val="left"/>
      <w:pPr>
        <w:ind w:left="720" w:hanging="360"/>
      </w:pPr>
    </w:lvl>
    <w:lvl w:ilvl="1" w:tplc="933E2D14">
      <w:start w:val="1"/>
      <w:numFmt w:val="bullet"/>
      <w:lvlText w:val="○"/>
      <w:lvlJc w:val="left"/>
      <w:pPr>
        <w:ind w:left="1440" w:hanging="360"/>
      </w:pPr>
    </w:lvl>
    <w:lvl w:ilvl="2" w:tplc="D2583530">
      <w:start w:val="1"/>
      <w:numFmt w:val="bullet"/>
      <w:lvlText w:val="■"/>
      <w:lvlJc w:val="left"/>
      <w:pPr>
        <w:ind w:left="2160" w:hanging="360"/>
      </w:pPr>
    </w:lvl>
    <w:lvl w:ilvl="3" w:tplc="FD881762">
      <w:start w:val="1"/>
      <w:numFmt w:val="bullet"/>
      <w:lvlText w:val="●"/>
      <w:lvlJc w:val="left"/>
      <w:pPr>
        <w:ind w:left="2880" w:hanging="360"/>
      </w:pPr>
    </w:lvl>
    <w:lvl w:ilvl="4" w:tplc="532C43CE">
      <w:start w:val="1"/>
      <w:numFmt w:val="bullet"/>
      <w:lvlText w:val="○"/>
      <w:lvlJc w:val="left"/>
      <w:pPr>
        <w:ind w:left="3600" w:hanging="360"/>
      </w:pPr>
    </w:lvl>
    <w:lvl w:ilvl="5" w:tplc="85F22CBE">
      <w:start w:val="1"/>
      <w:numFmt w:val="bullet"/>
      <w:lvlText w:val="■"/>
      <w:lvlJc w:val="left"/>
      <w:pPr>
        <w:ind w:left="4320" w:hanging="360"/>
      </w:pPr>
    </w:lvl>
    <w:lvl w:ilvl="6" w:tplc="FDAA04B2">
      <w:start w:val="1"/>
      <w:numFmt w:val="bullet"/>
      <w:lvlText w:val="●"/>
      <w:lvlJc w:val="left"/>
      <w:pPr>
        <w:ind w:left="5040" w:hanging="360"/>
      </w:pPr>
    </w:lvl>
    <w:lvl w:ilvl="7" w:tplc="6D829BDC">
      <w:start w:val="1"/>
      <w:numFmt w:val="bullet"/>
      <w:lvlText w:val="●"/>
      <w:lvlJc w:val="left"/>
      <w:pPr>
        <w:ind w:left="5760" w:hanging="360"/>
      </w:pPr>
    </w:lvl>
    <w:lvl w:ilvl="8" w:tplc="E8E8AED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CE016C"/>
    <w:multiLevelType w:val="hybridMultilevel"/>
    <w:tmpl w:val="84D8BE80"/>
    <w:lvl w:ilvl="0" w:tplc="E9F4E82C">
      <w:start w:val="1"/>
      <w:numFmt w:val="bullet"/>
      <w:lvlText w:val="●"/>
      <w:lvlJc w:val="left"/>
      <w:pPr>
        <w:ind w:left="720" w:hanging="360"/>
      </w:pPr>
    </w:lvl>
    <w:lvl w:ilvl="1" w:tplc="9B7EC1C0">
      <w:start w:val="1"/>
      <w:numFmt w:val="bullet"/>
      <w:lvlText w:val="○"/>
      <w:lvlJc w:val="left"/>
      <w:pPr>
        <w:ind w:left="1440" w:hanging="360"/>
      </w:pPr>
    </w:lvl>
    <w:lvl w:ilvl="2" w:tplc="89D649BA">
      <w:start w:val="1"/>
      <w:numFmt w:val="bullet"/>
      <w:lvlText w:val="■"/>
      <w:lvlJc w:val="left"/>
      <w:pPr>
        <w:ind w:left="2160" w:hanging="360"/>
      </w:pPr>
    </w:lvl>
    <w:lvl w:ilvl="3" w:tplc="E938ABF2">
      <w:start w:val="1"/>
      <w:numFmt w:val="bullet"/>
      <w:lvlText w:val="●"/>
      <w:lvlJc w:val="left"/>
      <w:pPr>
        <w:ind w:left="2880" w:hanging="360"/>
      </w:pPr>
    </w:lvl>
    <w:lvl w:ilvl="4" w:tplc="DD4C5244">
      <w:start w:val="1"/>
      <w:numFmt w:val="bullet"/>
      <w:lvlText w:val="○"/>
      <w:lvlJc w:val="left"/>
      <w:pPr>
        <w:ind w:left="3600" w:hanging="360"/>
      </w:pPr>
    </w:lvl>
    <w:lvl w:ilvl="5" w:tplc="4FD28BD0">
      <w:start w:val="1"/>
      <w:numFmt w:val="bullet"/>
      <w:lvlText w:val="■"/>
      <w:lvlJc w:val="left"/>
      <w:pPr>
        <w:ind w:left="4320" w:hanging="360"/>
      </w:pPr>
    </w:lvl>
    <w:lvl w:ilvl="6" w:tplc="16EA4DC4">
      <w:start w:val="1"/>
      <w:numFmt w:val="bullet"/>
      <w:lvlText w:val="●"/>
      <w:lvlJc w:val="left"/>
      <w:pPr>
        <w:ind w:left="5040" w:hanging="360"/>
      </w:pPr>
    </w:lvl>
    <w:lvl w:ilvl="7" w:tplc="E3327240">
      <w:start w:val="1"/>
      <w:numFmt w:val="bullet"/>
      <w:lvlText w:val="●"/>
      <w:lvlJc w:val="left"/>
      <w:pPr>
        <w:ind w:left="5760" w:hanging="360"/>
      </w:pPr>
    </w:lvl>
    <w:lvl w:ilvl="8" w:tplc="8BCEC93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DCC6924"/>
    <w:multiLevelType w:val="hybridMultilevel"/>
    <w:tmpl w:val="D128A15E"/>
    <w:lvl w:ilvl="0" w:tplc="3AA681A8">
      <w:start w:val="1"/>
      <w:numFmt w:val="bullet"/>
      <w:lvlText w:val="–"/>
      <w:lvlJc w:val="left"/>
      <w:pPr>
        <w:ind w:left="640" w:hanging="320"/>
      </w:pPr>
    </w:lvl>
    <w:lvl w:ilvl="1" w:tplc="8F622066">
      <w:numFmt w:val="decimal"/>
      <w:lvlText w:val=""/>
      <w:lvlJc w:val="left"/>
    </w:lvl>
    <w:lvl w:ilvl="2" w:tplc="45C8858E">
      <w:numFmt w:val="decimal"/>
      <w:lvlText w:val=""/>
      <w:lvlJc w:val="left"/>
    </w:lvl>
    <w:lvl w:ilvl="3" w:tplc="3F9A4C2A">
      <w:numFmt w:val="decimal"/>
      <w:lvlText w:val=""/>
      <w:lvlJc w:val="left"/>
    </w:lvl>
    <w:lvl w:ilvl="4" w:tplc="4B94F416">
      <w:numFmt w:val="decimal"/>
      <w:lvlText w:val=""/>
      <w:lvlJc w:val="left"/>
    </w:lvl>
    <w:lvl w:ilvl="5" w:tplc="7672881A">
      <w:numFmt w:val="decimal"/>
      <w:lvlText w:val=""/>
      <w:lvlJc w:val="left"/>
    </w:lvl>
    <w:lvl w:ilvl="6" w:tplc="B3600C44">
      <w:numFmt w:val="decimal"/>
      <w:lvlText w:val=""/>
      <w:lvlJc w:val="left"/>
    </w:lvl>
    <w:lvl w:ilvl="7" w:tplc="FCFCFB3E">
      <w:numFmt w:val="decimal"/>
      <w:lvlText w:val=""/>
      <w:lvlJc w:val="left"/>
    </w:lvl>
    <w:lvl w:ilvl="8" w:tplc="179AD280">
      <w:numFmt w:val="decimal"/>
      <w:lvlText w:val=""/>
      <w:lvlJc w:val="left"/>
    </w:lvl>
  </w:abstractNum>
  <w:num w:numId="1" w16cid:durableId="669524346">
    <w:abstractNumId w:val="1"/>
    <w:lvlOverride w:ilvl="0">
      <w:startOverride w:val="1"/>
    </w:lvlOverride>
  </w:num>
  <w:num w:numId="2" w16cid:durableId="914239016">
    <w:abstractNumId w:val="3"/>
    <w:lvlOverride w:ilvl="0">
      <w:startOverride w:val="1"/>
    </w:lvlOverride>
  </w:num>
  <w:num w:numId="3" w16cid:durableId="1473253948">
    <w:abstractNumId w:val="0"/>
    <w:lvlOverride w:ilvl="0">
      <w:startOverride w:val="1"/>
    </w:lvlOverride>
  </w:num>
  <w:num w:numId="4" w16cid:durableId="781920468">
    <w:abstractNumId w:val="2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514"/>
    <w:rsid w:val="001076AE"/>
    <w:rsid w:val="0031481F"/>
    <w:rsid w:val="00336008"/>
    <w:rsid w:val="004320DA"/>
    <w:rsid w:val="005115D6"/>
    <w:rsid w:val="00536214"/>
    <w:rsid w:val="00537FA1"/>
    <w:rsid w:val="007B7001"/>
    <w:rsid w:val="00886F09"/>
    <w:rsid w:val="00A337E2"/>
    <w:rsid w:val="00A37AC8"/>
    <w:rsid w:val="00AC4726"/>
    <w:rsid w:val="00BD6514"/>
    <w:rsid w:val="00BF0F5F"/>
    <w:rsid w:val="00DC2887"/>
    <w:rsid w:val="00DD7B63"/>
    <w:rsid w:val="00E84C52"/>
    <w:rsid w:val="00ED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2B75FE0-50BD-D247-9EB0-C07E6734E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  <w:pPrChange w:id="0" w:author="Arthur Souza Rodrigues" w:date="2026-07-05T01:31:00Z">
        <w:pPr>
          <w:outlineLvl w:val="0"/>
        </w:pPr>
      </w:pPrChange>
    </w:pPr>
    <w:rPr>
      <w:color w:val="2E74B5"/>
      <w:sz w:val="32"/>
      <w:szCs w:val="32"/>
      <w:rPrChange w:id="0" w:author="Arthur Souza Rodrigues" w:date="2026-07-05T01:31:00Z">
        <w:rPr>
          <w:rFonts w:ascii="Inter" w:eastAsia="Inter" w:hAnsi="Inter" w:cs="Inter"/>
          <w:color w:val="2E74B5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uiPriority w:val="9"/>
    <w:semiHidden/>
    <w:unhideWhenUsed/>
    <w:qFormat/>
    <w:pPr>
      <w:outlineLvl w:val="1"/>
      <w:pPrChange w:id="1" w:author="Arthur Souza Rodrigues" w:date="2026-07-05T01:31:00Z">
        <w:pPr>
          <w:outlineLvl w:val="1"/>
        </w:pPr>
      </w:pPrChange>
    </w:pPr>
    <w:rPr>
      <w:color w:val="2E74B5"/>
      <w:sz w:val="26"/>
      <w:szCs w:val="26"/>
      <w:rPrChange w:id="1" w:author="Arthur Souza Rodrigues" w:date="2026-07-05T01:31:00Z">
        <w:rPr>
          <w:rFonts w:ascii="Inter" w:eastAsia="Inter" w:hAnsi="Inter" w:cs="Inter"/>
          <w:color w:val="2E74B5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uiPriority w:val="9"/>
    <w:semiHidden/>
    <w:unhideWhenUsed/>
    <w:qFormat/>
    <w:pPr>
      <w:outlineLvl w:val="2"/>
      <w:pPrChange w:id="2" w:author="Arthur Souza Rodrigues" w:date="2026-07-05T01:31:00Z">
        <w:pPr>
          <w:outlineLvl w:val="2"/>
        </w:pPr>
      </w:pPrChange>
    </w:pPr>
    <w:rPr>
      <w:color w:val="1F4D78"/>
      <w:sz w:val="24"/>
      <w:szCs w:val="24"/>
      <w:rPrChange w:id="2" w:author="Arthur Souza Rodrigues" w:date="2026-07-05T01:31:00Z">
        <w:rPr>
          <w:rFonts w:ascii="Inter" w:eastAsia="Inter" w:hAnsi="Inter" w:cs="Inter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uiPriority w:val="9"/>
    <w:semiHidden/>
    <w:unhideWhenUsed/>
    <w:qFormat/>
    <w:pPr>
      <w:outlineLvl w:val="3"/>
      <w:pPrChange w:id="3" w:author="Arthur Souza Rodrigues" w:date="2026-07-05T01:31:00Z">
        <w:pPr>
          <w:outlineLvl w:val="3"/>
        </w:pPr>
      </w:pPrChange>
    </w:pPr>
    <w:rPr>
      <w:i/>
      <w:iCs/>
      <w:color w:val="2E74B5"/>
      <w:rPrChange w:id="3" w:author="Arthur Souza Rodrigues" w:date="2026-07-05T01:31:00Z">
        <w:rPr>
          <w:rFonts w:ascii="Inter" w:eastAsia="Inter" w:hAnsi="Inter" w:cs="Inter"/>
          <w:i/>
          <w:iCs/>
          <w:color w:val="2E74B5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uiPriority w:val="9"/>
    <w:semiHidden/>
    <w:unhideWhenUsed/>
    <w:qFormat/>
    <w:pPr>
      <w:outlineLvl w:val="4"/>
      <w:pPrChange w:id="4" w:author="Arthur Souza Rodrigues" w:date="2026-07-05T01:31:00Z">
        <w:pPr>
          <w:outlineLvl w:val="4"/>
        </w:pPr>
      </w:pPrChange>
    </w:pPr>
    <w:rPr>
      <w:color w:val="2E74B5"/>
      <w:rPrChange w:id="4" w:author="Arthur Souza Rodrigues" w:date="2026-07-05T01:31:00Z">
        <w:rPr>
          <w:rFonts w:ascii="Inter" w:eastAsia="Inter" w:hAnsi="Inter" w:cs="Inter"/>
          <w:color w:val="2E74B5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uiPriority w:val="9"/>
    <w:semiHidden/>
    <w:unhideWhenUsed/>
    <w:qFormat/>
    <w:pPr>
      <w:outlineLvl w:val="5"/>
      <w:pPrChange w:id="5" w:author="Arthur Souza Rodrigues" w:date="2026-07-05T01:31:00Z">
        <w:pPr>
          <w:outlineLvl w:val="5"/>
        </w:pPr>
      </w:pPrChange>
    </w:pPr>
    <w:rPr>
      <w:color w:val="1F4D78"/>
      <w:rPrChange w:id="5" w:author="Arthur Souza Rodrigues" w:date="2026-07-05T01:31:00Z">
        <w:rPr>
          <w:rFonts w:ascii="Inter" w:eastAsia="Inter" w:hAnsi="Inter" w:cs="Inter"/>
          <w:color w:val="1F4D7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pPrChange w:id="6" w:author="Arthur Souza Rodrigues" w:date="2026-07-05T01:31:00Z">
        <w:pPr/>
      </w:pPrChange>
    </w:pPr>
    <w:rPr>
      <w:sz w:val="56"/>
      <w:szCs w:val="56"/>
      <w:rPrChange w:id="6" w:author="Arthur Souza Rodrigues" w:date="2026-07-05T01:31:00Z">
        <w:rPr>
          <w:rFonts w:ascii="Inter" w:eastAsia="Inter" w:hAnsi="Inter" w:cs="Inter"/>
          <w:sz w:val="56"/>
          <w:szCs w:val="56"/>
          <w:lang w:val="en-US" w:eastAsia="en-US" w:bidi="ar-SA"/>
        </w:rPr>
      </w:rPrChange>
    </w:rPr>
  </w:style>
  <w:style w:type="paragraph" w:customStyle="1" w:styleId="Strong1">
    <w:name w:val="Strong1"/>
    <w:qFormat/>
    <w:pPr>
      <w:pPrChange w:id="7" w:author="Arthur Souza Rodrigues" w:date="2026-07-05T01:31:00Z">
        <w:pPr/>
      </w:pPrChange>
    </w:pPr>
    <w:rPr>
      <w:b/>
      <w:bCs/>
      <w:rPrChange w:id="7" w:author="Arthur Souza Rodrigues" w:date="2026-07-05T01:31:00Z">
        <w:rPr>
          <w:rFonts w:ascii="Inter" w:eastAsia="Inter" w:hAnsi="Inter" w:cs="Inter"/>
          <w:b/>
          <w:bCs/>
          <w:sz w:val="22"/>
          <w:szCs w:val="22"/>
          <w:lang w:val="en-US" w:eastAsia="en-US" w:bidi="ar-SA"/>
        </w:rPr>
      </w:rPrChange>
    </w:rPr>
  </w:style>
  <w:style w:type="paragraph" w:styleId="ListParagraph">
    <w:name w:val="List Paragraph"/>
    <w:qFormat/>
    <w:pPr>
      <w:pPrChange w:id="8" w:author="Arthur Souza Rodrigues" w:date="2026-07-05T01:31:00Z">
        <w:pPr/>
      </w:pPrChange>
    </w:pPr>
    <w:rPr>
      <w:rPrChange w:id="8" w:author="Arthur Souza Rodrigues" w:date="2026-07-05T01:31:00Z">
        <w:rPr>
          <w:rFonts w:ascii="Inter" w:eastAsia="Inter" w:hAnsi="Inter" w:cs="Inter"/>
          <w:sz w:val="22"/>
          <w:szCs w:val="22"/>
          <w:lang w:val="en-US" w:eastAsia="en-US" w:bidi="ar-SA"/>
        </w:rPr>
      </w:rPrChange>
    </w:rPr>
  </w:style>
  <w:style w:type="character" w:styleId="Hyperlink">
    <w:name w:val="Hyperlink"/>
    <w:uiPriority w:val="99"/>
    <w:unhideWhenUsed/>
    <w:rPr>
      <w:color w:val="0563C1"/>
      <w:u w:val="single"/>
      <w:rPrChange w:id="9" w:author="Arthur Souza Rodrigues" w:date="2026-07-05T01:31:00Z">
        <w:rPr>
          <w:color w:val="0563C1"/>
          <w:u w:val="single"/>
        </w:rPr>
      </w:rPrChange>
    </w:rPr>
  </w:style>
  <w:style w:type="character" w:styleId="FootnoteReference">
    <w:name w:val="footnote reference"/>
    <w:uiPriority w:val="99"/>
    <w:semiHidden/>
    <w:unhideWhenUsed/>
    <w:rPr>
      <w:vertAlign w:val="superscript"/>
      <w:rPrChange w:id="10" w:author="Arthur Souza Rodrigues" w:date="2026-07-05T01:31:00Z">
        <w:rPr>
          <w:vertAlign w:val="superscript"/>
        </w:rPr>
      </w:rPrChange>
    </w:rPr>
  </w:style>
  <w:style w:type="paragraph" w:styleId="FootnoteText">
    <w:name w:val="footnote text"/>
    <w:link w:val="FootnoteTextChar"/>
    <w:uiPriority w:val="99"/>
    <w:semiHidden/>
    <w:unhideWhenUsed/>
    <w:pPr>
      <w:pPrChange w:id="11" w:author="Arthur Souza Rodrigues" w:date="2026-07-05T01:31:00Z">
        <w:pPr/>
      </w:pPrChange>
    </w:pPr>
    <w:rPr>
      <w:sz w:val="20"/>
      <w:szCs w:val="20"/>
      <w:rPrChange w:id="11" w:author="Arthur Souza Rodrigues" w:date="2026-07-05T01:31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Revision">
    <w:name w:val="Revision"/>
    <w:hidden/>
    <w:uiPriority w:val="99"/>
    <w:semiHidden/>
    <w:rsid w:val="00537FA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47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472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eigenpal/docx-editor/blob/main/docs/PLUGINS.md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1590</Words>
  <Characters>9064</Characters>
  <Application>Microsoft Office Word</Application>
  <DocSecurity>0</DocSecurity>
  <Lines>75</Lines>
  <Paragraphs>21</Paragraphs>
  <ScaleCrop>false</ScaleCrop>
  <Company/>
  <LinksUpToDate>false</LinksUpToDate>
  <CharactersWithSpaces>10633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1</cp:revision>
  <dcterms:created xsi:type="dcterms:W3CDTF">2026-05-10T03:23:00Z</dcterms:created>
  <dcterms:modified xsi:type="dcterms:W3CDTF">2026-07-05T05:31:00Z</dcterms:modified>
</cp:coreProperties>
</file>