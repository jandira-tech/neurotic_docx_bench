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9474C0" w:rsidRDefault="00F37201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178967E5" w14:textId="77777777" w:rsidR="009474C0" w:rsidRDefault="00F37201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9474C0" w:rsidRDefault="009474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3" w:author="Arthur Souza Rodrigues" w:date="2026-07-05T01:31:00Z" w16du:dateUtc="2026-07-05T05:31:00Z">
          <w:tblPr>
            <w:tblW w:w="9360" w:type="dxa"/>
            <w:tblInd w:w="-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4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5A7DA2" w14:paraId="1A89EAD2" w14:textId="77777777">
        <w:trPr>
          <w:trPrChange w:id="15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6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7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35CA5ABA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06418248" w14:textId="77777777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15A850AF" w:rsidR="009474C0" w:rsidRDefault="00F37201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9474C0" w:rsidRDefault="009474C0">
      <w:pPr>
        <w:spacing w:before="60"/>
      </w:pPr>
    </w:p>
    <w:p w14:paraId="28B83400" w14:textId="752BFC26" w:rsidR="009474C0" w:rsidRDefault="00F37201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17EA1849" w14:textId="77777777" w:rsidR="009474C0" w:rsidRDefault="009474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8" w:author="Arthur Souza Rodrigues" w:date="2026-07-05T01:31:00Z" w16du:dateUtc="2026-07-05T05:31:00Z">
          <w:tblPr>
            <w:tblW w:w="9360" w:type="dxa"/>
            <w:tblInd w:w="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9360"/>
        <w:tblGridChange w:id="19">
          <w:tblGrid>
            <w:gridCol w:w="5"/>
            <w:gridCol w:w="9355"/>
            <w:gridCol w:w="5"/>
          </w:tblGrid>
        </w:tblGridChange>
      </w:tblGrid>
      <w:tr w:rsidR="005A7DA2" w14:paraId="45EA9227" w14:textId="77777777">
        <w:trPr>
          <w:trPrChange w:id="20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1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41FF92A1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5B62361B" w14:textId="6D263800" w:rsidR="009474C0" w:rsidRDefault="009474C0"/>
          <w:p w14:paraId="567EA400" w14:textId="30A681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F47C02C" w14:textId="1F1832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5AC5121E" w14:textId="4854BC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49A0A538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561DF88B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9474C0" w:rsidRDefault="009474C0">
      <w:pPr>
        <w:spacing w:before="160"/>
      </w:pPr>
    </w:p>
    <w:p w14:paraId="124B2800" w14:textId="77777777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9474C0" w:rsidRDefault="00F3720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9474C0" w:rsidRDefault="009474C0">
      <w:pPr>
        <w:spacing w:before="80"/>
      </w:pPr>
    </w:p>
    <w:p w14:paraId="738EC8D8" w14:textId="15C85C00" w:rsidR="009474C0" w:rsidRDefault="00F3720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9474C0" w:rsidRDefault="00F3720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05126CC" w14:textId="78C5FE00" w:rsidR="009474C0" w:rsidRDefault="009474C0">
      <w:pPr>
        <w:spacing w:before="60"/>
      </w:pPr>
    </w:p>
    <w:p w14:paraId="2228E200" w14:textId="40AC8A00" w:rsidR="009474C0" w:rsidRDefault="00F3720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9474C0" w:rsidRDefault="009474C0">
      <w:pPr>
        <w:spacing w:before="80"/>
      </w:pPr>
    </w:p>
    <w:p w14:paraId="5E3FB6DC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6D9A0B1" w14:textId="2F40A200" w:rsidR="009474C0" w:rsidRDefault="00F37201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9474C0" w:rsidRDefault="009474C0">
      <w:pPr>
        <w:spacing w:before="60"/>
      </w:pPr>
    </w:p>
    <w:p w14:paraId="4E5B52AD" w14:textId="255A2400" w:rsidR="009474C0" w:rsidRDefault="00F3720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9474C0" w:rsidRDefault="009474C0">
      <w:pPr>
        <w:spacing w:before="80"/>
      </w:pPr>
    </w:p>
    <w:p w14:paraId="07D0CE00" w14:textId="0F7CE400" w:rsidR="009474C0" w:rsidRDefault="00F3720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4848B882" w14:textId="77777777" w:rsidR="009474C0" w:rsidRDefault="00F3720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198958F" w14:textId="7A256D00" w:rsidR="009474C0" w:rsidRDefault="009474C0">
      <w:pPr>
        <w:spacing w:before="160"/>
      </w:pPr>
    </w:p>
    <w:p w14:paraId="467B1700" w14:textId="00AE9C00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9474C0" w:rsidRDefault="00F3720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9474C0" w:rsidRDefault="009474C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24" w:author="Arthur Souza Rodrigues" w:date="2026-07-05T01:31:00Z" w16du:dateUtc="2026-07-05T05:31:00Z">
          <w:tblPr>
            <w:tblW w:w="9360" w:type="dxa"/>
            <w:tblInd w:w="-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885"/>
        <w:gridCol w:w="1715"/>
        <w:gridCol w:w="965"/>
        <w:gridCol w:w="4795"/>
        <w:tblGridChange w:id="25">
          <w:tblGrid>
            <w:gridCol w:w="4"/>
            <w:gridCol w:w="1881"/>
            <w:gridCol w:w="4"/>
            <w:gridCol w:w="1711"/>
            <w:gridCol w:w="4"/>
            <w:gridCol w:w="961"/>
            <w:gridCol w:w="4"/>
            <w:gridCol w:w="4791"/>
            <w:gridCol w:w="4"/>
          </w:tblGrid>
        </w:tblGridChange>
      </w:tblGrid>
      <w:tr w:rsidR="005A7DA2" w14:paraId="37713374" w14:textId="77777777">
        <w:trPr>
          <w:trPrChange w:id="2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7" w:author="Arthur Souza Rodrigues" w:date="2026-07-05T01:31:00Z" w16du:dateUtc="2026-07-05T05:31:00Z">
              <w:tcPr>
                <w:tcW w:w="188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4FF7B48C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8" w:author="Arthur Souza Rodrigues" w:date="2026-07-05T01:31:00Z" w16du:dateUtc="2026-07-05T05:31:00Z">
              <w:tcPr>
                <w:tcW w:w="171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9" w:author="Arthur Souza Rodrigues" w:date="2026-07-05T01:31:00Z" w16du:dateUtc="2026-07-05T05:31:00Z">
              <w:tcPr>
                <w:tcW w:w="96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528718BA" w14:textId="77777777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0" w:author="Arthur Souza Rodrigues" w:date="2026-07-05T01:31:00Z" w16du:dateUtc="2026-07-05T05:31:00Z">
              <w:tcPr>
                <w:tcW w:w="479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9474C0" w:rsidRDefault="00F37201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A7DA2" w14:paraId="16A38973" w14:textId="77777777">
        <w:trPr>
          <w:trPrChange w:id="3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58F8432" w14:textId="29548C00" w:rsidR="009474C0" w:rsidRDefault="00F37201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A7DA2" w14:paraId="20522F68" w14:textId="77777777">
        <w:trPr>
          <w:trPrChange w:id="3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7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8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B6DFCF9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9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DABD1C6" w14:textId="77777777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0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A7DA2" w14:paraId="49D3EEF4" w14:textId="77777777">
        <w:trPr>
          <w:trPrChange w:id="4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FDC278" w14:textId="321050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C42DB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D415F5B" w14:textId="4BB7A7B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9474C0" w:rsidRDefault="00F37201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A7DA2" w14:paraId="5138685F" w14:textId="77777777">
        <w:trPr>
          <w:trPrChange w:id="4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7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8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313C818E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9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0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89B01A9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A7DA2" w14:paraId="7F01496D" w14:textId="77777777">
        <w:trPr>
          <w:trPrChange w:id="5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C91B10A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A7DA2" w14:paraId="7335E6C0" w14:textId="77777777">
        <w:trPr>
          <w:trPrChange w:id="56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7" w:author="Arthur Souza Rodrigues" w:date="2026-07-05T01:31:00Z" w16du:dateUtc="2026-07-05T05:3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3FCAC50" w14:textId="7DC08600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8" w:author="Arthur Souza Rodrigues" w:date="2026-07-05T01:31:00Z" w16du:dateUtc="2026-07-05T05:3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9" w:author="Arthur Souza Rodrigues" w:date="2026-07-05T01:31:00Z" w16du:dateUtc="2026-07-05T05:3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0E969A0" w14:textId="39B43C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0" w:author="Arthur Souza Rodrigues" w:date="2026-07-05T01:31:00Z" w16du:dateUtc="2026-07-05T05:3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B898271" w14:textId="2C0BBC80" w:rsidR="009474C0" w:rsidRDefault="00F37201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A7DA2" w14:paraId="02EFF51B" w14:textId="77777777">
        <w:trPr>
          <w:trPrChange w:id="61" w:author="Arthur Souza Rodrigues" w:date="2026-07-05T01:31:00Z" w16du:dateUtc="2026-07-05T05:31:00Z">
            <w:trPr>
              <w:gridAfter w:val="0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2" w:author="Arthur Souza Rodrigues" w:date="2026-07-05T01:31:00Z" w16du:dateUtc="2026-07-05T05:3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9474C0" w:rsidRDefault="00F37201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3" w:author="Arthur Souza Rodrigues" w:date="2026-07-05T01:31:00Z" w16du:dateUtc="2026-07-05T05:3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9474C0" w:rsidRDefault="00F37201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4" w:author="Arthur Souza Rodrigues" w:date="2026-07-05T01:31:00Z" w16du:dateUtc="2026-07-05T05:3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27E8673" w14:textId="67735D00" w:rsidR="009474C0" w:rsidRDefault="00F37201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5" w:author="Arthur Souza Rodrigues" w:date="2026-07-05T01:31:00Z" w16du:dateUtc="2026-07-05T05:3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9474C0" w:rsidRDefault="00F37201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9474C0" w:rsidRDefault="009474C0">
      <w:pPr>
        <w:spacing w:before="80"/>
      </w:pPr>
    </w:p>
    <w:p w14:paraId="24E1813A" w14:textId="77777777" w:rsidR="009474C0" w:rsidRDefault="00F37201">
      <w:r>
        <w:br w:type="page"/>
      </w:r>
    </w:p>
    <w:p w14:paraId="06CF0E61" w14:textId="7D8B6000" w:rsidR="009474C0" w:rsidRDefault="00F37201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66" w:author="Arthur Souza Rodrigues" w:date="2026-07-05T01:31:00Z" w16du:dateUtc="2026-07-05T05:31:00Z">
          <w:tblPr>
            <w:tblW w:w="9360" w:type="dxa"/>
            <w:tblInd w:w="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9360"/>
        <w:tblGridChange w:id="67">
          <w:tblGrid>
            <w:gridCol w:w="5"/>
            <w:gridCol w:w="9355"/>
            <w:gridCol w:w="5"/>
          </w:tblGrid>
        </w:tblGridChange>
      </w:tblGrid>
      <w:tr w:rsidR="005A7DA2" w14:paraId="2AD2E499" w14:textId="77777777">
        <w:trPr>
          <w:trPrChange w:id="68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69" w:author="Arthur Souza Rodrigues" w:date="2026-07-05T01:31:00Z" w16du:dateUtc="2026-07-05T05:3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83CA734" w14:textId="77777777" w:rsidR="009474C0" w:rsidRDefault="009474C0"/>
          <w:p w14:paraId="3D3D0108" w14:textId="7641B6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1A665C9" w14:textId="4C570E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694F6B5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7225A00" w14:textId="2F654B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48AE0C52" w14:textId="77777777" w:rsidR="009474C0" w:rsidRDefault="009474C0">
      <w:pPr>
        <w:spacing w:before="160"/>
      </w:pPr>
    </w:p>
    <w:p w14:paraId="3F190000" w14:textId="5C749680" w:rsidR="009474C0" w:rsidRDefault="00F37201" w:rsidP="00537FA1">
      <w:pPr>
        <w:spacing w:before="160"/>
        <w:pPrChange w:id="70" w:author="Arthur Souza Rodrigues" w:date="2026-07-05T01:31:00Z" w16du:dateUtc="2026-07-05T05:31:00Z">
          <w:pPr>
            <w:pBdr>
              <w:bottom w:val="single" w:sz="3" w:space="4" w:color="E2E8F0"/>
            </w:pBdr>
            <w:spacing w:before="300" w:after="80"/>
          </w:pPr>
        </w:pPrChange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1836B406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05A50C1F" w14:textId="77777777" w:rsidR="00537FA1" w:rsidRDefault="00537FA1" w:rsidP="00537FA1">
      <w:pPr>
        <w:spacing w:before="80"/>
      </w:pPr>
    </w:p>
    <w:p w14:paraId="27CEAEBF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3F1292AE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691E704" w14:textId="77777777" w:rsidR="00537FA1" w:rsidRDefault="00537FA1" w:rsidP="00537FA1">
      <w:pPr>
        <w:spacing w:before="60"/>
      </w:pPr>
    </w:p>
    <w:p w14:paraId="66585B11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66AA9A7A" w14:textId="77777777" w:rsidR="00537FA1" w:rsidRDefault="00537FA1" w:rsidP="00537FA1">
      <w:pPr>
        <w:spacing w:before="80"/>
      </w:pPr>
    </w:p>
    <w:p w14:paraId="39F52B76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0D913259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16454A10" w14:textId="77777777" w:rsidR="00537FA1" w:rsidRDefault="00537FA1" w:rsidP="00537FA1">
      <w:pPr>
        <w:spacing w:before="60"/>
      </w:pPr>
    </w:p>
    <w:p w14:paraId="7B371775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0B8BE6EF" w14:textId="77777777" w:rsidR="00537FA1" w:rsidRDefault="00537FA1" w:rsidP="00537FA1">
      <w:pPr>
        <w:spacing w:before="80"/>
      </w:pPr>
    </w:p>
    <w:p w14:paraId="112702DE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20A5C04A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11CE8EDB" w14:textId="77777777" w:rsidR="00537FA1" w:rsidRDefault="00537FA1" w:rsidP="00537FA1">
      <w:pPr>
        <w:spacing w:before="160"/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C49EC8D" w14:textId="77777777" w:rsidR="00537FA1" w:rsidRDefault="00537FA1" w:rsidP="00537FA1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2B049B91" w14:textId="77777777" w:rsidR="00537FA1" w:rsidRDefault="00537FA1" w:rsidP="00537FA1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rPr>
          <w:ins w:id="103" w:author="Arthur Souza Rodrigues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37FA1" w14:paraId="6A39F725" w14:textId="77777777" w:rsidTr="00F14043">
        <w:trPr>
          <w:ins w:id="112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37FA1" w14:paraId="2E9E27D6" w14:textId="77777777" w:rsidTr="00F14043">
        <w:trPr>
          <w:ins w:id="121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37FA1" w14:paraId="283A8F36" w14:textId="77777777" w:rsidTr="00F14043">
        <w:trPr>
          <w:ins w:id="130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37FA1" w14:paraId="5FA75A22" w14:textId="77777777" w:rsidTr="00F14043">
        <w:trPr>
          <w:ins w:id="139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37FA1" w14:paraId="513EB0FA" w14:textId="77777777" w:rsidTr="00F14043">
        <w:trPr>
          <w:ins w:id="148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37FA1" w14:paraId="0B08F37B" w14:textId="77777777" w:rsidTr="00F14043">
        <w:trPr>
          <w:ins w:id="157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37FA1" w14:paraId="60C04AA6" w14:textId="77777777" w:rsidTr="00F14043">
        <w:trPr>
          <w:ins w:id="166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BFC9C5E" w14:textId="77777777" w:rsidR="00537FA1" w:rsidRDefault="00537FA1" w:rsidP="00537FA1">
      <w:pPr>
        <w:spacing w:before="80"/>
      </w:pPr>
    </w:p>
    <w:p w14:paraId="3507A8BA" w14:textId="77777777" w:rsidR="00537FA1" w:rsidRDefault="00537FA1" w:rsidP="00537FA1">
      <w:r>
        <w:br w:type="page"/>
      </w:r>
    </w:p>
    <w:p w14:paraId="01E0B49A" w14:textId="77777777" w:rsidR="00537FA1" w:rsidRDefault="00537FA1" w:rsidP="00537FA1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rPr>
          <w:ins w:id="180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F653203" w14:textId="77777777" w:rsidR="00537FA1" w:rsidRDefault="00537FA1" w:rsidP="00F14043"/>
          <w:p w14:paraId="183C8EFC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646109E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28F86AA5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D200F56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31F93674" w14:textId="77777777" w:rsidR="00537FA1" w:rsidRDefault="00537FA1" w:rsidP="00F1404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7106F711" w14:textId="77777777" w:rsidR="00537FA1" w:rsidRDefault="00537FA1" w:rsidP="00537FA1">
      <w:pPr>
        <w:spacing w:before="160"/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0A568B4C" w14:textId="5084D000" w:rsidR="009474C0" w:rsidRDefault="00F37201">
      <w:pPr>
        <w:spacing w:before="60" w:after="60"/>
      </w:pPr>
      <w:r>
        <w:rPr>
          <w:color w:val="0F172A"/>
        </w:rPr>
        <w:t xml:space="preserve">Read         </w:t>
      </w:r>
      <w:hyperlink r:id="rId10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5935F437" w14:textId="24089F00" w:rsidR="009474C0" w:rsidRDefault="009474C0">
      <w:pPr>
        <w:spacing w:before="60"/>
      </w:pPr>
    </w:p>
    <w:p w14:paraId="5D0DEE00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4A610632" w14:textId="68145E00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197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198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D30B69D" w14:textId="33752EF3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199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Avoid intermediate HTML serialisation where possible.           </w:t>
      </w:r>
    </w:p>
    <w:p w14:paraId="39BF745E" w14:textId="77777777" w:rsidR="009474C0" w:rsidRDefault="00F37201" w:rsidP="00537FA1">
      <w:pPr>
        <w:pStyle w:val="ListParagraph"/>
        <w:numPr>
          <w:ilvl w:val="0"/>
          <w:numId w:val="5"/>
        </w:numPr>
        <w:spacing w:before="40" w:after="40"/>
        <w:pPrChange w:id="200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3D95E4F" w14:textId="10AA3000" w:rsidR="009474C0" w:rsidRDefault="009474C0">
      <w:pPr>
        <w:spacing w:before="80"/>
      </w:pPr>
    </w:p>
    <w:p w14:paraId="7AB6E680" w14:textId="77777777" w:rsidR="009474C0" w:rsidRDefault="00F37201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9474C0" w:rsidRDefault="00F37201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523C3151" w14:textId="689A8600" w:rsidR="009474C0" w:rsidRDefault="009474C0">
      <w:pPr>
        <w:spacing w:before="200"/>
      </w:pPr>
    </w:p>
    <w:p w14:paraId="6D436C00" w14:textId="6FF0F000" w:rsidR="009474C0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2F4BB77D" w14:textId="77777777" w:rsidR="009474C0" w:rsidRDefault="009474C0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F3720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9474C0" w:rsidRDefault="00F3720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2FC89015" w14:textId="77777777" w:rsidR="009474C0" w:rsidRDefault="00F3720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F3720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739843B" w14:textId="23392000" w:rsidR="009474C0" w:rsidRDefault="00F3720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9474C0" w:rsidRDefault="00F3720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A53D19A" w14:textId="77777777" w:rsidR="00537FA1" w:rsidRDefault="00537FA1" w:rsidP="00537FA1"/>
    <w:p w14:paraId="4F6DDCB4" w14:textId="689A8600" w:rsidR="00BD6514" w:rsidRDefault="00BD6514">
      <w:pPr>
        <w:spacing w:before="200"/>
      </w:pPr>
    </w:p>
    <w:p w14:paraId="61E711E1" w14:textId="77777777" w:rsidR="00BD6514" w:rsidRDefault="00F37201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ins w:id="206" w:author="Arthur Souza Rodrigues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F3720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78A5CCA9" w14:textId="77777777" w:rsidR="00BD6514" w:rsidRDefault="00F3720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lastRenderedPageBreak/>
            </w: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0BA96D21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F3720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F37201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</w: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F37201">
            <w:pPr>
              <w:spacing w:after="320"/>
            </w:pPr>
            <w:r>
              <w:rPr>
                <w:color w:val="64748B"/>
                <w:sz w:val="20"/>
                <w:szCs w:val="20"/>
              </w:rPr>
              <w:lastRenderedPageBreak/>
            </w: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DCC3685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1E547A9D" w14:textId="77777777" w:rsidR="00BD6514" w:rsidRDefault="00F37201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0552AD25" w14:textId="77777777" w:rsidR="006B4313" w:rsidRDefault="006B4313"/>
    <w:sectPr w:rsidR="006B4313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7EBC23AD" w15:done="0"/>
  <w15:commentEx w15:paraId="068419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7EBC23AD" w16cid:durableId="7EBC23AD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204866" w14:textId="77777777" w:rsidR="00F37201" w:rsidRDefault="00F37201">
      <w:r>
        <w:separator/>
      </w:r>
    </w:p>
  </w:endnote>
  <w:endnote w:type="continuationSeparator" w:id="0">
    <w:p w14:paraId="3FDCAEE1" w14:textId="77777777" w:rsidR="00F37201" w:rsidRDefault="00F37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105E3" w14:textId="77777777" w:rsidR="009474C0" w:rsidRDefault="00F37201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593B0E" w14:textId="77777777" w:rsidR="00F37201" w:rsidRDefault="00F37201">
      <w:r>
        <w:separator/>
      </w:r>
    </w:p>
  </w:footnote>
  <w:footnote w:type="continuationSeparator" w:id="0">
    <w:p w14:paraId="10A9C171" w14:textId="77777777" w:rsidR="00F37201" w:rsidRDefault="00F37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2486" w14:textId="77777777" w:rsidR="009474C0" w:rsidRDefault="00F37201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2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abstractNum w:abstractNumId="3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2"/>
    <w:lvlOverride w:ilvl="0">
      <w:startOverride w:val="1"/>
    </w:lvlOverride>
  </w:num>
  <w:num w:numId="3" w16cid:durableId="669524346">
    <w:abstractNumId w:val="3"/>
    <w:lvlOverride w:ilvl="0">
      <w:startOverride w:val="1"/>
    </w:lvlOverride>
  </w:num>
  <w:num w:numId="4" w16cid:durableId="914239016">
    <w:abstractNumId w:val="4"/>
    <w:lvlOverride w:ilvl="0">
      <w:startOverride w:val="1"/>
    </w:lvlOverride>
  </w:num>
  <w:num w:numId="5" w16cid:durableId="1473253948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4320DA"/>
    <w:rsid w:val="005115D6"/>
    <w:rsid w:val="00536214"/>
    <w:rsid w:val="00537FA1"/>
    <w:rsid w:val="005A7DA2"/>
    <w:rsid w:val="005D6077"/>
    <w:rsid w:val="006B4313"/>
    <w:rsid w:val="00826C87"/>
    <w:rsid w:val="009474C0"/>
    <w:rsid w:val="00A337E2"/>
    <w:rsid w:val="00BD6514"/>
    <w:rsid w:val="00BF0F5F"/>
    <w:rsid w:val="00BF1C70"/>
    <w:rsid w:val="00D57766"/>
    <w:rsid w:val="00DD7B63"/>
    <w:rsid w:val="00F3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  <w:pPrChange w:id="0" w:author="Arthur Souza Rodrigues" w:date="2026-07-05T01:31:00Z">
        <w:pPr>
          <w:outlineLvl w:val="0"/>
        </w:pPr>
      </w:pPrChange>
    </w:pPr>
    <w:rPr>
      <w:color w:val="2E74B5"/>
      <w:sz w:val="32"/>
      <w:szCs w:val="32"/>
      <w:rPrChange w:id="0" w:author="Arthur Souza Rodrigues" w:date="2026-07-05T01:3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  <w:pPrChange w:id="1" w:author="Arthur Souza Rodrigues" w:date="2026-07-05T01:31:00Z">
        <w:pPr>
          <w:outlineLvl w:val="1"/>
        </w:pPr>
      </w:pPrChange>
    </w:pPr>
    <w:rPr>
      <w:color w:val="2E74B5"/>
      <w:sz w:val="26"/>
      <w:szCs w:val="26"/>
      <w:rPrChange w:id="1" w:author="Arthur Souza Rodrigues" w:date="2026-07-05T01:3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  <w:pPrChange w:id="2" w:author="Arthur Souza Rodrigues" w:date="2026-07-05T01:31:00Z">
        <w:pPr>
          <w:outlineLvl w:val="2"/>
        </w:pPr>
      </w:pPrChange>
    </w:pPr>
    <w:rPr>
      <w:color w:val="1F4D78"/>
      <w:sz w:val="24"/>
      <w:szCs w:val="24"/>
      <w:rPrChange w:id="2" w:author="Arthur Souza Rodrigues" w:date="2026-07-05T01:3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  <w:pPrChange w:id="3" w:author="Arthur Souza Rodrigues" w:date="2026-07-05T01:31:00Z">
        <w:pPr>
          <w:outlineLvl w:val="3"/>
        </w:pPr>
      </w:pPrChange>
    </w:pPr>
    <w:rPr>
      <w:i/>
      <w:iCs/>
      <w:color w:val="2E74B5"/>
      <w:rPrChange w:id="3" w:author="Arthur Souza Rodrigues" w:date="2026-07-05T01:3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  <w:pPrChange w:id="4" w:author="Arthur Souza Rodrigues" w:date="2026-07-05T01:31:00Z">
        <w:pPr>
          <w:outlineLvl w:val="4"/>
        </w:pPr>
      </w:pPrChange>
    </w:pPr>
    <w:rPr>
      <w:color w:val="2E74B5"/>
      <w:rPrChange w:id="4" w:author="Arthur Souza Rodrigues" w:date="2026-07-05T01:3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  <w:pPrChange w:id="5" w:author="Arthur Souza Rodrigues" w:date="2026-07-05T01:31:00Z">
        <w:pPr>
          <w:outlineLvl w:val="5"/>
        </w:pPr>
      </w:pPrChange>
    </w:pPr>
    <w:rPr>
      <w:color w:val="1F4D78"/>
      <w:rPrChange w:id="5" w:author="Arthur Souza Rodrigues" w:date="2026-07-05T01:3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PrChange w:id="6" w:author="Arthur Souza Rodrigues" w:date="2026-07-05T01:31:00Z"/>
    </w:pPr>
    <w:rPr>
      <w:sz w:val="56"/>
      <w:szCs w:val="56"/>
      <w:rPrChange w:id="6" w:author="Arthur Souza Rodrigues" w:date="2026-07-05T01:3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basedOn w:val="Normal"/>
    <w:next w:val="Normal"/>
    <w:qFormat/>
    <w:pPr>
      <w:pPrChange w:id="7" w:author="Arthur Souza Rodrigues" w:date="2026-07-05T01:31:00Z"/>
    </w:pPr>
    <w:rPr>
      <w:b/>
      <w:bCs/>
      <w:rPrChange w:id="7" w:author="Arthur Souza Rodrigues" w:date="2026-07-05T01:3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basedOn w:val="Normal"/>
    <w:qFormat/>
    <w:pPr>
      <w:pPrChange w:id="8" w:author="Arthur Souza Rodrigues" w:date="2026-07-05T01:31:00Z"/>
    </w:pPr>
    <w:rPr>
      <w:rPrChange w:id="8" w:author="Arthur Souza Rodrigues" w:date="2026-07-05T01:3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  <w:rPrChange w:id="9" w:author="Arthur Souza Rodrigues" w:date="2026-07-05T01:31:00Z">
        <w:rPr>
          <w:color w:val="0563C1"/>
          <w:u w:val="single"/>
        </w:rPr>
      </w:rPrChange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  <w:rPrChange w:id="10" w:author="Arthur Souza Rodrigues" w:date="2026-07-05T01:31:00Z">
        <w:rPr>
          <w:vertAlign w:val="superscript"/>
        </w:rPr>
      </w:rPrChange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pPrChange w:id="11" w:author="Arthur Souza Rodrigues" w:date="2026-07-05T01:31:00Z"/>
    </w:pPr>
    <w:rPr>
      <w:sz w:val="20"/>
      <w:szCs w:val="20"/>
      <w:rPrChange w:id="11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  <w:rPrChange w:id="12" w:author="Arthur Souza Rodrigues" w:date="2026-07-05T01:31:00Z">
        <w:rPr>
          <w:sz w:val="16"/>
          <w:szCs w:val="16"/>
        </w:rPr>
      </w:rPrChange>
    </w:rPr>
  </w:style>
  <w:style w:type="paragraph" w:styleId="Revision">
    <w:name w:val="Revision"/>
    <w:hidden/>
    <w:uiPriority w:val="99"/>
    <w:semiHidden/>
    <w:rsid w:val="00D57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1279</Words>
  <Characters>7295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2026-05-10T00:37:00Z</dcterms:created>
  <dcterms:modified xsi:type="dcterms:W3CDTF">2026-07-05T05:31:00Z</dcterms:modified>
</cp:coreProperties>
</file>