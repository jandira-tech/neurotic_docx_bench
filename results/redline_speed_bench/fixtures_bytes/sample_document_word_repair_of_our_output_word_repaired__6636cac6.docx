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3C800" w14:textId="6454BBE0" w:rsidR="0031481F" w:rsidRDefault="0000000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5A91964" w14:textId="77777777" w:rsidR="0031481F" w:rsidRDefault="0000000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31481F" w:rsidRDefault="0031481F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2887" w14:paraId="3120B8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31481F" w:rsidRDefault="0000000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EC375" w14:textId="77777777" w:rsidR="0031481F" w:rsidRDefault="0000000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60C47B2A" w14:textId="77777777" w:rsidR="0031481F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31481F" w:rsidRDefault="0000000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0" w:author="sara.k" w:date="2026-03-04T09:21:00Z">
        <w:r>
          <w:rPr>
            <w:color w:val="0F172A"/>
          </w:rPr>
          <w:delText>zero backend required</w:delText>
        </w:r>
      </w:del>
      <w:ins w:id="1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31481F" w:rsidRDefault="0031481F">
      <w:pPr>
        <w:spacing w:before="60"/>
      </w:pPr>
    </w:p>
    <w:p w14:paraId="28B83400" w14:textId="07BFC780" w:rsidR="0031481F" w:rsidRDefault="0000000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2" w:author="thomas.v" w:date="2026-03-04T11:07:00Z">
        <w:r>
          <w:rPr>
            <w:color w:val="0F172A"/>
          </w:rPr>
          <w:delText>docx-js-editor skips the pipeline entirely</w:delText>
        </w:r>
      </w:del>
      <w:ins w:id="3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1ACD3EF5" w14:textId="77777777" w:rsidR="0031481F" w:rsidRDefault="0031481F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712E80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7CBEE50D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2D7B6896" w14:textId="6D263800" w:rsidR="0031481F" w:rsidRDefault="0031481F"/>
          <w:p w14:paraId="567EA400" w14:textId="30A681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73A7E944" w14:textId="1F1832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83D17EE" w14:textId="4854BC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639A3F7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6A43CA43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31481F" w:rsidRDefault="0031481F">
      <w:pPr>
        <w:spacing w:before="160"/>
      </w:pPr>
    </w:p>
    <w:p w14:paraId="124B2800" w14:textId="77777777" w:rsidR="0031481F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31481F" w:rsidRDefault="0000000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31481F" w:rsidRDefault="0031481F">
      <w:pPr>
        <w:spacing w:before="80"/>
      </w:pPr>
    </w:p>
    <w:p w14:paraId="7EB872EE" w14:textId="15C85C00" w:rsidR="0031481F" w:rsidRDefault="0000000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31481F" w:rsidRDefault="0000000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2D132B74" w14:textId="78C5FE00" w:rsidR="0031481F" w:rsidRDefault="0031481F">
      <w:pPr>
        <w:spacing w:before="60"/>
      </w:pPr>
    </w:p>
    <w:p w14:paraId="2228E200" w14:textId="40AC8A00" w:rsidR="0031481F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31481F" w:rsidRDefault="0031481F">
      <w:pPr>
        <w:spacing w:before="80"/>
      </w:pPr>
    </w:p>
    <w:p w14:paraId="735D1F42" w14:textId="77777777" w:rsidR="0031481F" w:rsidRDefault="00000000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4D11EC27" w14:textId="2F40A200" w:rsidR="0031481F" w:rsidRDefault="00000000">
      <w:pPr>
        <w:spacing w:before="60" w:after="60"/>
      </w:pPr>
      <w:r>
        <w:rPr>
          <w:color w:val="0F172A"/>
        </w:rPr>
        <w:lastRenderedPageBreak/>
      </w: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 w:rsidR="0031481F" w:rsidRDefault="0031481F">
      <w:pPr>
        <w:spacing w:before="60"/>
      </w:pPr>
    </w:p>
    <w:p w14:paraId="0F969D64" w14:textId="255A2400" w:rsidR="0031481F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31481F" w:rsidRDefault="0031481F">
      <w:pPr>
        <w:spacing w:before="80"/>
      </w:pPr>
    </w:p>
    <w:p w14:paraId="07D0CE00" w14:textId="0F7CE400" w:rsidR="0031481F" w:rsidRDefault="0000000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318CC4E6" w14:textId="77777777" w:rsidR="0031481F" w:rsidRDefault="0000000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473FFAF2" w14:textId="7A256D00" w:rsidR="0031481F" w:rsidRDefault="0031481F">
      <w:pPr>
        <w:spacing w:before="160"/>
      </w:pPr>
    </w:p>
    <w:p w14:paraId="467B1700" w14:textId="00AE9C00" w:rsidR="0031481F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31481F" w:rsidRDefault="0000000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31481F" w:rsidRDefault="0031481F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DC2887" w14:paraId="768D2D4B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3A594" w14:textId="77777777" w:rsidR="0031481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1481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9F49" w14:textId="77777777" w:rsidR="0031481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1481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DC2887" w14:paraId="6BAD06BC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874BBF" w14:textId="29548C00" w:rsidR="0031481F" w:rsidRDefault="0000000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DC2887" w14:paraId="55E7E910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A66B6F" w14:textId="77777777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DA8216" w14:textId="77777777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1481F" w:rsidRDefault="0000000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DC2887" w14:paraId="34278C36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D68DE5" w14:textId="32105000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F17DC6" w14:textId="77777777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99A9AB" w14:textId="4BB7A7B0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1481F" w:rsidRDefault="0000000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DC2887" w14:paraId="26397B11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6DA282" w14:textId="77777777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098B8A" w14:textId="77777777" w:rsidR="0031481F" w:rsidRDefault="0000000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DC2887" w14:paraId="6E196A62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D0A683" w14:textId="77777777" w:rsidR="0031481F" w:rsidRDefault="0000000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DC2887" w14:paraId="5C22754E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2C8FB" w14:textId="7DC08600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28898B" w14:textId="39B43C00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EF18B9" w14:textId="2C0BBC80" w:rsidR="0031481F" w:rsidRDefault="0000000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DC2887" w14:paraId="2B9A9B7E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1481F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1481F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231058" w14:textId="67735D00" w:rsidR="0031481F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1481F" w:rsidRDefault="0000000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31481F" w:rsidRDefault="0031481F">
      <w:pPr>
        <w:spacing w:before="80"/>
      </w:pPr>
    </w:p>
    <w:p w14:paraId="6BC0CA74" w14:textId="77777777" w:rsidR="0031481F" w:rsidRDefault="00000000">
      <w:r>
        <w:br w:type="page"/>
      </w:r>
    </w:p>
    <w:p w14:paraId="5E915A5D" w14:textId="7D8B6000" w:rsidR="0031481F" w:rsidRDefault="00000000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2FE9EA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1FFD3656" w14:textId="77777777" w:rsidR="0031481F" w:rsidRDefault="0031481F"/>
          <w:p w14:paraId="1FD060BE" w14:textId="7641B6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3B619477" w14:textId="4C570E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511E9DEB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50AD9B76" w14:textId="2F654B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2FA99D5C" w14:textId="77777777" w:rsidR="0031481F" w:rsidRDefault="0031481F">
      <w:pPr>
        <w:spacing w:before="160"/>
      </w:pPr>
    </w:p>
    <w:p w14:paraId="3F190000" w14:textId="5C749680" w:rsidR="0031481F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10435EDF" w14:textId="5084D000" w:rsidR="0031481F" w:rsidRDefault="00000000">
      <w:pPr>
        <w:spacing w:before="60" w:after="60"/>
      </w:pPr>
      <w:r>
        <w:rPr>
          <w:color w:val="0F172A"/>
        </w:rPr>
        <w:t xml:space="preserve">Read         </w:t>
      </w:r>
      <w:hyperlink r:id="rId12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2B851729" w14:textId="24089F00" w:rsidR="0031481F" w:rsidRDefault="0031481F">
      <w:pPr>
        <w:spacing w:before="60"/>
      </w:pPr>
    </w:p>
    <w:p w14:paraId="5D0DEE00" w14:textId="77777777" w:rsidR="0031481F" w:rsidRDefault="00000000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273DBD3A" w14:textId="68145E00" w:rsidR="003148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3148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55E5C8B3" w14:textId="706BF800" w:rsidR="0031481F" w:rsidRDefault="00000000">
      <w:pPr>
        <w:pStyle w:val="ListParagraph"/>
        <w:numPr>
          <w:ilvl w:val="0"/>
          <w:numId w:val="2"/>
        </w:numPr>
        <w:spacing w:before="40" w:after="40"/>
      </w:pPr>
      <w:del w:id="5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6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2A8BE4B1" w14:textId="77777777" w:rsidR="0031481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47378C71" w14:textId="10AA3000" w:rsidR="0031481F" w:rsidRDefault="0031481F">
      <w:pPr>
        <w:spacing w:before="80"/>
      </w:pPr>
    </w:p>
    <w:p w14:paraId="7AB6E680" w14:textId="77777777" w:rsidR="0031481F" w:rsidRDefault="00000000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31481F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15453BF2" w14:textId="689A8600" w:rsidR="0031481F" w:rsidRDefault="0031481F">
      <w:pPr>
        <w:spacing w:before="200"/>
      </w:pPr>
    </w:p>
    <w:p w14:paraId="6D436C00" w14:textId="6FF0F000" w:rsidR="0031481F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00BE2CA6" w14:textId="77777777" w:rsidR="0031481F" w:rsidRDefault="0031481F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31481F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31481F" w:rsidRDefault="0031481F">
            <w:pPr>
              <w:pBdr>
                <w:bottom w:val="single" w:sz="3" w:space="1" w:color="E2E8F0"/>
              </w:pBdr>
              <w:spacing w:after="60"/>
            </w:pPr>
          </w:p>
          <w:p w14:paraId="18004CB4" w14:textId="77777777" w:rsidR="0031481F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3099E6A8" w14:textId="23392000" w:rsidR="0031481F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31481F" w:rsidRDefault="0031481F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31481F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7DC9D877" w14:textId="77777777" w:rsidR="00336008" w:rsidRDefault="00336008"/>
    <w:sectPr w:rsidR="00336008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DEEBB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DEEBBE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E7E18" w14:textId="77777777" w:rsidR="00336008" w:rsidRDefault="00336008">
      <w:r>
        <w:separator/>
      </w:r>
    </w:p>
  </w:endnote>
  <w:endnote w:type="continuationSeparator" w:id="0">
    <w:p w14:paraId="6AE36901" w14:textId="77777777" w:rsidR="00336008" w:rsidRDefault="00336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765EC" w14:textId="77777777" w:rsidR="0031481F" w:rsidRDefault="0000000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7F596" w14:textId="77777777" w:rsidR="00336008" w:rsidRDefault="00336008">
      <w:r>
        <w:separator/>
      </w:r>
    </w:p>
  </w:footnote>
  <w:footnote w:type="continuationSeparator" w:id="0">
    <w:p w14:paraId="70DABB3E" w14:textId="77777777" w:rsidR="00336008" w:rsidRDefault="003360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FCC7B" w14:textId="77777777" w:rsidR="0031481F" w:rsidRDefault="0000000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31481F"/>
    <w:rsid w:val="00336008"/>
    <w:rsid w:val="00DC2887"/>
    <w:rsid w:val="00E8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2026-05-10T03:08:00Z</dcterms:created>
  <dcterms:modified xsi:type="dcterms:W3CDTF">2026-05-10T03:09:00Z</dcterms:modified>
</cp:coreProperties>
</file>