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C279329">
      <w:pPr>
        <w:spacing w:line="276"/>
      </w:pPr>
      <w:r>
        <w:t>Employee Review - John Smith</w:t>
      </w:r>
    </w:p>
    <w:p w14:paraId="F452F065">
      <w:r>
        <w:t>Department: Engineering</w:t>
      </w:r>
    </w:p>
    <w:p w14:paraId="D935573E">
      <w:r>
        <w:t>Performance Rating: 4/5</w:t>
      </w:r>
      <w:ins w:id="1778776725735" w:author="Online User" w:date="2026-05-14T18:19:06.665Z">
        <w:r>
          <w:t xml:space="preserve"> and leadership</w:t>
        </w:r>
      </w:ins>
    </w:p>
    <w:p w14:paraId="A48A817C">
      <w:r>
        <w:t>Strengths: Problem solving, teamwork</w:t>
      </w:r>
    </w:p>
    <w:p w14:paraId="AF1FD1C6">
      <w:r>
        <w:t>Areas for Improvement: Communication</w:t>
      </w:r>
    </w:p>
    <w:p w14:paraId="1177A9F6">
      <w:pPr>
        <w:jc w:val="center"/>
      </w:pPr>
      <w:r>
        <w:t>Recommendation: Promote to Senior Engineer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2026-05-14T18:19:06.981Z</dcterms:created>
  <dcterms:modified xsi:type="dcterms:W3CDTF">2026-05-14T18:19:07.000Z</dcterms:modified>
</cp:coreProperties>
</file>