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D6238" w14:textId="77777777" w:rsidR="009A1490" w:rsidRDefault="00C82DF8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C82DF8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C82DF8">
            <w:commentRangeStart w:id="0"/>
            <w:commentRangeStart w:id="1"/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C82DF8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C82DF8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C82DF8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C82DF8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C82DF8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commentRangeEnd w:id="0"/>
    <w:p w14:paraId="319A0C71" w14:textId="77777777" w:rsidR="009A1490" w:rsidRDefault="00460ED2">
      <w:r>
        <w:rPr>
          <w:rStyle w:val="CommentReference"/>
          <w:sz w:val="21"/>
          <w:szCs w:val="22"/>
        </w:rPr>
        <w:commentReference w:id="0"/>
      </w:r>
      <w:commentRangeEnd w:id="1"/>
      <w:r>
        <w:rPr>
          <w:rStyle w:val="CommentReference"/>
          <w:sz w:val="21"/>
          <w:szCs w:val="22"/>
        </w:rPr>
        <w:commentReference w:id="1"/>
      </w:r>
      <w:r>
        <w:br w:type="page"/>
      </w:r>
    </w:p>
    <w:p w14:paraId="7DDC0D6F" w14:textId="77777777" w:rsidR="009A1490" w:rsidRDefault="00C82DF8">
      <w:pPr>
        <w:pStyle w:val="Heading1"/>
      </w:pPr>
      <w:r>
        <w:lastRenderedPageBreak/>
        <w:t>Table of Contents</w:t>
      </w:r>
    </w:p>
    <w:p w14:paraId="7DFC58FA" w14:textId="77777777" w:rsidR="009A1490" w:rsidRDefault="00C82DF8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C82DF8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C82DF8">
      <w:r>
        <w:br w:type="page"/>
      </w:r>
    </w:p>
    <w:p w14:paraId="3608201B" w14:textId="77777777" w:rsidR="009A1490" w:rsidRDefault="00C82DF8">
      <w:pPr>
        <w:pStyle w:val="Heading1"/>
      </w:pPr>
      <w:bookmarkStart w:id="2" w:name="exec_summary"/>
      <w:r>
        <w:lastRenderedPageBreak/>
        <w:t>1. Executive summary</w:t>
      </w:r>
      <w:bookmarkEnd w:id="2"/>
    </w:p>
    <w:p w14:paraId="70C47875" w14:textId="77777777" w:rsidR="009A1490" w:rsidRDefault="00C82DF8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C82DF8">
      <w:pPr>
        <w:pStyle w:val="ListBullet"/>
        <w:rPr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C82DF8">
      <w:pPr>
        <w:pStyle w:val="ListBullet"/>
        <w:rPr/>
      </w:pPr>
      <w:r>
        <w:t xml:space="preserve">Word advantage: Track Changes controls, compare/combine, mail merge, advanced styles, captions/cross-references, indexes, </w:t>
      </w:r>
      <w:commentRangeStart w:id="7"/>
      <w:commentRangeStart w:id="8"/>
      <w:r>
        <w:t>custom fields, content controls, macros/add-ins, protected documents, sensitivity labels, and richer desktop publishing features.</w:t>
      </w:r>
    </w:p>
    <w:p w14:paraId="3DC86428" w14:textId="77777777" w:rsidR="009A1490" w:rsidRDefault="00C82DF8">
      <w:pPr>
        <w:pStyle w:val="ListBullet"/>
        <w:rPr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  <w:ins w:id="11" w:author="Arthur Souza Rodrigues" w:date="2026-07-05T01:29:00Z" w16du:dateUtc="2026-07-05T05:29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C82DF8">
            <w:pPr>
              <w:rPr/>
            </w:pPr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C82DF8">
      <w:pPr>
        <w:pStyle w:val="Heading1"/>
        <w:rPr/>
      </w:pPr>
      <w:bookmarkStart w:id="15" w:name="evidence"/>
      <w:r>
        <w:t>2. Evidence base and source notes</w:t>
      </w:r>
      <w:bookmarkEnd w:id="1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7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C82DF8">
            <w:pPr>
              <w:rPr/>
            </w:pPr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4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C82DF8">
            <w:pPr>
              <w:rPr/>
            </w:pPr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"https://support.microsoft.com/en-us/word/training/track-changes-in-word"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31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C82DF8">
            <w:pPr>
              <w:rPr/>
            </w:pPr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C82D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"https://word.cloud.microsoft/create/en/blog/document-collaboration-in-word/"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8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C82DF8">
            <w:pPr>
              <w:rPr/>
            </w:pPr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"https://learn.microsoft.com/en-us/purview/sensitivity-labels"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45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C82DF8">
            <w:pPr>
              <w:rPr/>
            </w:pPr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C82D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"https://learn.microsoft.com/en-us/microsoft-365/copilot/microsoft-365-copilot-architecture-data-protection-auditing"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2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C82DF8">
            <w:pPr>
              <w:rPr/>
            </w:pPr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"https://www.googleapps.com/docs/about/?hl=en"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</w:tbl>
    <w:p w14:paraId="2C142A3B" w14:textId="77777777" w:rsidR="009A1490" w:rsidRDefault="00460ED2">
      <w:pPr>
        <w:pStyle w:val="Heading1"/>
      </w:pPr>
      <w:bookmarkStart w:id="59" w:name="matrix"/>
      <w:commentRangeEnd w:id="7"/>
      <w:r>
        <w:rPr>
          <w:rStyle w:val="CommentReference"/>
          <w:sz w:val="28"/>
          <w:szCs w:val="28"/>
        </w:rPr>
        <w:lastRenderedPageBreak/>
        <w:commentReference w:id="7"/>
      </w:r>
      <w:commentRangeEnd w:id="8"/>
      <w:r>
        <w:rPr>
          <w:rStyle w:val="CommentReference"/>
          <w:sz w:val="28"/>
          <w:szCs w:val="28"/>
        </w:rPr>
        <w:commentReference w:id="8"/>
      </w:r>
      <w:r>
        <w:t>3. Capability matrix: Word has all the expected basics plus professional depth</w:t>
      </w:r>
      <w:bookmarkEnd w:id="5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C82DF8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C82DF8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C82DF8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C82DF8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C82DF8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C82DF8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C82DF8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C82DF8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C82DF8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C82DF8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C82DF8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C82DF8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C82DF8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C82DF8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C82DF8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C82DF8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C82DF8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C82DF8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C82DF8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C82DF8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C82DF8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C82DF8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C82DF8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C82DF8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C82DF8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C82DF8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C82DF8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C82DF8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C82DF8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C82DF8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C82DF8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C82DF8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C82DF8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C82DF8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C82DF8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C82DF8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C82DF8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C82DF8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C82DF8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C82DF8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C82DF8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C82DF8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C82DF8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C82DF8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C82DF8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C82DF8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C82DF8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C82DF8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C82DF8">
            <w:r>
              <w:lastRenderedPageBreak/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C82DF8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C82DF8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C82DF8">
            <w:r>
              <w:t>Best authoritative format for businesses</w:t>
            </w:r>
          </w:p>
        </w:tc>
      </w:tr>
    </w:tbl>
    <w:p w14:paraId="0850A230" w14:textId="77777777" w:rsidR="009A1490" w:rsidRDefault="00C82DF8">
      <w:pPr>
        <w:pStyle w:val="Heading1"/>
      </w:pPr>
      <w:bookmarkStart w:id="61" w:name="chart"/>
      <w:r>
        <w:t>4. Visual proof: capability depth</w:t>
      </w:r>
      <w:bookmarkEnd w:id="61"/>
    </w:p>
    <w:p w14:paraId="186ACD74" w14:textId="77777777" w:rsidR="009A1490" w:rsidRDefault="00C82DF8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C82DF8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C82DF8">
      <w:pPr>
        <w:pStyle w:val="Heading1"/>
      </w:pPr>
      <w:bookmarkStart w:id="62" w:name="demo"/>
      <w:r>
        <w:t>5. Built-in Word feature demonstration in this file</w:t>
      </w:r>
      <w:bookmarkEnd w:id="62"/>
    </w:p>
    <w:p w14:paraId="081C8D83" w14:textId="77777777" w:rsidR="009A1490" w:rsidRDefault="00C82DF8">
      <w:pPr>
        <w:pStyle w:val="ListNumber"/>
      </w:pPr>
      <w:r>
        <w:t>Title page with styled metadata table</w:t>
      </w:r>
    </w:p>
    <w:p w14:paraId="4A6D8752" w14:textId="77777777" w:rsidR="009A1490" w:rsidRDefault="00C82DF8">
      <w:pPr>
        <w:pStyle w:val="ListNumber"/>
      </w:pPr>
      <w:r>
        <w:t>Automatic Table of Contents field</w:t>
      </w:r>
    </w:p>
    <w:p w14:paraId="66ED3F7C" w14:textId="77777777" w:rsidR="009A1490" w:rsidRDefault="00C82DF8">
      <w:pPr>
        <w:pStyle w:val="ListNumber"/>
      </w:pPr>
      <w:r>
        <w:t>Headers and footers with page numbering fields</w:t>
      </w:r>
    </w:p>
    <w:p w14:paraId="36A96B10" w14:textId="77777777" w:rsidR="009A1490" w:rsidRDefault="00C82DF8">
      <w:pPr>
        <w:pStyle w:val="ListNumber"/>
      </w:pPr>
      <w:r>
        <w:t>Bookmarks and internal hyperlinks</w:t>
      </w:r>
    </w:p>
    <w:p w14:paraId="1C7D17B0" w14:textId="77777777" w:rsidR="009A1490" w:rsidRDefault="00C82DF8">
      <w:pPr>
        <w:pStyle w:val="ListNumber"/>
      </w:pPr>
      <w:r>
        <w:t>External hyperlinks to sources</w:t>
      </w:r>
    </w:p>
    <w:p w14:paraId="06026A5F" w14:textId="77777777" w:rsidR="009A1490" w:rsidRDefault="00C82DF8">
      <w:pPr>
        <w:pStyle w:val="ListNumber"/>
      </w:pPr>
      <w:r>
        <w:t>Styled comparison tables</w:t>
      </w:r>
    </w:p>
    <w:p w14:paraId="25B7712A" w14:textId="77777777" w:rsidR="009A1490" w:rsidRDefault="00C82DF8">
      <w:pPr>
        <w:pStyle w:val="ListNumber"/>
      </w:pPr>
      <w:r>
        <w:t>Callout boxes with shading</w:t>
      </w:r>
    </w:p>
    <w:p w14:paraId="097D2A02" w14:textId="77777777" w:rsidR="009A1490" w:rsidRDefault="00C82DF8">
      <w:pPr>
        <w:pStyle w:val="ListNumber"/>
      </w:pPr>
      <w:r>
        <w:t>Embedded chart image</w:t>
      </w:r>
    </w:p>
    <w:p w14:paraId="21C148B9" w14:textId="77777777" w:rsidR="009A1490" w:rsidRDefault="00C82DF8">
      <w:pPr>
        <w:pStyle w:val="ListNumber"/>
      </w:pPr>
      <w:r>
        <w:t>Landscape section for wide matrix</w:t>
      </w:r>
    </w:p>
    <w:p w14:paraId="0F0FAB50" w14:textId="77777777" w:rsidR="009A1490" w:rsidRDefault="00C82DF8">
      <w:pPr>
        <w:pStyle w:val="ListNumber"/>
      </w:pPr>
      <w:r>
        <w:t>Custom paragraph styles</w:t>
      </w:r>
    </w:p>
    <w:p w14:paraId="672BE830" w14:textId="77777777" w:rsidR="009A1490" w:rsidRDefault="00C82DF8">
      <w:pPr>
        <w:pStyle w:val="ListNumber"/>
      </w:pPr>
      <w:r>
        <w:t>Footnote-style source appendix</w:t>
      </w:r>
    </w:p>
    <w:p w14:paraId="1A776842" w14:textId="77777777" w:rsidR="009A1490" w:rsidRDefault="00C82DF8">
      <w:pPr>
        <w:pStyle w:val="ListNumber"/>
      </w:pPr>
      <w:r>
        <w:t>Checklist, glossary, numbered procedures</w:t>
      </w:r>
    </w:p>
    <w:p w14:paraId="71E77840" w14:textId="77777777" w:rsidR="009A1490" w:rsidRDefault="00C82DF8">
      <w:pPr>
        <w:pStyle w:val="ListNumber"/>
      </w:pPr>
      <w:r>
        <w:t>Signature block</w:t>
      </w:r>
    </w:p>
    <w:p w14:paraId="57FD2C01" w14:textId="77777777" w:rsidR="009A1490" w:rsidRDefault="00C82DF8">
      <w:pPr>
        <w:pStyle w:val="ListNumber"/>
      </w:pPr>
      <w:r>
        <w:t>Document properties/core metadata</w:t>
      </w:r>
    </w:p>
    <w:p w14:paraId="268E0CD7" w14:textId="77777777" w:rsidR="009A1490" w:rsidRDefault="00C82DF8">
      <w:pPr>
        <w:pStyle w:val="ListNumber"/>
      </w:pPr>
      <w:r>
        <w:t>Watermark-like confidentiality statement in header</w:t>
      </w:r>
    </w:p>
    <w:p w14:paraId="328F4BDA" w14:textId="77777777" w:rsidR="009A1490" w:rsidRDefault="00C82DF8">
      <w:r>
        <w:t xml:space="preserve">Jump back to </w:t>
      </w:r>
      <w:hyperlink w:anchor="exec_summary">
        <w:r w:rsidR="009A1490"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C82DF8">
      <w:pPr>
        <w:pStyle w:val="Heading1"/>
      </w:pPr>
      <w:bookmarkStart w:id="63" w:name="wide_matrix"/>
      <w:r>
        <w:lastRenderedPageBreak/>
        <w:t>6. Wide stakeholder view: why each buyer persona cares</w:t>
      </w:r>
      <w:bookmarkEnd w:id="63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C82DF8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C8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C82DF8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C82DF8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C82DF8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C82DF8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C8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C82DF8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C8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C82DF8">
      <w:pPr>
        <w:pStyle w:val="Heading1"/>
      </w:pPr>
      <w:r>
        <w:lastRenderedPageBreak/>
        <w:t>7. Collaboration: match the cloud-first expectation</w:t>
      </w:r>
    </w:p>
    <w:p w14:paraId="26F77F87" w14:textId="77777777" w:rsidR="009A1490" w:rsidRDefault="00C82DF8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C82DF8">
      <w:pPr>
        <w:pStyle w:val="ListBullet"/>
      </w:pPr>
      <w:r>
        <w:t>Use comments, replies, @mentions, and explicit permissions.</w:t>
      </w:r>
    </w:p>
    <w:p w14:paraId="6F8E9E4D" w14:textId="77777777" w:rsidR="009A1490" w:rsidRDefault="00C82DF8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C82DF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C82DF8">
      <w:pPr>
        <w:pStyle w:val="Heading1"/>
      </w:pPr>
      <w:r>
        <w:t>8. Review and governance: where Word separates itself</w:t>
      </w:r>
    </w:p>
    <w:p w14:paraId="778AEC73" w14:textId="77777777" w:rsidR="009A1490" w:rsidRDefault="00C82DF8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C82DF8">
      <w:pPr>
        <w:pStyle w:val="ListBullet"/>
      </w:pPr>
      <w:r>
        <w:t>Accept/reject workflows support accountable editing.</w:t>
      </w:r>
    </w:p>
    <w:p w14:paraId="70B27BC6" w14:textId="77777777" w:rsidR="009A1490" w:rsidRDefault="00C82DF8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C82DF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C82DF8">
      <w:pPr>
        <w:pStyle w:val="Heading1"/>
      </w:pPr>
      <w:r>
        <w:t>9. Professional document production</w:t>
      </w:r>
    </w:p>
    <w:p w14:paraId="53D1A2A8" w14:textId="77777777" w:rsidR="009A1490" w:rsidRDefault="00C82DF8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C82DF8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C82DF8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C82DF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C82DF8">
      <w:pPr>
        <w:pStyle w:val="Heading1"/>
      </w:pPr>
      <w:r>
        <w:t>10. Security, compliance, and enterprise control</w:t>
      </w:r>
    </w:p>
    <w:p w14:paraId="61E6E1C1" w14:textId="77777777" w:rsidR="009A1490" w:rsidRDefault="00C82DF8">
      <w:pPr>
        <w:pStyle w:val="ListBullet"/>
      </w:pPr>
      <w:r>
        <w:t>Sensitivity labels classify and protect documents.</w:t>
      </w:r>
    </w:p>
    <w:p w14:paraId="716FA6EA" w14:textId="77777777" w:rsidR="009A1490" w:rsidRDefault="00C82DF8">
      <w:pPr>
        <w:pStyle w:val="ListBullet"/>
      </w:pPr>
      <w:r>
        <w:t>Encryption and usage rights can travel with the file.</w:t>
      </w:r>
    </w:p>
    <w:p w14:paraId="63635E3C" w14:textId="77777777" w:rsidR="009A1490" w:rsidRDefault="00C82DF8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C82DF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C82DF8">
      <w:pPr>
        <w:pStyle w:val="Heading1"/>
      </w:pPr>
      <w:r>
        <w:t>11. Automation and extensibility</w:t>
      </w:r>
    </w:p>
    <w:p w14:paraId="7B58D3FC" w14:textId="77777777" w:rsidR="009A1490" w:rsidRDefault="00C82DF8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C82DF8">
      <w:pPr>
        <w:pStyle w:val="ListBullet"/>
      </w:pPr>
      <w:r>
        <w:lastRenderedPageBreak/>
        <w:t>Teams can create reusable branded templates with locked-down areas and editable fields.</w:t>
      </w:r>
    </w:p>
    <w:p w14:paraId="5CE37296" w14:textId="77777777" w:rsidR="009A1490" w:rsidRDefault="00C82DF8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C82DF8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C82DF8">
      <w:pPr>
        <w:pStyle w:val="Heading1"/>
      </w:pPr>
      <w:r>
        <w:t>12. Live demo checklist</w:t>
      </w:r>
    </w:p>
    <w:p w14:paraId="1EDAEC47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Open in Word desktop and show full-fidelity layout</w:t>
      </w:r>
    </w:p>
    <w:p w14:paraId="4FA71A03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Update the Table of Contents</w:t>
      </w:r>
    </w:p>
    <w:p w14:paraId="589DC419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Add a comment and @mention a reviewer</w:t>
      </w:r>
    </w:p>
    <w:p w14:paraId="3778D936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Turn on Track Changes and make an edit</w:t>
      </w:r>
    </w:p>
    <w:p w14:paraId="3231B633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Accept/reject a change</w:t>
      </w:r>
    </w:p>
    <w:p w14:paraId="3827843E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Show Version History from a OneDrive/SharePoint-stored copy</w:t>
      </w:r>
    </w:p>
    <w:p w14:paraId="5F08FD76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Apply a sensitivity label if available</w:t>
      </w:r>
    </w:p>
    <w:p w14:paraId="76F087E2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Export to PDF</w:t>
      </w:r>
    </w:p>
    <w:p w14:paraId="0499D826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Run Accessibility Checker</w:t>
      </w:r>
    </w:p>
    <w:p w14:paraId="1D05E4A0" w14:textId="77777777" w:rsidR="009A1490" w:rsidRDefault="00C82DF8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Use Editor or Copilot if licensed</w:t>
      </w:r>
    </w:p>
    <w:p w14:paraId="06209828" w14:textId="77777777" w:rsidR="009A1490" w:rsidRDefault="00C82DF8">
      <w:pPr>
        <w:pStyle w:val="Heading1"/>
      </w:pPr>
      <w:r>
        <w:t>13. Objection handling</w:t>
      </w:r>
    </w:p>
    <w:p w14:paraId="2B79FBB1" w14:textId="77777777" w:rsidR="009A1490" w:rsidRDefault="00C82DF8"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01B981E2" w14:textId="77777777" w:rsidR="009A1490" w:rsidRDefault="00C82DF8"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44B860A4" w14:textId="77777777" w:rsidR="009A1490" w:rsidRDefault="00C82DF8"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70604D7E" w14:textId="77777777" w:rsidR="009A1490" w:rsidRDefault="00C82DF8"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 w14:paraId="3989CA6B" w14:textId="77777777" w:rsidR="009A1490" w:rsidRDefault="00C82DF8">
      <w:pPr>
        <w:pStyle w:val="Heading1"/>
      </w:pPr>
      <w:r>
        <w:t>Appendix A – Source links</w:t>
      </w:r>
    </w:p>
    <w:p w14:paraId="76273712" w14:textId="77777777" w:rsidR="009A1490" w:rsidRDefault="00C82DF8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5">
        <w:r w:rsidR="009A1490"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C82DF8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6">
        <w:r w:rsidR="009A1490"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C82DF8">
      <w:pPr>
        <w:pStyle w:val="ListBullet"/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7">
        <w:r w:rsidR="009A1490"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C82DF8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8">
        <w:r w:rsidR="009A1490"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C82DF8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9">
        <w:r w:rsidR="009A1490"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C82DF8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C82DF8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C82DF8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C82DF8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C82DF8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C82DF8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C82DF8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723A6E" w:rsidRDefault="00723A6E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 xml:space="preserve">Word advantage: Track Changes controls, compare/combine, mail merge, advanced styles, captions/cross-references, indexes, </w:t>
      </w:r>
      <w:commentRangeStart w:id="64"/>
      <w:commentRangeStart w:id="65"/>
      <w:r>
        <w:t>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0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commentRangeEnd w:id="64"/>
    <w:p w14:paraId="107012BF" w14:textId="77777777" w:rsidR="00267F8F" w:rsidRDefault="00267F8F" w:rsidP="00267F8F">
      <w:pPr>
        <w:pStyle w:val="Heading1"/>
      </w:pPr>
      <w:r>
        <w:rPr>
          <w:rStyle w:val="CommentReference"/>
          <w:sz w:val="28"/>
          <w:szCs w:val="28"/>
        </w:rPr>
        <w:commentReference w:id="64"/>
      </w:r>
      <w:commentRangeEnd w:id="65"/>
      <w:r w:rsidR="00460ED2">
        <w:rPr>
          <w:rStyle w:val="CommentReference"/>
          <w:sz w:val="28"/>
          <w:szCs w:val="28"/>
        </w:rPr>
        <w:commentReference w:id="65"/>
      </w: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1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7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8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  <w:comment w:id="64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65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1C41D0" w14:textId="77777777" w:rsidR="00C82DF8" w:rsidRDefault="00C82DF8">
      <w:pPr>
        <w:spacing w:after="0" w:line="240" w:lineRule="auto"/>
      </w:pPr>
      <w:r>
        <w:separator/>
      </w:r>
    </w:p>
  </w:endnote>
  <w:endnote w:type="continuationSeparator" w:id="0">
    <w:p w14:paraId="57FE2FD6" w14:textId="77777777" w:rsidR="00C82DF8" w:rsidRDefault="00C82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C82DF8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1278AF" w14:textId="77777777" w:rsidR="00C82DF8" w:rsidRDefault="00C82DF8">
      <w:pPr>
        <w:spacing w:after="0" w:line="240" w:lineRule="auto"/>
      </w:pPr>
      <w:r>
        <w:separator/>
      </w:r>
    </w:p>
  </w:footnote>
  <w:footnote w:type="continuationSeparator" w:id="0">
    <w:p w14:paraId="082D7F36" w14:textId="77777777" w:rsidR="00C82DF8" w:rsidRDefault="00C82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C82DF8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4FB"/>
    <w:rsid w:val="0006063C"/>
    <w:rsid w:val="000B2842"/>
    <w:rsid w:val="0015074B"/>
    <w:rsid w:val="00267F8F"/>
    <w:rsid w:val="0029639D"/>
    <w:rsid w:val="00326F90"/>
    <w:rsid w:val="00364D64"/>
    <w:rsid w:val="00460ED2"/>
    <w:rsid w:val="00466A74"/>
    <w:rsid w:val="0057746B"/>
    <w:rsid w:val="00595F2A"/>
    <w:rsid w:val="005F74AE"/>
    <w:rsid w:val="00723A6E"/>
    <w:rsid w:val="00815C24"/>
    <w:rsid w:val="00864A2D"/>
    <w:rsid w:val="008653EA"/>
    <w:rsid w:val="00927984"/>
    <w:rsid w:val="009467E5"/>
    <w:rsid w:val="009A1490"/>
    <w:rsid w:val="00AA1D8D"/>
    <w:rsid w:val="00B30538"/>
    <w:rsid w:val="00B47730"/>
    <w:rsid w:val="00B60E8E"/>
    <w:rsid w:val="00BF0F5F"/>
    <w:rsid w:val="00C628B5"/>
    <w:rsid w:val="00C82DF8"/>
    <w:rsid w:val="00CB0664"/>
    <w:rsid w:val="00E978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sid w:val="00C628B5"/>
    <w:rPr>
      <w:rFonts w:ascii="Aptos" w:hAnsi="Aptos"/>
      <w:color w:val="5B5B5B"/>
      <w:sz w:val="18"/>
    </w:rPr>
  </w:style>
  <w:style w:type="paragraph" w:customStyle="1" w:styleId="Decision">
    <w:name w:val="Decision"/>
    <w:rsid w:val="00C628B5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hyperlink" Target="https://learn.microsoft.com/en-us/microsoft-365/copilot/microsoft-365-copilot-architecture-data-protection-auditing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purview/sensitivity-label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ord.cloud.microsoft/create/en/blog/document-collaboration-in-word/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port.microsoft.com/en-us/word/training/track-changes-in-word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googleapps.com/docs/about/?hl=en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2026-07-03T22:56:00Z</dcterms:created>
  <dcterms:modified xsi:type="dcterms:W3CDTF">2026-07-05T05:29:00Z</dcterms:modified>
  <cp:category/>
</cp:coreProperties>
</file>