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bin"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14:paraId="34FEF19A" w14:textId="77777777" w:rsidR="00C82B27" w:rsidRDefault="00936A2F">
      <w:r>
        <w:rPr>
          <w:i/>
          <w:iCs/>
          <w:strike/>
        </w:rPr>
        <w:t>Strikethrough and Italic Combo Demo</w:t>
      </w:r>
    </w:p>
    <w:p w14:paraId="123C8CD0" w14:textId="77777777" w:rsidR="0018060C" w:rsidRDefault="00936A2F">
      <w:r>
        <w:rPr>
          <w:i/>
          <w:iCs/>
          <w:strike/>
        </w:rPr>
        <w:t xml:space="preserve">This </w:t>
      </w:r>
    </w:p>
    <w:p w14:paraId="37F2C3E1" w14:textId="77777777" w:rsidR="00936A2F" w:rsidRPr="00F94915" w:rsidRDefault="007E6509" w:rsidP="00F94915"/>
    <w:p w14:paraId="7751710B" w14:textId="77777777" w:rsidR="00936A2F" w:rsidRDefault="007E6509" w:rsidP="00270EE7">
      <w:pPr>
        <w:pStyle w:val="ListParagraph"/>
        <w:numPr>
          <w:ilvl w:val="0"/>
          <w:numId w:val="1"/>
        </w:numPr>
      </w:pPr>
    </w:p>
    <w:p w14:paraId="0A6A98D4" w14:textId="77777777" w:rsidR="00936A2F" w:rsidRDefault="007E6509" w:rsidP="00270EE7">
      <w:pPr>
        <w:pStyle w:val="ListParagraph"/>
        <w:numPr>
          <w:ilvl w:val="1"/>
          <w:numId w:val="1"/>
        </w:numPr>
      </w:pPr>
    </w:p>
    <w:p w14:paraId="3675AACC" w14:textId="77777777" w:rsidR="00936A2F" w:rsidRDefault="007E6509" w:rsidP="00270EE7">
      <w:pPr>
        <w:pStyle w:val="ListParagraph"/>
        <w:numPr>
          <w:ilvl w:val="1"/>
          <w:numId w:val="1"/>
        </w:numPr>
      </w:pPr>
      <w:r>
        <w:rPr>
          <w:i/>
          <w:strike/>
          <w:rPrChange w:id="13" w:author="Author" w:date="2026-06-29T11:22:00Z" w16du:dateUtc="2026-06-29T15:22:00Z"/>
        </w:rPr>
        <w:t>document</w:t>
      </w:r>
      <w:r>
        <w:rPr>
          <w:i/>
          <w:iCs/>
          <w:strike/>
        </w:rPr>
        <w:t xml:space="preserve"> combines strikethrough</w:t>
      </w:r>
    </w:p>
    <w:p w14:paraId="5B262D46" w14:textId="77777777" w:rsidR="00936A2F" w:rsidRDefault="007E6509" w:rsidP="00270EE7">
      <w:pPr>
        <w:pStyle w:val="ListParagraph"/>
        <w:numPr>
          <w:ilvl w:val="0"/>
          <w:numId w:val="1"/>
        </w:numPr>
      </w:pPr>
    </w:p>
    <w:p w14:paraId="62A3B61C" w14:textId="77777777" w:rsidR="00936A2F" w:rsidRDefault="007E6509" w:rsidP="00270EE7">
      <w:pPr>
        <w:pStyle w:val="ListParagraph"/>
        <w:numPr>
          <w:ilvl w:val="1"/>
          <w:numId w:val="1"/>
        </w:numPr>
      </w:pPr>
    </w:p>
    <w:p w14:paraId="3D8E4EA7" w14:textId="77777777" w:rsidR="00936A2F" w:rsidRDefault="007E6509" w:rsidP="00270EE7">
      <w:pPr>
        <w:pStyle w:val="ListParagraph"/>
        <w:numPr>
          <w:ilvl w:val="1"/>
          <w:numId w:val="1"/>
        </w:numPr>
      </w:pPr>
    </w:p>
    <w:p w14:paraId="176C2786" w14:textId="77777777" w:rsidR="00936A2F" w:rsidRDefault="007E6509" w:rsidP="00270EE7">
      <w:pPr>
        <w:pStyle w:val="ListParagraph"/>
        <w:numPr>
          <w:ilvl w:val="1"/>
          <w:numId w:val="1"/>
        </w:numPr>
      </w:pPr>
    </w:p>
    <w:p w14:paraId="2B3504C4" w14:textId="77777777" w:rsidR="00936A2F" w:rsidRDefault="007E6509" w:rsidP="00270EE7">
      <w:pPr>
        <w:pStyle w:val="ListParagraph"/>
        <w:numPr>
          <w:ilvl w:val="2"/>
          <w:numId w:val="1"/>
        </w:numPr>
      </w:pPr>
    </w:p>
    <w:p w14:paraId="2C0498D0" w14:textId="77777777" w:rsidR="00936A2F" w:rsidRDefault="007E6509" w:rsidP="00270EE7">
      <w:pPr>
        <w:pStyle w:val="ListParagraph"/>
        <w:numPr>
          <w:ilvl w:val="0"/>
          <w:numId w:val="1"/>
        </w:numPr>
      </w:pPr>
    </w:p>
    <w:p w14:paraId="47673396" w14:textId="77777777" w:rsidR="00936A2F" w:rsidRDefault="007E6509">
      <w:pPr>
        <w:pPrChange w:id="28" w:author="Author" w:date="2026-06-29T11:22:00Z" w16du:dateUtc="2026-06-29T15:22:00Z">
          <w:pPr>
            <w:pStyle w:val="ListParagraph"/>
            <w:numPr>
              <w:ilvl w:val="1"/>
              <w:numId w:val="1"/>
            </w:numPr>
            <w:ind w:hanging="360"/>
          </w:pPr>
        </w:pPrChange>
      </w:pPr>
      <w:r>
        <w:rPr>
          <w:i/>
          <w:strike/>
          <w:rPrChange w:id="30" w:author="Author" w:date="2026-06-29T11:22:00Z" w16du:dateUtc="2026-06-29T15:22:00Z"/>
        </w:rPr>
        <w:t xml:space="preserve"> with </w:t>
      </w:r>
      <w:r>
        <w:rPr>
          <w:i/>
          <w:iCs/>
          <w:strike/>
        </w:rPr>
        <w:t>italic</w:t>
      </w:r>
      <w:r>
        <w:rPr>
          <w:i/>
          <w:strike/>
          <w:rPrChange w:id="33" w:author="Author" w:date="2026-06-29T11:22:00Z" w16du:dateUtc="2026-06-29T15:22:00Z"/>
        </w:rPr>
        <w:t>.</w:t>
      </w:r>
    </w:p>
    <w:p w14:paraId="5D32DB08" w14:textId="77777777" w:rsidR="00936A2F" w:rsidRDefault="007E6509" w:rsidP="008B7E91">
      <w:pPr>
        <w:spacing w:after="480"/>
      </w:pPr>
    </w:p>
    <w:p w14:paraId="03099E12" w14:textId="77777777" w:rsidR="00936A2F" w:rsidRDefault="007E6509"/>
    <w:p w14:paraId="2301DC0D" w14:textId="77777777" w:rsidR="00936A2F" w:rsidRDefault="007E6509" w:rsidP="008B7E91">
      <w:pPr>
        <w:spacing w:before="800"/>
      </w:pPr>
    </w:p>
    <w:p w14:paraId="1963AB74" w14:textId="77777777" w:rsidR="00936A2F" w:rsidRDefault="007E6509" w:rsidP="00C92A32">
      <w:pPr>
        <w:pStyle w:val="Heading1"/>
      </w:pPr>
    </w:p>
    <w:p w14:paraId="1FB54B9F" w14:textId="77777777" w:rsidR="00936A2F" w:rsidRPr="00C92A32" w:rsidRDefault="007E6509" w:rsidP="00C92A32">
      <w:pPr>
        <w:pStyle w:val="Heading2"/>
      </w:pPr>
      <w:r>
        <w:rPr>
          <w:i/>
          <w:strike/>
          <w:rPrChange w:id="43" w:author="Author" w:date="2026-06-29T11:22:00Z" w16du:dateUtc="2026-06-29T15:22:00Z"/>
        </w:rPr>
        <w:t xml:space="preserve">This </w:t>
      </w:r>
      <w:r>
        <w:rPr>
          <w:i/>
          <w:iCs/>
          <w:strike/>
        </w:rPr>
        <w:t xml:space="preserve">text </w:t>
      </w:r>
      <w:r>
        <w:rPr>
          <w:i/>
          <w:strike/>
          <w:rPrChange w:id="45" w:author="Author" w:date="2026-06-29T11:22:00Z" w16du:dateUtc="2026-06-29T15:22:00Z"/>
        </w:rPr>
        <w:t xml:space="preserve">is </w:t>
      </w:r>
      <w:r>
        <w:rPr>
          <w:i/>
          <w:iCs/>
          <w:strike/>
        </w:rPr>
        <w:t>struck through and italic simultaneously.</w:t>
      </w:r>
    </w:p>
    <w:p w14:paraId="0922DB5F" w14:textId="77777777" w:rsidR="00936A2F" w:rsidRDefault="007E6509"/>
    <w:p w14:paraId="19467F5D" w14:textId="77777777" w:rsidR="00936A2F" w:rsidRDefault="007E6509" w:rsidP="00C92A32">
      <w:pPr>
        <w:pStyle w:val="Heading1"/>
      </w:pPr>
    </w:p>
    <w:p w14:paraId="4090E0F0" w14:textId="77777777" w:rsidR="00936A2F" w:rsidRDefault="007E6509"/>
    <w:p w14:paraId="11121BFA" w14:textId="77777777" w:rsidR="00936A2F" w:rsidRDefault="007E6509" w:rsidP="00C92A32">
      <w:pPr>
        <w:pStyle w:val="Heading2"/>
      </w:pPr>
    </w:p>
    <w:p w14:paraId="7EC7EF8D" w14:textId="77777777" w:rsidR="00936A2F" w:rsidRDefault="007E6509"/>
    <w:p w14:paraId="573DFB18" w14:textId="77777777" w:rsidR="00936A2F" w:rsidRDefault="007E6509"/>
    <w:sdt>
      <w:sdtPr>
        <w:alias w:val="RichTextContentControl"/>
        <w:tag w:val="RichTextContentControl"/>
        <w:id w:val="1111861867"/>
      </w:sdtPr>
      <w:sdtEndPr/>
      <w:sdtContent>
        <w:p w14:paraId="7FD69FC2" w14:textId="77777777" w:rsidR="00936A2F" w:rsidRDefault="007E6509">
          <w:del w:id="62"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67BBBFB9" w14:textId="77777777" w:rsidR="00936A2F" w:rsidRDefault="007E6509">
      <w:sdt>
        <w:sdtPr>
          <w:alias w:val="Plain text content control"/>
          <w:tag w:val="Plain text content control"/>
          <w:id w:val="-329529258"/>
          <w:text/>
        </w:sdtPr>
        <w:sdtEndPr/>
        <w:sdtContent>
          <w:del w:id="65" w:author="Author" w:date="2026-06-29T11:22:00Z" w16du:dateUtc="2026-06-29T15:22:00Z">
            <w:r>
              <w:delText>make your document look professionally</w:delText>
            </w:r>
          </w:del>
        </w:sdtContent>
      </w:sdt>
    </w:p>
    <w:sdt>
      <w:sdtPr>
        <w:id w:val="-132646417"/>
        <w:picture/>
      </w:sdtPr>
      <w:sdtEndPr/>
      <w:sdtContent>
        <w:p w14:paraId="28B70BED" w14:textId="77777777" w:rsidR="00936A2F" w:rsidRDefault="007E6509">
          <w:r>
            <w:rPr>
              <w:noProof/>
            </w:rPr>
            <w:drawing>
              <wp:inline distT="0" distB="0" distL="0" distR="0" wp14:anchorId="3F768D1D" wp14:editId="3B5F0631">
                <wp:extent cx="1896761" cy="1515822"/>
                <wp:effectExtent l="0" t="0" r="0" b="0"/>
                <wp:docPr id="7" name="Picture 1"/>
                <wp:cNvGraphicFramePr>
                  <a:graphicFrameLocks noChangeAspect="1"/>
                </wp:cNvGraphicFramePr>
                <a:graphic>
                  <a:graphicData uri="http://schemas.openxmlformats.org/drawingml/2006/picture">
                    <pic:pic>
                      <pic:nvPicPr>
                        <pic:cNvPr id="7"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936A2F"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936A2F" w:rsidRDefault="007E6509">
          <w:del w:id="68" w:author="Author" w:date="2026-06-29T11:22:00Z" w16du:dateUtc="2026-06-29T15:22:00Z">
            <w:r>
              <w:delText>Two</w:delText>
            </w:r>
          </w:del>
        </w:p>
      </w:sdtContent>
    </w:sdt>
    <w:p w14:paraId="30E8E50B" w14:textId="77777777" w:rsidR="00936A2F" w:rsidRDefault="007E6509"/>
    <w:p w14:paraId="71A7AA3D" w14:textId="77777777" w:rsidR="00936A2F" w:rsidRDefault="00936A2F">
      <w:pPr>
        <w:sectPr w:rsidR="00CF7815">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483ADECB" w14:textId="77777777" w:rsidR="00936A2F" w:rsidRDefault="007E6509" w:rsidP="005E2746">
      <w:pPr>
        <w:pBdr>
          <w:top w:val="single" w:sz="4" w:space="1" w:color="auto"/>
          <w:left w:val="single" w:sz="4" w:space="4" w:color="auto"/>
          <w:bottom w:val="single" w:sz="4" w:space="1" w:color="auto"/>
          <w:right w:val="single" w:sz="4" w:space="4" w:color="auto"/>
        </w:pBdr>
      </w:pPr>
    </w:p>
    <w:customXmlDelRangeStart w:id="75" w:author="Author" w:date="2026-06-29T11:22:00Z"/>
    <w:sdt>
      <w:sdtPr>
        <w:rPr>
          <w:b w:val="0"/>
          <w:bCs w:val="0"/>
          <w:noProof/>
          <w:color w:val="auto"/>
        </w:rPr>
        <w:alias w:val="MyTable"/>
        <w:tag w:val="MyTable"/>
        <w:id w:val="354002298"/>
      </w:sdtPr>
      <w:sdtEndPr>
        <w:rPr>
          <w:noProof w:val="0"/>
        </w:rPr>
      </w:sdtEndPr>
      <w:sdtContent>
        <w:customXmlDelRangeEnd w:id="75"/>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del w:id="76"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DelRangeStart w:id="77" w:author="Author" w:date="2026-06-29T11:22:00Z"/>
              <w:sdt>
                <w:sdtPr>
                  <w:rPr>
                    <w:noProof/>
                  </w:rPr>
                  <w:alias w:val="Latin1"/>
                  <w:tag w:val="Latin1"/>
                  <w:id w:val="1646851742"/>
                </w:sdtPr>
                <w:sdtEndPr/>
                <w:sdtContent>
                  <w:customXmlDelRangeEnd w:id="77"/>
                  <w:p w14:paraId="1581FCAC" w14:textId="77777777" w:rsidR="00936A2F" w:rsidRDefault="007E6509">
                    <w:del w:id="79" w:author="Author" w:date="2026-06-29T11:22:00Z" w16du:dateUtc="2026-06-29T15:22:00Z">
                      <w:r>
                        <w:rPr>
                          <w:noProof/>
                        </w:rPr>
                        <w:delText>Lorem ipsum dolor sit amet</w:delText>
                      </w:r>
                    </w:del>
                  </w:p>
                  <w:customXmlDelRangeStart w:id="80" w:author="Author" w:date="2026-06-29T11:22:00Z"/>
                </w:sdtContent>
              </w:sdt>
              <w:customXmlDelRangeEnd w:id="80"/>
            </w:tc>
            <w:tc>
              <w:tcPr>
                <w:tcW w:w="3117" w:type="dxa"/>
              </w:tcPr>
              <w:customXmlDelRangeStart w:id="81" w:author="Author" w:date="2026-06-29T11:22:00Z"/>
              <w:sdt>
                <w:sdtPr>
                  <w:rPr>
                    <w:noProof/>
                  </w:rPr>
                  <w:alias w:val="Latin2"/>
                  <w:tag w:val="Latin2"/>
                  <w:id w:val="1730795754"/>
                </w:sdtPr>
                <w:sdtEndPr/>
                <w:sdtContent>
                  <w:customXmlDelRangeEnd w:id="81"/>
                  <w:p w14:paraId="36C70DAE" w14:textId="77777777" w:rsidR="00936A2F" w:rsidRPr="00C4274D" w:rsidRDefault="007E6509">
                    <w:pPr>
                      <w:cnfStyle w:val="100000000000" w:firstRow="1" w:lastRow="0" w:firstColumn="0" w:lastColumn="0" w:oddVBand="0" w:evenVBand="0" w:oddHBand="0" w:evenHBand="0" w:firstRowFirstColumn="0" w:firstRowLastColumn="0" w:lastRowFirstColumn="0" w:lastRowLastColumn="0"/>
                      <w:rPr>
                        <w:b w:val="0"/>
                      </w:rPr>
                    </w:pPr>
                    <w:del w:id="83" w:author="Author" w:date="2026-06-29T11:22:00Z" w16du:dateUtc="2026-06-29T15:22:00Z">
                      <w:r>
                        <w:rPr>
                          <w:noProof/>
                        </w:rPr>
                        <w:delText>Consectetuer adipiscing elit</w:delText>
                      </w:r>
                    </w:del>
                  </w:p>
                  <w:customXmlDelRangeStart w:id="84" w:author="Author" w:date="2026-06-29T11:22:00Z"/>
                </w:sdtContent>
              </w:sdt>
              <w:customXmlDelRangeEnd w:id="84"/>
            </w:tc>
            <w:tc>
              <w:tcPr>
                <w:tcW w:w="3117" w:type="dxa"/>
              </w:tcPr>
              <w:customXmlDelRangeStart w:id="85" w:author="Author" w:date="2026-06-29T11:22:00Z"/>
              <w:sdt>
                <w:sdtPr>
                  <w:rPr>
                    <w:noProof/>
                  </w:rPr>
                  <w:alias w:val="Latin3"/>
                  <w:tag w:val="Latin3"/>
                  <w:id w:val="-88469536"/>
                </w:sdtPr>
                <w:sdtEndPr/>
                <w:sdtContent>
                  <w:customXmlDelRangeEnd w:id="85"/>
                  <w:p w14:paraId="0D6492B9" w14:textId="77777777" w:rsidR="00936A2F" w:rsidRDefault="007E6509">
                    <w:pPr>
                      <w:cnfStyle w:val="100000000000" w:firstRow="1" w:lastRow="0" w:firstColumn="0" w:lastColumn="0" w:oddVBand="0" w:evenVBand="0" w:oddHBand="0" w:evenHBand="0" w:firstRowFirstColumn="0" w:firstRowLastColumn="0" w:lastRowFirstColumn="0" w:lastRowLastColumn="0"/>
                    </w:pPr>
                    <w:del w:id="87" w:author="Author" w:date="2026-06-29T11:22:00Z" w16du:dateUtc="2026-06-29T15:22:00Z">
                      <w:r>
                        <w:rPr>
                          <w:noProof/>
                        </w:rPr>
                        <w:delText>Maecenas porttitor congue massa.</w:delText>
                      </w:r>
                    </w:del>
                  </w:p>
                  <w:customXmlDelRangeStart w:id="88" w:author="Author" w:date="2026-06-29T11:22:00Z"/>
                </w:sdtContent>
              </w:sdt>
              <w:customXmlDelRangeEnd w:id="88"/>
            </w:tc>
          </w:tr>
          <w:customXmlDelRangeStart w:id="89" w:author="Author" w:date="2026-06-29T11:22:00Z"/>
          <w:sdt>
            <w:sdtPr>
              <w:rPr>
                <w:b w:val="0"/>
                <w:bCs w:val="0"/>
              </w:rPr>
              <w:alias w:val="Row1"/>
              <w:tag w:val="Row1"/>
              <w:id w:val="2087339449"/>
            </w:sdtPr>
            <w:sdtEndPr/>
            <w:sdtContent>
              <w:customXmlDelRangeEnd w:id="89"/>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del w:id="90"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DelRangeStart w:id="91" w:author="Author" w:date="2026-06-29T11:22:00Z"/>
                  <w:sdt>
                    <w:sdtPr>
                      <w:alias w:val="Data11"/>
                      <w:tag w:val="Data11"/>
                      <w:id w:val="1641614218"/>
                      <w:text/>
                    </w:sdtPr>
                    <w:sdtEndPr/>
                    <w:sdtContent>
                      <w:customXmlDelRangeEnd w:id="91"/>
                      <w:p w14:paraId="2A2ECE4B" w14:textId="77777777" w:rsidR="00936A2F" w:rsidRDefault="007E6509">
                        <w:del w:id="93" w:author="Author" w:date="2026-06-29T11:22:00Z" w16du:dateUtc="2026-06-29T15:22:00Z">
                          <w:r>
                            <w:delText>100</w:delText>
                          </w:r>
                        </w:del>
                      </w:p>
                      <w:customXmlDelRangeStart w:id="94" w:author="Author" w:date="2026-06-29T11:22:00Z"/>
                    </w:sdtContent>
                  </w:sdt>
                  <w:customXmlDelRangeEnd w:id="94"/>
                </w:tc>
                <w:tc>
                  <w:tcPr>
                    <w:tcW w:w="3117" w:type="dxa"/>
                  </w:tcPr>
                  <w:customXmlDelRangeStart w:id="95" w:author="Author" w:date="2026-06-29T11:22:00Z"/>
                  <w:sdt>
                    <w:sdtPr>
                      <w:alias w:val="Data12"/>
                      <w:tag w:val="Data12"/>
                      <w:id w:val="184647321"/>
                      <w:text/>
                    </w:sdtPr>
                    <w:sdtEndPr/>
                    <w:sdtContent>
                      <w:customXmlDelRangeEnd w:id="95"/>
                      <w:p w14:paraId="60ACCD8A" w14:textId="77777777" w:rsidR="00936A2F" w:rsidRDefault="007E6509">
                        <w:pPr>
                          <w:cnfStyle w:val="000000100000" w:firstRow="0" w:lastRow="0" w:firstColumn="0" w:lastColumn="0" w:oddVBand="0" w:evenVBand="0" w:oddHBand="1" w:evenHBand="0" w:firstRowFirstColumn="0" w:firstRowLastColumn="0" w:lastRowFirstColumn="0" w:lastRowLastColumn="0"/>
                        </w:pPr>
                        <w:del w:id="97" w:author="Author" w:date="2026-06-29T11:22:00Z" w16du:dateUtc="2026-06-29T15:22:00Z">
                          <w:r>
                            <w:delText>200</w:delText>
                          </w:r>
                        </w:del>
                      </w:p>
                      <w:customXmlDelRangeStart w:id="98" w:author="Author" w:date="2026-06-29T11:22:00Z"/>
                    </w:sdtContent>
                  </w:sdt>
                  <w:customXmlDelRangeEnd w:id="98"/>
                </w:tc>
                <w:tc>
                  <w:tcPr>
                    <w:tcW w:w="3117" w:type="dxa"/>
                  </w:tcPr>
                  <w:customXmlDelRangeStart w:id="99" w:author="Author" w:date="2026-06-29T11:22:00Z"/>
                  <w:sdt>
                    <w:sdtPr>
                      <w:alias w:val="Data13"/>
                      <w:tag w:val="Data13"/>
                      <w:id w:val="131915776"/>
                      <w:text/>
                    </w:sdtPr>
                    <w:sdtEndPr/>
                    <w:sdtContent>
                      <w:customXmlDelRangeEnd w:id="99"/>
                      <w:p w14:paraId="60560D1C" w14:textId="77777777" w:rsidR="00936A2F" w:rsidRDefault="007E6509">
                        <w:pPr>
                          <w:cnfStyle w:val="000000100000" w:firstRow="0" w:lastRow="0" w:firstColumn="0" w:lastColumn="0" w:oddVBand="0" w:evenVBand="0" w:oddHBand="1" w:evenHBand="0" w:firstRowFirstColumn="0" w:firstRowLastColumn="0" w:lastRowFirstColumn="0" w:lastRowLastColumn="0"/>
                        </w:pPr>
                        <w:del w:id="101" w:author="Author" w:date="2026-06-29T11:22:00Z" w16du:dateUtc="2026-06-29T15:22:00Z">
                          <w:r>
                            <w:delText>300</w:delText>
                          </w:r>
                        </w:del>
                      </w:p>
                      <w:customXmlDelRangeStart w:id="102" w:author="Author" w:date="2026-06-29T11:22:00Z"/>
                    </w:sdtContent>
                  </w:sdt>
                  <w:customXmlDelRangeEnd w:id="102"/>
                </w:tc>
              </w:tr>
              <w:customXmlDelRangeStart w:id="103" w:author="Author" w:date="2026-06-29T11:22:00Z"/>
            </w:sdtContent>
          </w:sdt>
          <w:customXmlDelRangeEnd w:id="103"/>
          <w:customXmlDelRangeStart w:id="104" w:author="Author" w:date="2026-06-29T11:22:00Z"/>
          <w:sdt>
            <w:sdtPr>
              <w:rPr>
                <w:b w:val="0"/>
                <w:bCs w:val="0"/>
              </w:rPr>
              <w:alias w:val="Row2"/>
              <w:tag w:val="Row2"/>
              <w:id w:val="1563601403"/>
            </w:sdtPr>
            <w:sdtEndPr/>
            <w:sdtContent>
              <w:customXmlDelRangeEnd w:id="104"/>
              <w:tr w:rsidR="00C4274D" w14:paraId="68A60E71" w14:textId="77777777" w:rsidTr="00665111">
                <w:trPr>
                  <w:del w:id="105"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DelRangeStart w:id="106" w:author="Author" w:date="2026-06-29T11:22:00Z"/>
                  <w:sdt>
                    <w:sdtPr>
                      <w:alias w:val="Data21"/>
                      <w:tag w:val="Data21"/>
                      <w:id w:val="-1031330684"/>
                      <w:text/>
                    </w:sdtPr>
                    <w:sdtEndPr/>
                    <w:sdtContent>
                      <w:customXmlDelRangeEnd w:id="106"/>
                      <w:p w14:paraId="576927AA" w14:textId="77777777" w:rsidR="00936A2F" w:rsidRDefault="007E6509">
                        <w:del w:id="108" w:author="Author" w:date="2026-06-29T11:22:00Z" w16du:dateUtc="2026-06-29T15:22:00Z">
                          <w:r>
                            <w:delText>400</w:delText>
                          </w:r>
                        </w:del>
                      </w:p>
                      <w:customXmlDelRangeStart w:id="109" w:author="Author" w:date="2026-06-29T11:22:00Z"/>
                    </w:sdtContent>
                  </w:sdt>
                  <w:customXmlDelRangeEnd w:id="109"/>
                </w:tc>
                <w:tc>
                  <w:tcPr>
                    <w:tcW w:w="3117" w:type="dxa"/>
                  </w:tcPr>
                  <w:customXmlDelRangeStart w:id="110" w:author="Author" w:date="2026-06-29T11:22:00Z"/>
                  <w:sdt>
                    <w:sdtPr>
                      <w:alias w:val="Data22"/>
                      <w:tag w:val="Data22"/>
                      <w:id w:val="560603829"/>
                      <w:text/>
                    </w:sdtPr>
                    <w:sdtEndPr/>
                    <w:sdtContent>
                      <w:customXmlDelRangeEnd w:id="110"/>
                      <w:p w14:paraId="7823894F" w14:textId="77777777" w:rsidR="00936A2F" w:rsidRDefault="007E6509">
                        <w:pPr>
                          <w:cnfStyle w:val="000000000000" w:firstRow="0" w:lastRow="0" w:firstColumn="0" w:lastColumn="0" w:oddVBand="0" w:evenVBand="0" w:oddHBand="0" w:evenHBand="0" w:firstRowFirstColumn="0" w:firstRowLastColumn="0" w:lastRowFirstColumn="0" w:lastRowLastColumn="0"/>
                        </w:pPr>
                        <w:del w:id="112" w:author="Author" w:date="2026-06-29T11:22:00Z" w16du:dateUtc="2026-06-29T15:22:00Z">
                          <w:r>
                            <w:delText>500</w:delText>
                          </w:r>
                        </w:del>
                      </w:p>
                      <w:customXmlDelRangeStart w:id="113" w:author="Author" w:date="2026-06-29T11:22:00Z"/>
                    </w:sdtContent>
                  </w:sdt>
                  <w:customXmlDelRangeEnd w:id="113"/>
                </w:tc>
                <w:tc>
                  <w:tcPr>
                    <w:tcW w:w="3117" w:type="dxa"/>
                  </w:tcPr>
                  <w:customXmlDelRangeStart w:id="114" w:author="Author" w:date="2026-06-29T11:22:00Z"/>
                  <w:sdt>
                    <w:sdtPr>
                      <w:alias w:val="Data23"/>
                      <w:tag w:val="Data23"/>
                      <w:id w:val="-847252032"/>
                      <w:text/>
                    </w:sdtPr>
                    <w:sdtEndPr/>
                    <w:sdtContent>
                      <w:customXmlDelRangeEnd w:id="114"/>
                      <w:p w14:paraId="065792C4" w14:textId="77777777" w:rsidR="00936A2F" w:rsidRDefault="007E6509">
                        <w:pPr>
                          <w:cnfStyle w:val="000000000000" w:firstRow="0" w:lastRow="0" w:firstColumn="0" w:lastColumn="0" w:oddVBand="0" w:evenVBand="0" w:oddHBand="0" w:evenHBand="0" w:firstRowFirstColumn="0" w:firstRowLastColumn="0" w:lastRowFirstColumn="0" w:lastRowLastColumn="0"/>
                        </w:pPr>
                        <w:del w:id="116" w:author="Author" w:date="2026-06-29T11:22:00Z" w16du:dateUtc="2026-06-29T15:22:00Z">
                          <w:r>
                            <w:delText>600</w:delText>
                          </w:r>
                        </w:del>
                      </w:p>
                      <w:customXmlDelRangeStart w:id="117" w:author="Author" w:date="2026-06-29T11:22:00Z"/>
                    </w:sdtContent>
                  </w:sdt>
                  <w:customXmlDelRangeEnd w:id="117"/>
                </w:tc>
              </w:tr>
              <w:customXmlDelRangeStart w:id="118" w:author="Author" w:date="2026-06-29T11:22:00Z"/>
            </w:sdtContent>
          </w:sdt>
          <w:customXmlDelRangeEnd w:id="118"/>
        </w:tbl>
        <w:customXmlDelRangeStart w:id="119" w:author="Author" w:date="2026-06-29T11:22:00Z"/>
      </w:sdtContent>
    </w:sdt>
    <w:customXmlDelRangeEnd w:id="119"/>
    <w:p w14:paraId="4584E974" w14:textId="77777777" w:rsidR="00936A2F" w:rsidRDefault="00936A2F" w:rsidP="00C4274D"/>
    <w:sdt>
      <w:sdtPr>
        <w:alias w:val="RichTextContentControl"/>
        <w:tag w:val="RichTextContentControl"/>
        <w:id w:val="873813965"/>
      </w:sdtPr>
      <w:sdtEndPr/>
      <w:sdtContent>
        <w:p w14:paraId="16FCF045" w14:textId="77777777" w:rsidR="00936A2F" w:rsidRDefault="007E6509">
          <w:del w:id="122"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009A347A" w14:textId="77777777" w:rsidR="00936A2F" w:rsidRDefault="007E6509">
      <w:sdt>
        <w:sdtPr>
          <w:alias w:val="Plain text content control"/>
          <w:tag w:val="Plain text content control"/>
          <w:id w:val="-1477523936"/>
          <w:text/>
        </w:sdtPr>
        <w:sdtEndPr/>
        <w:sdtContent>
          <w:del w:id="125" w:author="Author" w:date="2026-06-29T11:22:00Z" w16du:dateUtc="2026-06-29T15:22:00Z">
            <w:r>
              <w:delText>make your document look professionally</w:delText>
            </w:r>
          </w:del>
        </w:sdtContent>
      </w:sdt>
    </w:p>
    <w:sdt>
      <w:sdtPr>
        <w:id w:val="615948864"/>
        <w:picture/>
      </w:sdtPr>
      <w:sdtEndPr/>
      <w:sdtContent>
        <w:p w14:paraId="36DBE2A5" w14:textId="77777777" w:rsidR="00936A2F" w:rsidRDefault="007E6509">
          <w:r>
            <w:rPr>
              <w:noProof/>
            </w:rPr>
            <w:drawing>
              <wp:inline distT="0" distB="0" distL="0" distR="0" wp14:anchorId="0795BA59" wp14:editId="6B362A23">
                <wp:extent cx="1896761" cy="1515822"/>
                <wp:effectExtent l="0" t="0" r="0" b="0"/>
                <wp:docPr id="8" name="Picture 1"/>
                <wp:cNvGraphicFramePr>
                  <a:graphicFrameLocks noChangeAspect="1"/>
                </wp:cNvGraphicFramePr>
                <a:graphic>
                  <a:graphicData uri="http://schemas.openxmlformats.org/drawingml/2006/picture">
                    <pic:pic>
                      <pic:nvPicPr>
                        <pic:cNvPr id="8"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936A2F"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936A2F" w:rsidRDefault="007E6509">
          <w:del w:id="128" w:author="Author" w:date="2026-06-29T11:22:00Z" w16du:dateUtc="2026-06-29T15:22:00Z">
            <w:r>
              <w:delText>Two</w:delText>
            </w:r>
          </w:del>
        </w:p>
      </w:sdtContent>
    </w:sdt>
    <w:p w14:paraId="337FAE81" w14:textId="77777777" w:rsidR="00936A2F" w:rsidRDefault="007E6509"/>
    <w:sdt>
      <w:sdtPr>
        <w:id w:val="289707828"/>
        <w:docPartObj>
          <w:docPartGallery w:val="Cover Pages"/>
          <w:docPartUnique/>
        </w:docPartObj>
      </w:sdtPr>
      <w:sdtEndPr/>
      <w:sdtContent>
        <w:p w14:paraId="4456598A" w14:textId="77777777" w:rsidR="00936A2F" w:rsidRDefault="007E6509">
          <w:del w:id="132" w:author="Author" w:date="2026-06-29T11:22:00Z" w16du:dateUtc="2026-06-29T15:22:00Z">
            <w:r>
              <w:rPr>
                <w:noProof/>
              </w:rPr>
              <mc:AlternateContent>
                <mc:Choice Requires="wps">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936A2F" w:rsidRDefault="00936A2F">
                                  <w:pPr>
                                    <w:pStyle w:val="NoSpacing"/>
                                    <w:rPr>
                                      <w:noProof/>
                                      <w:color w:val="44546A" w:themeColor="text2"/>
                                    </w:rPr>
                                  </w:pPr>
                                  <w:customXmlDelRangeStart w:id="134" w:author="Author" w:date="2026-06-29T11:22: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34"/>
                                      <w:del w:id="135" w:author="Author" w:date="2026-06-29T11:22:00Z" w16du:dateUtc="2026-06-29T15:22:00Z">
                                        <w:r w:rsidR="007E6509">
                                          <w:rPr>
                                            <w:noProof/>
                                            <w:color w:val="44546A" w:themeColor="text2"/>
                                          </w:rPr>
                                          <w:delText>Eric White</w:delText>
                                        </w:r>
                                      </w:del>
                                      <w:customXmlDelRangeStart w:id="136" w:author="Author" w:date="2026-06-29T11:22:00Z"/>
                                    </w:sdtContent>
                                  </w:sdt>
                                  <w:customXmlDelRangeEnd w:id="136"/>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284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77777777" w:rsidR="00936A2F" w:rsidRDefault="00936A2F">
                            <w:pPr>
                              <w:pStyle w:val="NoSpacing"/>
                              <w:rPr>
                                <w:noProof/>
                                <w:color w:val="44546A" w:themeColor="text2"/>
                              </w:rPr>
                            </w:pPr>
                            <w:customXmlDelRangeStart w:id="138" w:author="Author" w:date="2026-06-29T11:22: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38"/>
                                <w:del w:id="139" w:author="Author" w:date="2026-06-29T11:22:00Z" w16du:dateUtc="2026-06-29T15:22:00Z">
                                  <w:r w:rsidR="007E6509">
                                    <w:rPr>
                                      <w:noProof/>
                                      <w:color w:val="44546A" w:themeColor="text2"/>
                                    </w:rPr>
                                    <w:delText>Eric White</w:delText>
                                  </w:r>
                                </w:del>
                                <w:customXmlDelRangeStart w:id="140" w:author="Author" w:date="2026-06-29T11:22:00Z"/>
                              </w:sdtContent>
                            </w:sdt>
                            <w:customXmlDelRangeEnd w:id="140"/>
                          </w:p>
                        </w:txbxContent>
                      </v:textbox>
                      <w10:wrap type="square"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936A2F" w:rsidRDefault="00936A2F"/>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aa1uTN8AAAAMAQAADwAAAGRycy9kb3ducmV2LnhtbEyPMW/CMBCFdyT+g3VIXVBx QBChEAeVVnTrQMrC5sRHEjU+R7GB8O85urTL052e7t370u1gW3HF3jeOFMxnEQik0pmGKgXH7/3r GoQPmoxuHaGCO3rYZuNRqhPjbnTAax4qwSHkE62gDqFLpPRljVb7meuQ2Du73urAa19J0+sbh9tW LqIollY3xB9q3eF7jeVPfrEK9nE4NWd3+lwdp3E3zXfLr2LnlHqZDB8blrcNiIBD+LuAJwP3h4yL Fe5CxotWAdOEX31683jBMAVPq2i5Bpml8j9E9gAAAP//AwBQSwECLQAUAAYACAAAACEAtoM4kv4A AADhAQAAEwAAAAAAAAAAAAAAAAAAAAAAW0NvbnRlbnRfVHlwZXNdLnhtbFBLAQItABQABgAIAAAA IQA4/SH/1gAAAJQBAAALAAAAAAAAAAAAAAAAAC8BAABfcmVscy8ucmVsc1BLAQItABQABgAIAAAA IQDQMF3rwAIAAGEGAAAOAAAAAAAAAAAAAAAAAC4CAABkcnMvZTJvRG9jLnhtbFBLAQItABQABgAI AAAAIQBprW5M3wAAAAwBAAAPAAAAAAAAAAAAAAAAABoFAABkcnMvZG93bnJldi54bWxQSwUGAAAA AAQABADzAAAAJgYAAAAA " fillcolor="#deeaf6 [660]" stroked="f" strokeweight="1pt">
                      <v:fill color2="#9cc2e5 [1940]" rotate="t" focus="100%" type="gradient">
                        <o:fill v:ext="view" type="gradientUnscaled"/>
                      </v:fill>
                      <v:textbox inset="21.6pt,,21.6pt">
                        <w:txbxContent>
                          <w:p w14:paraId="0F5FC56C" w14:textId="77777777" w:rsidR="00936A2F" w:rsidRDefault="00936A2F"/>
                        </w:txbxContent>
                      </v:textbox>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936A2F" w:rsidRDefault="00936A2F">
                                  <w:pPr>
                                    <w:spacing w:before="240"/>
                                    <w:jc w:val="center"/>
                                    <w:rPr>
                                      <w:color w:val="FFFFFF" w:themeColor="background1"/>
                                    </w:rPr>
                                  </w:pPr>
                                  <w:customXmlDelRangeStart w:id="144" w:author="Author" w:date="2026-06-29T11:22: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44"/>
                                      <w:del w:id="145" w:author="Author" w:date="2026-06-29T11:22:00Z" w16du:dateUtc="2026-06-29T15:22:00Z">
                                        <w:r w:rsidR="007E6509">
                                          <w:rPr>
                                            <w:color w:val="FFFFFF" w:themeColor="background1"/>
                                          </w:rPr>
                                          <w:delText>This is my interesting abstract</w:delText>
                                        </w:r>
                                      </w:del>
                                      <w:customXmlDelRangeStart w:id="146" w:author="Author" w:date="2026-06-29T11:22:00Z"/>
                                    </w:sdtContent>
                                  </w:sdt>
                                  <w:customXmlDelRangeEnd w:id="146"/>
                                  <w:del w:id="147" w:author="Author" w:date="2026-06-29T11:22:00Z" w16du:dateUtc="2026-06-29T15:22:00Z">
                                    <w:r w:rsidR="007E6509">
                                      <w:rPr>
                                        <w:color w:val="FFFFFF" w:themeColor="background1"/>
                                      </w:rPr>
                                      <w:delText>.</w:delText>
                                    </w:r>
                                  </w:del>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5670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DxilGm3gAAAAoBAAAPAAAAZHJzL2Rvd25yZXYueG1sTI/BTsMwEETvSP0Ha5G4 RNRpIE1J41QIVFSJE20/wI2XJCJeR7HThr/vwgUuo12NdnZesZlsJ844+NaRgsU8BoFUOdNSreB4 2N6vQPigyejOESr4Rg+bcnZT6Ny4C33geR9qwSHkc62gCaHPpfRVg1b7ueuR2Pt0g9WB16GWZtAX DredTOJ4Ka1uiT80useXBquv/WgVBGzfU5eNyduyjnYyWlEkswel7m6n1zXL8xpEwCn8XcAPA/eH koud3EjGi04B04RfZe8xTZ5AnHjI0gRkWcj/COUVAAD//wMAUEsBAi0AFAAGAAgAAAAhALaDOJL+ AAAA4QEAABMAAAAAAAAAAAAAAAAAAAAAAFtDb250ZW50X1R5cGVzXS54bWxQSwECLQAUAAYACAAA ACEAOP0h/9YAAACUAQAACwAAAAAAAAAAAAAAAAAvAQAAX3JlbHMvLnJlbHNQSwECLQAUAAYACAAA ACEAgWeJE4kCAABzBQAADgAAAAAAAAAAAAAAAAAuAgAAZHJzL2Uyb0RvYy54bWxQSwECLQAUAAYA CAAAACEA8YpRpt4AAAAKAQAADwAAAAAAAAAAAAAAAADjBAAAZHJzL2Rvd25yZXYueG1sUEsFBgAA AAAEAAQA8wAAAO4FAAAAAA== " fillcolor="#44546a [3215]" stroked="f" strokeweight="1pt">
                      <v:textbox inset="14.4pt,14.4pt,14.4pt,28.8pt">
                        <w:txbxContent>
                          <w:p w14:paraId="7ECC6AAF" w14:textId="77777777" w:rsidR="00936A2F" w:rsidRDefault="00936A2F">
                            <w:pPr>
                              <w:spacing w:before="240"/>
                              <w:jc w:val="center"/>
                              <w:rPr>
                                <w:color w:val="FFFFFF" w:themeColor="background1"/>
                              </w:rPr>
                            </w:pPr>
                            <w:customXmlDelRangeStart w:id="149" w:author="Author" w:date="2026-06-29T11:22: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49"/>
                                <w:del w:id="150" w:author="Author" w:date="2026-06-29T11:22:00Z" w16du:dateUtc="2026-06-29T15:22:00Z">
                                  <w:r w:rsidR="007E6509">
                                    <w:rPr>
                                      <w:color w:val="FFFFFF" w:themeColor="background1"/>
                                    </w:rPr>
                                    <w:delText>This is my interesting abstract</w:delText>
                                  </w:r>
                                </w:del>
                                <w:customXmlDelRangeStart w:id="151" w:author="Author" w:date="2026-06-29T11:22:00Z"/>
                              </w:sdtContent>
                            </w:sdt>
                            <w:customXmlDelRangeEnd w:id="151"/>
                            <w:del w:id="152" w:author="Author" w:date="2026-06-29T11:22:00Z" w16du:dateUtc="2026-06-29T15:22:00Z">
                              <w:r w:rsidR="007E6509">
                                <w:rPr>
                                  <w:color w:val="FFFFFF" w:themeColor="background1"/>
                                </w:rPr>
                                <w:delText>.</w:delText>
                              </w:r>
                            </w:del>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674A4E6"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155F50D" id="Rectangle 469" o:spid="_x0000_s1026" style="position:absolute;margin-left:0;margin-top:0;width:226.45pt;height:9.35pt;z-index:2516608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Ej4RvLhAAAACQEAAA8AAABkcnMvZG93 bnJldi54bWxMj8FOwzAQRO9I/IO1SFxQa6ei0KRxKgTigigSLQe4ubETR8TryHbb0K9n4QKXkVaz OzuvXI2uZwcTYudRQjYVwAzWXnfYSnjbPk4WwGJSqFXv0Uj4MhFW1flZqQrtj/hqDpvUMgrBWCgJ NqWh4DzW1jgVp34wSF7jg1OJxtByHdSRwl3PZ0LccKc6pA9WDebemvpzs3cSmvU7Xs1PeWOfw1P+ 4UUmXk6ZlJcX48OS5G4JLJkx/V3ADwP1h4qK7fwedWS9BKJJv0re9XyWA9vR0uIWeFXy/wTVNwAA AP//AwBQSwECLQAUAAYACAAAACEAtoM4kv4AAADhAQAAEwAAAAAAAAAAAAAAAAAAAAAAW0NvbnRl bnRfVHlwZXNdLnhtbFBLAQItABQABgAIAAAAIQA4/SH/1gAAAJQBAAALAAAAAAAAAAAAAAAAAC8B AABfcmVscy8ucmVsc1BLAQItABQABgAIAAAAIQCKl25lZwIAACsFAAAOAAAAAAAAAAAAAAAAAC4C AABkcnMvZTJvRG9jLnhtbFBLAQItABQABgAIAAAAIQBI+Eby4QAAAAkBAAAPAAAAAAAAAAAAAAAA AMEEAABkcnMvZG93bnJldi54bWxQSwUGAAAAAAQABADzAAAAzwUAAAAA " fillcolor="#5b9bd5 [3204]" stroked="f" strokeweight="1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customXmlDelRangeStart w:id="153" w:author="Author" w:date="2026-06-29T11:22: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53"/>
                                    <w:p w14:paraId="58E3DB93" w14:textId="77777777" w:rsidR="00936A2F" w:rsidRDefault="00022A2E">
                                      <w:pPr>
                                        <w:spacing w:line="240" w:lineRule="auto"/>
                                        <w:rPr>
                                          <w:rFonts w:asciiTheme="majorHAnsi" w:eastAsiaTheme="majorEastAsia" w:hAnsiTheme="majorHAnsi" w:cstheme="majorBidi"/>
                                          <w:noProof/>
                                          <w:color w:val="5B9BD5" w:themeColor="accent1"/>
                                          <w:sz w:val="72"/>
                                          <w:szCs w:val="144"/>
                                        </w:rPr>
                                      </w:pPr>
                                      <w:del w:id="155" w:author="Author" w:date="2026-06-29T11:22:00Z" w16du:dateUtc="2026-06-29T15:22:00Z">
                                        <w:r>
                                          <w:rPr>
                                            <w:rFonts w:asciiTheme="majorHAnsi" w:eastAsiaTheme="majorEastAsia" w:hAnsiTheme="majorHAnsi" w:cstheme="majorBidi"/>
                                            <w:noProof/>
                                            <w:color w:val="5B9BD5" w:themeColor="accent1"/>
                                            <w:sz w:val="72"/>
                                            <w:szCs w:val="72"/>
                                          </w:rPr>
                                          <w:delText xml:space="preserve">     </w:delText>
                                        </w:r>
                                      </w:del>
                                    </w:p>
                                    <w:customXmlDelRangeStart w:id="156" w:author="Author" w:date="2026-06-29T11:22:00Z"/>
                                  </w:sdtContent>
                                </w:sdt>
                                <w:customXmlDelRangeEnd w:id="156"/>
                                <w:customXmlDelRangeStart w:id="157" w:author="Author" w:date="2026-06-29T11:22: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57"/>
                                    <w:p w14:paraId="386B7A36" w14:textId="77777777" w:rsidR="00936A2F" w:rsidRDefault="00022A2E">
                                      <w:pPr>
                                        <w:rPr>
                                          <w:rFonts w:asciiTheme="majorHAnsi" w:eastAsiaTheme="majorEastAsia" w:hAnsiTheme="majorHAnsi" w:cstheme="majorBidi"/>
                                          <w:noProof/>
                                          <w:color w:val="44546A" w:themeColor="text2"/>
                                          <w:sz w:val="32"/>
                                          <w:szCs w:val="40"/>
                                        </w:rPr>
                                      </w:pPr>
                                      <w:del w:id="159" w:author="Author" w:date="2026-06-29T11:22:00Z" w16du:dateUtc="2026-06-29T15:22:00Z">
                                        <w:r>
                                          <w:rPr>
                                            <w:rFonts w:asciiTheme="majorHAnsi" w:eastAsiaTheme="majorEastAsia" w:hAnsiTheme="majorHAnsi" w:cstheme="majorBidi"/>
                                            <w:noProof/>
                                            <w:color w:val="44546A" w:themeColor="text2"/>
                                            <w:sz w:val="32"/>
                                            <w:szCs w:val="32"/>
                                          </w:rPr>
                                          <w:delText xml:space="preserve">     </w:delText>
                                        </w:r>
                                      </w:del>
                                    </w:p>
                                    <w:customXmlDelRangeStart w:id="160" w:author="Author" w:date="2026-06-29T11:22:00Z"/>
                                  </w:sdtContent>
                                </w:sdt>
                                <w:customXmlDelRangeEnd w:id="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customXmlDelRangeStart w:id="161" w:author="Author" w:date="2026-06-29T11:22: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61"/>
                              <w:p w14:paraId="58E3DB93" w14:textId="77777777" w:rsidR="00936A2F" w:rsidRDefault="00022A2E">
                                <w:pPr>
                                  <w:spacing w:line="240" w:lineRule="auto"/>
                                  <w:rPr>
                                    <w:rFonts w:asciiTheme="majorHAnsi" w:eastAsiaTheme="majorEastAsia" w:hAnsiTheme="majorHAnsi" w:cstheme="majorBidi"/>
                                    <w:noProof/>
                                    <w:color w:val="5B9BD5" w:themeColor="accent1"/>
                                    <w:sz w:val="72"/>
                                    <w:szCs w:val="144"/>
                                  </w:rPr>
                                </w:pPr>
                                <w:del w:id="163" w:author="Author" w:date="2026-06-29T11:22:00Z" w16du:dateUtc="2026-06-29T15:22:00Z">
                                  <w:r>
                                    <w:rPr>
                                      <w:rFonts w:asciiTheme="majorHAnsi" w:eastAsiaTheme="majorEastAsia" w:hAnsiTheme="majorHAnsi" w:cstheme="majorBidi"/>
                                      <w:noProof/>
                                      <w:color w:val="5B9BD5" w:themeColor="accent1"/>
                                      <w:sz w:val="72"/>
                                      <w:szCs w:val="72"/>
                                    </w:rPr>
                                    <w:delText xml:space="preserve">     </w:delText>
                                  </w:r>
                                </w:del>
                              </w:p>
                              <w:customXmlDelRangeStart w:id="164" w:author="Author" w:date="2026-06-29T11:22:00Z"/>
                            </w:sdtContent>
                          </w:sdt>
                          <w:customXmlDelRangeEnd w:id="164"/>
                          <w:customXmlDelRangeStart w:id="165" w:author="Author" w:date="2026-06-29T11:22: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65"/>
                              <w:p w14:paraId="386B7A36" w14:textId="77777777" w:rsidR="00936A2F" w:rsidRDefault="00022A2E">
                                <w:pPr>
                                  <w:rPr>
                                    <w:rFonts w:asciiTheme="majorHAnsi" w:eastAsiaTheme="majorEastAsia" w:hAnsiTheme="majorHAnsi" w:cstheme="majorBidi"/>
                                    <w:noProof/>
                                    <w:color w:val="44546A" w:themeColor="text2"/>
                                    <w:sz w:val="32"/>
                                    <w:szCs w:val="40"/>
                                  </w:rPr>
                                </w:pPr>
                                <w:del w:id="167" w:author="Author" w:date="2026-06-29T11:22:00Z" w16du:dateUtc="2026-06-29T15:22:00Z">
                                  <w:r>
                                    <w:rPr>
                                      <w:rFonts w:asciiTheme="majorHAnsi" w:eastAsiaTheme="majorEastAsia" w:hAnsiTheme="majorHAnsi" w:cstheme="majorBidi"/>
                                      <w:noProof/>
                                      <w:color w:val="44546A" w:themeColor="text2"/>
                                      <w:sz w:val="32"/>
                                      <w:szCs w:val="32"/>
                                    </w:rPr>
                                    <w:delText xml:space="preserve">     </w:delText>
                                  </w:r>
                                </w:del>
                              </w:p>
                              <w:customXmlDelRangeStart w:id="168" w:author="Author" w:date="2026-06-29T11:22:00Z"/>
                            </w:sdtContent>
                          </w:sdt>
                          <w:customXmlDelRangeEnd w:id="168"/>
                        </w:txbxContent>
                      </v:textbox>
                      <w10:wrap type="square" anchorx="page" anchory="page"/>
                    </v:shape>
                  </w:pict>
                </mc:Fallback>
              </mc:AlternateContent>
            </w:r>
          </w:del>
        </w:p>
        <w:p w14:paraId="3FB5D255" w14:textId="77777777" w:rsidR="00936A2F" w:rsidRDefault="007E6509">
          <w:del w:id="170" w:author="Author" w:date="2026-06-29T11:22:00Z" w16du:dateUtc="2026-06-29T15:22:00Z">
            <w:r>
              <w:br w:type="page"/>
            </w:r>
          </w:del>
        </w:p>
      </w:sdtContent>
    </w:sdt>
    <w:p w14:paraId="3D52E07E" w14:textId="77777777" w:rsidR="00936A2F" w:rsidRDefault="007E6509" w:rsidP="002742F1">
      <w:pPr>
        <w:shd w:val="clear" w:color="auto" w:fill="ED7D31" w:themeFill="accent2"/>
      </w:pPr>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del w:id="173"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936A2F" w:rsidRDefault="007E6509"/>
        </w:tc>
        <w:tc>
          <w:tcPr>
            <w:tcW w:w="3117" w:type="dxa"/>
          </w:tcPr>
          <w:p w14:paraId="224397AC" w14:textId="77777777" w:rsidR="00936A2F" w:rsidRPr="00C4274D" w:rsidRDefault="007E6509">
            <w:pPr>
              <w:cnfStyle w:val="100000000000" w:firstRow="1" w:lastRow="0" w:firstColumn="0" w:lastColumn="0" w:oddVBand="0" w:evenVBand="0" w:oddHBand="0" w:evenHBand="0" w:firstRowFirstColumn="0" w:firstRowLastColumn="0" w:lastRowFirstColumn="0" w:lastRowLastColumn="0"/>
              <w:rPr>
                <w:b w:val="0"/>
              </w:rPr>
            </w:pPr>
          </w:p>
        </w:tc>
        <w:tc>
          <w:tcPr>
            <w:tcW w:w="3117" w:type="dxa"/>
          </w:tcPr>
          <w:p w14:paraId="161E6E97" w14:textId="77777777" w:rsidR="00936A2F" w:rsidRDefault="007E6509">
            <w:pPr>
              <w:cnfStyle w:val="100000000000" w:firstRow="1" w:lastRow="0" w:firstColumn="0" w:lastColumn="0" w:oddVBand="0" w:evenVBand="0" w:oddHBand="0" w:evenHBand="0" w:firstRowFirstColumn="0" w:firstRowLastColumn="0" w:lastRowFirstColumn="0" w:lastRowLastColumn="0"/>
            </w:pPr>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del w:id="180"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936A2F" w:rsidRDefault="007E6509"/>
        </w:tc>
        <w:tc>
          <w:tcPr>
            <w:tcW w:w="3117" w:type="dxa"/>
          </w:tcPr>
          <w:p w14:paraId="6DDA39C0" w14:textId="77777777" w:rsidR="00936A2F" w:rsidRDefault="007E6509">
            <w:pPr>
              <w:cnfStyle w:val="000000100000" w:firstRow="0" w:lastRow="0" w:firstColumn="0" w:lastColumn="0" w:oddVBand="0" w:evenVBand="0" w:oddHBand="1" w:evenHBand="0" w:firstRowFirstColumn="0" w:firstRowLastColumn="0" w:lastRowFirstColumn="0" w:lastRowLastColumn="0"/>
            </w:pPr>
          </w:p>
        </w:tc>
        <w:tc>
          <w:tcPr>
            <w:tcW w:w="3117" w:type="dxa"/>
          </w:tcPr>
          <w:p w14:paraId="67E65DBA" w14:textId="77777777" w:rsidR="00936A2F" w:rsidRDefault="007E6509">
            <w:pPr>
              <w:cnfStyle w:val="000000100000" w:firstRow="0" w:lastRow="0" w:firstColumn="0" w:lastColumn="0" w:oddVBand="0" w:evenVBand="0" w:oddHBand="1" w:evenHBand="0" w:firstRowFirstColumn="0" w:firstRowLastColumn="0" w:lastRowFirstColumn="0" w:lastRowLastColumn="0"/>
            </w:pPr>
          </w:p>
        </w:tc>
      </w:tr>
      <w:tr w:rsidR="00C4274D" w14:paraId="10B5E2C1" w14:textId="77777777" w:rsidTr="00665111">
        <w:trPr>
          <w:del w:id="187"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936A2F" w:rsidRDefault="007E6509"/>
        </w:tc>
        <w:tc>
          <w:tcPr>
            <w:tcW w:w="3117" w:type="dxa"/>
          </w:tcPr>
          <w:p w14:paraId="1CDC7D2E" w14:textId="77777777" w:rsidR="00936A2F" w:rsidRDefault="007E6509">
            <w:pPr>
              <w:cnfStyle w:val="000000000000" w:firstRow="0" w:lastRow="0" w:firstColumn="0" w:lastColumn="0" w:oddVBand="0" w:evenVBand="0" w:oddHBand="0" w:evenHBand="0" w:firstRowFirstColumn="0" w:firstRowLastColumn="0" w:lastRowFirstColumn="0" w:lastRowLastColumn="0"/>
            </w:pPr>
          </w:p>
        </w:tc>
        <w:tc>
          <w:tcPr>
            <w:tcW w:w="3117" w:type="dxa"/>
          </w:tcPr>
          <w:p w14:paraId="51BB1232" w14:textId="77777777" w:rsidR="00936A2F" w:rsidRDefault="007E6509">
            <w:pPr>
              <w:cnfStyle w:val="000000000000" w:firstRow="0" w:lastRow="0" w:firstColumn="0" w:lastColumn="0" w:oddVBand="0" w:evenVBand="0" w:oddHBand="0" w:evenHBand="0" w:firstRowFirstColumn="0" w:firstRowLastColumn="0" w:lastRowFirstColumn="0" w:lastRowLastColumn="0"/>
            </w:pPr>
          </w:p>
        </w:tc>
      </w:tr>
    </w:tbl>
    <w:p w14:paraId="2CC8D0BE" w14:textId="77777777" w:rsidR="00936A2F" w:rsidRDefault="00936A2F" w:rsidP="00C4274D"/>
    <w:p w14:paraId="2EFCDF91" w14:textId="77777777" w:rsidR="00936A2F" w:rsidRDefault="00936A2F">
      <m:oMathPara>
        <m:oMath>
          <m:sSup>
            <m:sSupPr>
              <m:ctrlPr>
                <w:del w:id="196" w:author="Author" w:date="2026-06-29T11:22:00Z" w16du:dateUtc="2026-06-29T15:22:00Z">
                  <w:rPr>
                    <w:rFonts w:ascii="Cambria Math" w:hAnsi="Cambria Math"/>
                  </w:rPr>
                </w:del>
              </m:ctrlPr>
            </m:sSupPr>
            <m:e>
              <m:d>
                <m:dPr>
                  <m:ctrlPr>
                    <w:del w:id="197" w:author="Author" w:date="2026-06-29T11:22:00Z" w16du:dateUtc="2026-06-29T15:22:00Z">
                      <w:rPr>
                        <w:rFonts w:ascii="Cambria Math" w:hAnsi="Cambria Math"/>
                      </w:rPr>
                    </w:del>
                  </m:ctrlPr>
                </m:dPr>
                <m:e>
                  <m:r>
                    <w:del w:id="198" w:author="Author" w:date="2026-06-29T11:22:00Z" w16du:dateUtc="2026-06-29T15:22:00Z">
                      <w:rPr>
                        <w:rFonts w:ascii="Cambria Math" w:hAnsi="Cambria Math"/>
                      </w:rPr>
                      <m:t>x+a</m:t>
                    </w:del>
                  </m:r>
                </m:e>
              </m:d>
            </m:e>
            <m:sup>
              <m:r>
                <w:del w:id="199" w:author="Author" w:date="2026-06-29T11:22:00Z" w16du:dateUtc="2026-06-29T15:22:00Z">
                  <w:rPr>
                    <w:rFonts w:ascii="Cambria Math" w:hAnsi="Cambria Math"/>
                  </w:rPr>
                  <m:t>n</m:t>
                </w:del>
              </m:r>
            </m:sup>
          </m:sSup>
          <m:r>
            <w:del w:id="200" w:author="Author" w:date="2026-06-29T11:22:00Z" w16du:dateUtc="2026-06-29T15:22:00Z">
              <w:rPr>
                <w:rFonts w:ascii="Cambria Math" w:eastAsia="Cambria Math" w:hAnsi="Cambria Math" w:cs="Cambria Math"/>
              </w:rPr>
              <m:t>=</m:t>
            </w:del>
          </m:r>
          <m:nary>
            <m:naryPr>
              <m:chr m:val="∑"/>
              <m:grow m:val="1"/>
              <m:ctrlPr>
                <w:del w:id="201" w:author="Author" w:date="2026-06-29T11:22:00Z" w16du:dateUtc="2026-06-29T15:22:00Z">
                  <w:rPr>
                    <w:rFonts w:ascii="Cambria Math" w:hAnsi="Cambria Math"/>
                  </w:rPr>
                </w:del>
              </m:ctrlPr>
            </m:naryPr>
            <m:sub>
              <m:r>
                <w:del w:id="202" w:author="Author" w:date="2026-06-29T11:22:00Z" w16du:dateUtc="2026-06-29T15:22:00Z">
                  <w:rPr>
                    <w:rFonts w:ascii="Cambria Math" w:eastAsia="Cambria Math" w:hAnsi="Cambria Math" w:cs="Cambria Math"/>
                  </w:rPr>
                  <m:t>k=0</m:t>
                </w:del>
              </m:r>
            </m:sub>
            <m:sup>
              <m:r>
                <w:del w:id="203" w:author="Author" w:date="2026-06-29T11:22:00Z" w16du:dateUtc="2026-06-29T15:22:00Z">
                  <w:rPr>
                    <w:rFonts w:ascii="Cambria Math" w:eastAsia="Cambria Math" w:hAnsi="Cambria Math" w:cs="Cambria Math"/>
                  </w:rPr>
                  <m:t>n</m:t>
                </w:del>
              </m:r>
            </m:sup>
            <m:e>
              <m:d>
                <m:dPr>
                  <m:ctrlPr>
                    <w:del w:id="204" w:author="Author" w:date="2026-06-29T11:22:00Z" w16du:dateUtc="2026-06-29T15:22:00Z">
                      <w:rPr>
                        <w:rFonts w:ascii="Cambria Math" w:hAnsi="Cambria Math"/>
                      </w:rPr>
                    </w:del>
                  </m:ctrlPr>
                </m:dPr>
                <m:e>
                  <m:f>
                    <m:fPr>
                      <m:type m:val="noBar"/>
                      <m:ctrlPr>
                        <w:del w:id="205" w:author="Author" w:date="2026-06-29T11:22:00Z" w16du:dateUtc="2026-06-29T15:22:00Z">
                          <w:rPr>
                            <w:rFonts w:ascii="Cambria Math" w:hAnsi="Cambria Math"/>
                          </w:rPr>
                        </w:del>
                      </m:ctrlPr>
                    </m:fPr>
                    <m:num>
                      <m:r>
                        <w:del w:id="206" w:author="Author" w:date="2026-06-29T11:22:00Z" w16du:dateUtc="2026-06-29T15:22:00Z">
                          <w:rPr>
                            <w:rFonts w:ascii="Cambria Math" w:eastAsia="Cambria Math" w:hAnsi="Cambria Math" w:cs="Cambria Math"/>
                          </w:rPr>
                          <m:t>n</m:t>
                        </w:del>
                      </m:r>
                    </m:num>
                    <m:den>
                      <m:r>
                        <w:del w:id="207" w:author="Author" w:date="2026-06-29T11:22:00Z" w16du:dateUtc="2026-06-29T15:22:00Z">
                          <w:rPr>
                            <w:rFonts w:ascii="Cambria Math" w:eastAsia="Cambria Math" w:hAnsi="Cambria Math" w:cs="Cambria Math"/>
                          </w:rPr>
                          <m:t>k</m:t>
                        </w:del>
                      </m:r>
                    </m:den>
                  </m:f>
                </m:e>
              </m:d>
              <m:sSup>
                <m:sSupPr>
                  <m:ctrlPr>
                    <w:del w:id="208" w:author="Author" w:date="2026-06-29T11:22:00Z" w16du:dateUtc="2026-06-29T15:22:00Z">
                      <w:rPr>
                        <w:rFonts w:ascii="Cambria Math" w:hAnsi="Cambria Math"/>
                      </w:rPr>
                    </w:del>
                  </m:ctrlPr>
                </m:sSupPr>
                <m:e>
                  <m:r>
                    <w:del w:id="209" w:author="Author" w:date="2026-06-29T11:22:00Z" w16du:dateUtc="2026-06-29T15:22:00Z">
                      <w:rPr>
                        <w:rFonts w:ascii="Cambria Math" w:eastAsia="Cambria Math" w:hAnsi="Cambria Math" w:cs="Cambria Math"/>
                      </w:rPr>
                      <m:t>x</m:t>
                    </w:del>
                  </m:r>
                </m:e>
                <m:sup>
                  <m:r>
                    <w:del w:id="210" w:author="Author" w:date="2026-06-29T11:22:00Z" w16du:dateUtc="2026-06-29T15:22:00Z">
                      <w:rPr>
                        <w:rFonts w:ascii="Cambria Math" w:eastAsia="Cambria Math" w:hAnsi="Cambria Math" w:cs="Cambria Math"/>
                      </w:rPr>
                      <m:t>k</m:t>
                    </w:del>
                  </m:r>
                </m:sup>
              </m:sSup>
              <m:sSup>
                <m:sSupPr>
                  <m:ctrlPr>
                    <w:del w:id="211" w:author="Author" w:date="2026-06-29T11:22:00Z" w16du:dateUtc="2026-06-29T15:22:00Z">
                      <w:rPr>
                        <w:rFonts w:ascii="Cambria Math" w:hAnsi="Cambria Math"/>
                      </w:rPr>
                    </w:del>
                  </m:ctrlPr>
                </m:sSupPr>
                <m:e>
                  <m:r>
                    <w:del w:id="212" w:author="Author" w:date="2026-06-29T11:22:00Z" w16du:dateUtc="2026-06-29T15:22:00Z">
                      <w:rPr>
                        <w:rFonts w:ascii="Cambria Math" w:eastAsia="Cambria Math" w:hAnsi="Cambria Math" w:cs="Cambria Math"/>
                      </w:rPr>
                      <m:t>a</m:t>
                    </w:del>
                  </m:r>
                </m:e>
                <m:sup>
                  <m:r>
                    <w:del w:id="213" w:author="Author" w:date="2026-06-29T11:22:00Z" w16du:dateUtc="2026-06-29T15:22:00Z">
                      <w:rPr>
                        <w:rFonts w:ascii="Cambria Math" w:eastAsia="Cambria Math" w:hAnsi="Cambria Math" w:cs="Cambria Math"/>
                      </w:rPr>
                      <m:t>n-k</m:t>
                    </w:del>
                  </m:r>
                </m:sup>
              </m:sSup>
            </m:e>
          </m:nary>
        </m:oMath>
      </m:oMathPara>
    </w:p>
    <w:p w14:paraId="36198FA6" w14:textId="77777777" w:rsidR="00936A2F" w:rsidRDefault="007E6509" w:rsidP="001B1CD7"/>
    <w:p w14:paraId="0DA8A235" w14:textId="77777777" w:rsidR="00936A2F" w:rsidRPr="001B1CD7" w:rsidRDefault="007E6509" w:rsidP="001B1CD7"/>
    <w:p w14:paraId="196388FF" w14:textId="77777777" w:rsidR="00936A2F" w:rsidRDefault="007E6509"/>
    <w:p w14:paraId="1A8B6BE4" w14:textId="77777777" w:rsidR="00936A2F" w:rsidRDefault="00936A2F"/>
    <w:p w14:paraId="71B6C7B7" w14:textId="77777777" w:rsidR="00936A2F" w:rsidRDefault="007E6509"/>
    <w:p w14:paraId="0C18B909" w14:textId="77777777" w:rsidR="00936A2F" w:rsidRDefault="007E6509"/>
    <w:p w14:paraId="2B7F43FF" w14:textId="77777777" w:rsidR="00936A2F" w:rsidRDefault="007E6509"/>
    <w:p w14:paraId="4C604A2E" w14:textId="77777777" w:rsidR="00936A2F" w:rsidRDefault="007E6509"/>
    <w:p w14:paraId="250A978F" w14:textId="77777777" w:rsidR="00936A2F" w:rsidRDefault="007E6509"/>
    <w:p w14:paraId="2265226A" w14:textId="77777777" w:rsidR="00936A2F" w:rsidRDefault="007E6509">
      <w:bookmarkStart w:id="232" w:name="ABookmark"/>
    </w:p>
    <w:p w14:paraId="1CE611B4" w14:textId="77777777" w:rsidR="00936A2F" w:rsidRDefault="007E6509"/>
    <w:p w14:paraId="4141EE06" w14:textId="77777777" w:rsidR="00936A2F" w:rsidRDefault="007E6509" w:rsidP="00751EB4">
      <w:pPr>
        <w:pStyle w:val="ListParagraph"/>
        <w:numPr>
          <w:ilvl w:val="0"/>
          <w:numId w:val="2"/>
        </w:numPr>
        <w:rPr>
          <w:noProof/>
        </w:rPr>
      </w:pPr>
    </w:p>
    <w:p w14:paraId="19552889" w14:textId="77777777" w:rsidR="00936A2F" w:rsidRDefault="007E6509" w:rsidP="00751EB4">
      <w:pPr>
        <w:pStyle w:val="ListParagraph"/>
        <w:numPr>
          <w:ilvl w:val="0"/>
          <w:numId w:val="2"/>
        </w:numPr>
        <w:rPr>
          <w:noProof/>
        </w:rPr>
      </w:pPr>
    </w:p>
    <w:p w14:paraId="7300C6C4" w14:textId="77777777" w:rsidR="00936A2F" w:rsidRDefault="007E6509" w:rsidP="00751EB4">
      <w:pPr>
        <w:pStyle w:val="ListParagraph"/>
        <w:numPr>
          <w:ilvl w:val="0"/>
          <w:numId w:val="2"/>
        </w:numPr>
        <w:rPr>
          <w:noProof/>
        </w:rPr>
      </w:pPr>
    </w:p>
    <w:p w14:paraId="7FD6337A" w14:textId="77777777" w:rsidR="00936A2F" w:rsidRDefault="007E6509" w:rsidP="00751EB4">
      <w:pPr>
        <w:pStyle w:val="ListParagraph"/>
        <w:numPr>
          <w:ilvl w:val="0"/>
          <w:numId w:val="2"/>
        </w:numPr>
        <w:rPr>
          <w:noProof/>
        </w:rPr>
      </w:pPr>
    </w:p>
    <w:p w14:paraId="5781CD46" w14:textId="77777777" w:rsidR="00936A2F" w:rsidRDefault="007E6509" w:rsidP="00751EB4">
      <w:pPr>
        <w:pStyle w:val="ListParagraph"/>
        <w:numPr>
          <w:ilvl w:val="0"/>
          <w:numId w:val="2"/>
        </w:numPr>
      </w:pPr>
    </w:p>
    <w:p w14:paraId="29ACDD4F" w14:textId="77777777" w:rsidR="00936A2F" w:rsidRDefault="007E6509"/>
    <w:bookmarkStart w:id="252" w:name="_MON_1476039688"/>
    <w:bookmarkEnd w:id="252"/>
    <w:p w14:paraId="67B2E23C" w14:textId="77777777" w:rsidR="0018060C" w:rsidRPr="00EB684A" w:rsidRDefault="00936A2F" w:rsidP="00EB684A"/>
    <w:p w14:paraId="549DFD06" w14:textId="77777777" w:rsidR="00936A2F" w:rsidRDefault="007E6509" w:rsidP="00ED7F78">
      <w:pPr>
        <w:pStyle w:val="Heading1"/>
      </w:pPr>
    </w:p>
    <w:p w14:paraId="4C00B83B" w14:textId="77777777" w:rsidR="00936A2F" w:rsidRDefault="007E6509"/>
    <w:p w14:paraId="52A87C3C" w14:textId="77777777" w:rsidR="00936A2F" w:rsidRDefault="007E6509"/>
    <w:p w14:paraId="24B2EA9B" w14:textId="77777777" w:rsidR="00936A2F" w:rsidRDefault="007E6509" w:rsidP="00ED7F78">
      <w:pPr>
        <w:pStyle w:val="Heading2"/>
      </w:pPr>
    </w:p>
    <w:p w14:paraId="7EDF09DB" w14:textId="77777777" w:rsidR="00936A2F" w:rsidRDefault="007E6509"/>
    <w:p w14:paraId="4D8A16AF" w14:textId="77777777" w:rsidR="00936A2F" w:rsidRDefault="007E6509"/>
    <w:p w14:paraId="459528CA" w14:textId="77777777" w:rsidR="0018060C" w:rsidRDefault="007E6509"/>
    <w:p w14:paraId="064AB8D5" w14:textId="77777777" w:rsidR="00936A2F" w:rsidRDefault="00936A2F"/>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936A2F" w:rsidRDefault="007E6509">
          <w:pPr>
            <w:pStyle w:val="TOCHeading"/>
          </w:pPr>
          <w:del w:id="271" w:author="Author" w:date="2026-06-29T11:22:00Z" w16du:dateUtc="2026-06-29T15:22:00Z">
            <w:r>
              <w:delText>Contents</w:delText>
            </w:r>
          </w:del>
        </w:p>
        <w:p w14:paraId="7F1121EE" w14:textId="77777777" w:rsidR="00936A2F" w:rsidRDefault="007E6509">
          <w:pPr>
            <w:pStyle w:val="TOC1"/>
            <w:tabs>
              <w:tab w:val="right" w:leader="dot" w:pos="9350"/>
            </w:tabs>
            <w:rPr>
              <w:noProof/>
            </w:rPr>
          </w:pPr>
          <w:del w:id="273" w:author="Author" w:date="2026-06-29T11:22:00Z" w16du:dateUtc="2026-06-29T15:22:00Z">
            <w:r>
              <w:fldChar w:fldCharType="begin"/>
            </w:r>
            <w:r>
              <w:delInstrText xml:space="preserve"> TOC \o "1-3" \h \z \u </w:delInstrText>
            </w:r>
            <w:r>
              <w:fldChar w:fldCharType="separate"/>
            </w:r>
            <w:r>
              <w:fldChar w:fldCharType="begin"/>
            </w:r>
            <w:r>
              <w:delInstrText>HYPERLINK \l "_Toc402299822"</w:delInstrText>
            </w:r>
            <w:r>
              <w:fldChar w:fldCharType="separate"/>
            </w:r>
            <w:r>
              <w:rPr>
                <w:rStyle w:val="Hyperlink"/>
                <w:noProof/>
              </w:rPr>
              <w:delText>Heading 1</w:delText>
            </w:r>
            <w:r>
              <w:rPr>
                <w:noProof/>
                <w:webHidden/>
              </w:rPr>
              <w:tab/>
            </w:r>
            <w:r>
              <w:rPr>
                <w:noProof/>
                <w:webHidden/>
              </w:rPr>
              <w:fldChar w:fldCharType="begin"/>
            </w:r>
            <w:r>
              <w:rPr>
                <w:noProof/>
                <w:webHidden/>
              </w:rPr>
              <w:delInstrText xml:space="preserve"> PAGEREF _Toc402299822 \h </w:delInstrText>
            </w:r>
            <w:r>
              <w:rPr>
                <w:noProof/>
                <w:webHidden/>
              </w:rPr>
              <w:fldChar w:fldCharType="separate"/>
            </w:r>
            <w:r>
              <w:rPr>
                <w:noProof/>
                <w:webHidden/>
              </w:rPr>
              <w:delText>1</w:delText>
            </w:r>
            <w:r>
              <w:rPr>
                <w:noProof/>
                <w:webHidden/>
              </w:rPr>
              <w:fldChar w:fldCharType="end"/>
            </w:r>
            <w:r>
              <w:fldChar w:fldCharType="end"/>
            </w:r>
          </w:del>
        </w:p>
        <w:p w14:paraId="4F4FA75D" w14:textId="77777777" w:rsidR="00936A2F" w:rsidRDefault="007E6509">
          <w:pPr>
            <w:pStyle w:val="TOC2"/>
            <w:tabs>
              <w:tab w:val="right" w:leader="dot" w:pos="9350"/>
            </w:tabs>
            <w:rPr>
              <w:noProof/>
            </w:rPr>
          </w:pPr>
          <w:del w:id="275" w:author="Author" w:date="2026-06-29T11:22:00Z" w16du:dateUtc="2026-06-29T15:22:00Z">
            <w:r>
              <w:fldChar w:fldCharType="begin"/>
            </w:r>
            <w:r>
              <w:delInstrText>HYPERLINK \l "_Toc402299823"</w:delInstrText>
            </w:r>
            <w:r>
              <w:fldChar w:fldCharType="separate"/>
            </w:r>
            <w:r>
              <w:rPr>
                <w:rStyle w:val="Hyperlink"/>
                <w:noProof/>
              </w:rPr>
              <w:delText>Heading 2</w:delText>
            </w:r>
            <w:r>
              <w:rPr>
                <w:noProof/>
                <w:webHidden/>
              </w:rPr>
              <w:tab/>
            </w:r>
            <w:r>
              <w:rPr>
                <w:noProof/>
                <w:webHidden/>
              </w:rPr>
              <w:fldChar w:fldCharType="begin"/>
            </w:r>
            <w:r>
              <w:rPr>
                <w:noProof/>
                <w:webHidden/>
              </w:rPr>
              <w:delInstrText xml:space="preserve"> PAGEREF _Toc402299823 \h </w:delInstrText>
            </w:r>
            <w:r>
              <w:rPr>
                <w:noProof/>
                <w:webHidden/>
              </w:rPr>
              <w:fldChar w:fldCharType="separate"/>
            </w:r>
            <w:r>
              <w:rPr>
                <w:noProof/>
                <w:webHidden/>
              </w:rPr>
              <w:delText>1</w:delText>
            </w:r>
            <w:r>
              <w:rPr>
                <w:noProof/>
                <w:webHidden/>
              </w:rPr>
              <w:fldChar w:fldCharType="end"/>
            </w:r>
            <w:r>
              <w:fldChar w:fldCharType="end"/>
            </w:r>
          </w:del>
        </w:p>
        <w:p w14:paraId="3DD47706" w14:textId="77777777" w:rsidR="00936A2F" w:rsidRDefault="007E6509">
          <w:pPr>
            <w:pStyle w:val="TOC1"/>
            <w:tabs>
              <w:tab w:val="right" w:leader="dot" w:pos="9350"/>
            </w:tabs>
            <w:rPr>
              <w:noProof/>
            </w:rPr>
          </w:pPr>
          <w:del w:id="277" w:author="Author" w:date="2026-06-29T11:22:00Z" w16du:dateUtc="2026-06-29T15:22:00Z">
            <w:r>
              <w:fldChar w:fldCharType="begin"/>
            </w:r>
            <w:r>
              <w:delInstrText>HYPERLINK \l "_Toc402299824"</w:delInstrText>
            </w:r>
            <w:r>
              <w:fldChar w:fldCharType="separate"/>
            </w:r>
            <w:r>
              <w:rPr>
                <w:rStyle w:val="Hyperlink"/>
                <w:noProof/>
              </w:rPr>
              <w:delText>Heading 1 again</w:delText>
            </w:r>
            <w:r>
              <w:rPr>
                <w:noProof/>
                <w:webHidden/>
              </w:rPr>
              <w:tab/>
            </w:r>
            <w:r>
              <w:rPr>
                <w:noProof/>
                <w:webHidden/>
              </w:rPr>
              <w:fldChar w:fldCharType="begin"/>
            </w:r>
            <w:r>
              <w:rPr>
                <w:noProof/>
                <w:webHidden/>
              </w:rPr>
              <w:delInstrText xml:space="preserve"> PAGEREF _Toc402299824 \h </w:delInstrText>
            </w:r>
            <w:r>
              <w:rPr>
                <w:noProof/>
                <w:webHidden/>
              </w:rPr>
              <w:fldChar w:fldCharType="separate"/>
            </w:r>
            <w:r>
              <w:rPr>
                <w:noProof/>
                <w:webHidden/>
              </w:rPr>
              <w:delText>1</w:delText>
            </w:r>
            <w:r>
              <w:rPr>
                <w:noProof/>
                <w:webHidden/>
              </w:rPr>
              <w:fldChar w:fldCharType="end"/>
            </w:r>
            <w:r>
              <w:fldChar w:fldCharType="end"/>
            </w:r>
          </w:del>
        </w:p>
        <w:p w14:paraId="1AE6EBA9" w14:textId="77777777" w:rsidR="00936A2F" w:rsidRDefault="007E6509">
          <w:pPr>
            <w:pStyle w:val="TOC2"/>
            <w:tabs>
              <w:tab w:val="right" w:leader="dot" w:pos="9350"/>
            </w:tabs>
            <w:rPr>
              <w:noProof/>
            </w:rPr>
          </w:pPr>
          <w:del w:id="279" w:author="Author" w:date="2026-06-29T11:22:00Z" w16du:dateUtc="2026-06-29T15:22:00Z">
            <w:r>
              <w:fldChar w:fldCharType="begin"/>
            </w:r>
            <w:r>
              <w:delInstrText>HYPERLINK \l "_Toc402299825"</w:delInstrText>
            </w:r>
            <w:r>
              <w:fldChar w:fldCharType="separate"/>
            </w:r>
            <w:r>
              <w:rPr>
                <w:rStyle w:val="Hyperlink"/>
                <w:noProof/>
              </w:rPr>
              <w:delText>Heading 2 again</w:delText>
            </w:r>
            <w:r>
              <w:rPr>
                <w:noProof/>
                <w:webHidden/>
              </w:rPr>
              <w:tab/>
            </w:r>
            <w:r>
              <w:rPr>
                <w:noProof/>
                <w:webHidden/>
              </w:rPr>
              <w:fldChar w:fldCharType="begin"/>
            </w:r>
            <w:r>
              <w:rPr>
                <w:noProof/>
                <w:webHidden/>
              </w:rPr>
              <w:delInstrText xml:space="preserve"> PAGEREF _Toc402299825 \h </w:delInstrText>
            </w:r>
            <w:r>
              <w:rPr>
                <w:noProof/>
                <w:webHidden/>
              </w:rPr>
              <w:fldChar w:fldCharType="separate"/>
            </w:r>
            <w:r>
              <w:rPr>
                <w:noProof/>
                <w:webHidden/>
              </w:rPr>
              <w:delText>1</w:delText>
            </w:r>
            <w:r>
              <w:rPr>
                <w:noProof/>
                <w:webHidden/>
              </w:rPr>
              <w:fldChar w:fldCharType="end"/>
            </w:r>
            <w:r>
              <w:fldChar w:fldCharType="end"/>
            </w:r>
          </w:del>
        </w:p>
        <w:p w14:paraId="27EB7B00" w14:textId="77777777" w:rsidR="00936A2F" w:rsidRDefault="007E6509">
          <w:del w:id="281" w:author="Author" w:date="2026-06-29T11:22:00Z" w16du:dateUtc="2026-06-29T15:22:00Z">
            <w:r>
              <w:rPr>
                <w:b/>
                <w:bCs/>
                <w:noProof/>
              </w:rPr>
              <w:fldChar w:fldCharType="end"/>
            </w:r>
          </w:del>
        </w:p>
      </w:sdtContent>
    </w:sdt>
    <w:p w14:paraId="0FDA8938" w14:textId="77777777" w:rsidR="00936A2F" w:rsidRDefault="00936A2F"/>
    <w:p w14:paraId="4DCED121" w14:textId="77777777" w:rsidR="00936A2F" w:rsidRDefault="00936A2F"/>
    <w:p w14:paraId="1239CA24" w14:textId="77777777" w:rsidR="00936A2F" w:rsidRDefault="00936A2F"/>
    <w:p w14:paraId="4E0C70D0" w14:textId="77777777" w:rsidR="00936A2F" w:rsidRDefault="007E6509" w:rsidP="005E4538">
      <w:pPr>
        <w:pStyle w:val="Heading1"/>
      </w:pPr>
      <w:bookmarkStart w:id="286" w:name="_Toc402299822"/>
    </w:p>
    <w:p w14:paraId="4E50BC12" w14:textId="77777777" w:rsidR="00936A2F" w:rsidRDefault="007E6509" w:rsidP="005E4538">
      <w:pPr>
        <w:pStyle w:val="Heading2"/>
      </w:pPr>
      <w:bookmarkStart w:id="289" w:name="_Toc402299823"/>
    </w:p>
    <w:p w14:paraId="0A4BD695" w14:textId="77777777" w:rsidR="00936A2F" w:rsidRDefault="007E6509" w:rsidP="005E4538">
      <w:pPr>
        <w:pStyle w:val="Heading1"/>
      </w:pPr>
      <w:bookmarkStart w:id="292" w:name="_Toc402299824"/>
    </w:p>
    <w:p w14:paraId="1A73D604" w14:textId="77777777" w:rsidR="00936A2F" w:rsidRDefault="007E6509" w:rsidP="005E4538">
      <w:pPr>
        <w:pStyle w:val="Heading2"/>
      </w:pPr>
      <w:bookmarkStart w:id="295" w:name="_Toc402299825"/>
    </w:p>
    <w:p w14:paraId="68E620A8" w14:textId="77777777" w:rsidR="00936A2F" w:rsidRDefault="00936A2F"/>
    <w:p w14:paraId="5F7FB8A0" w14:textId="77777777" w:rsidR="0018060C" w:rsidRDefault="007E6509"/>
    <w:p w14:paraId="41DACC09" w14:textId="77777777" w:rsidR="0018060C" w:rsidRDefault="007E6509"/>
    <w:p w14:paraId="01D23D0E" w14:textId="77777777" w:rsidR="00936A2F" w:rsidRDefault="00936A2F">
      <w:pPr>
        <w:sectPr w:rsidR="00757004" w:rsidSect="00757004">
          <w:headerReference w:type="even" r:id="rId22"/>
          <w:headerReference w:type="default" r:id="rId23"/>
          <w:footerReference w:type="even" r:id="rId24"/>
          <w:footerReference w:type="default" r:id="rId25"/>
          <w:headerReference w:type="first" r:id="rId26"/>
          <w:footerReference w:type="first" r:id="rId27"/>
          <w:pgSz w:w="15840" w:h="12240" w:orient="landscape"/>
          <w:pgMar w:top="1440" w:right="1440" w:bottom="1440" w:left="1440" w:header="720" w:footer="720" w:gutter="0"/>
          <w:cols w:space="720"/>
          <w:docGrid w:linePitch="360"/>
        </w:sectPr>
      </w:pPr>
    </w:p>
    <w:p w14:paraId="797CF602" w14:textId="77777777" w:rsidR="00936A2F" w:rsidRDefault="007E6509">
      <w:pPr>
        <w:sectPr w:rsidR="00757004" w:rsidSect="00757004">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pPr>
    </w:p>
    <w:p w14:paraId="49F6A636" w14:textId="77777777" w:rsidR="00936A2F" w:rsidRDefault="007E6509" w:rsidP="006770F0">
      <w:pPr>
        <w:jc w:val="right"/>
      </w:pPr>
    </w:p>
    <w:p w14:paraId="16533D5C" w14:textId="77777777" w:rsidR="00936A2F" w:rsidRDefault="007E6509"/>
    <w:p w14:paraId="1265C0CD" w14:textId="77777777" w:rsidR="00936A2F" w:rsidRPr="00375D24" w:rsidRDefault="007E6509">
      <w:pPr>
        <w:rPr>
          <w:rFonts w:ascii="Wide Latin" w:hAnsi="Wide Latin"/>
        </w:rPr>
      </w:pPr>
    </w:p>
    <w:p w14:paraId="64A22BCC" w14:textId="77777777" w:rsidR="00936A2F" w:rsidRPr="00375D24" w:rsidRDefault="007E6509">
      <w:pPr>
        <w:rPr>
          <w:rFonts w:ascii="Times New Roman" w:hAnsi="Times New Roman" w:cs="Times New Roman"/>
          <w:sz w:val="40"/>
        </w:rPr>
      </w:pPr>
    </w:p>
    <w:p w14:paraId="3C771B35" w14:textId="77777777" w:rsidR="00936A2F" w:rsidRPr="00375D24" w:rsidRDefault="007E6509">
      <w:pPr>
        <w:rPr>
          <w:rFonts w:ascii="Consolas" w:hAnsi="Consolas" w:cs="Consolas"/>
          <w:sz w:val="12"/>
        </w:rPr>
      </w:pPr>
    </w:p>
    <w:p w14:paraId="405BA1E3" w14:textId="77777777" w:rsidR="00936A2F"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65E4EF2" w14:textId="77777777" w:rsidR="00936A2F"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B074659" w14:textId="77777777" w:rsidR="00936A2F" w:rsidRPr="00FD5E0B" w:rsidRDefault="007E6509">
      <w:pPr>
        <w:rPr>
          <w:b/>
          <w:color w:val="F7CAAC" w:themeColor="accent2" w:themeTint="66"/>
          <w14:textOutline w14:w="11112" w14:cap="flat" w14:cmpd="sng" w14:algn="ctr">
            <w14:solidFill>
              <w14:schemeClr w14:val="accent2"/>
            </w14:solidFill>
            <w14:prstDash w14:val="solid"/>
            <w14:round/>
          </w14:textOutline>
        </w:rPr>
      </w:pPr>
    </w:p>
    <w:p w14:paraId="21229329" w14:textId="77777777" w:rsidR="00936A2F" w:rsidRDefault="007E6509"/>
    <w:p w14:paraId="467442AB" w14:textId="77777777" w:rsidR="00936A2F" w:rsidRDefault="007E6509"/>
    <w:p w14:paraId="752E6B7E" w14:textId="77777777" w:rsidR="00936A2F" w:rsidRDefault="007E6509" w:rsidP="001B6543">
      <w:pPr>
        <w:pStyle w:val="ListParagraph"/>
        <w:numPr>
          <w:ilvl w:val="0"/>
          <w:numId w:val="3"/>
        </w:numPr>
      </w:pPr>
    </w:p>
    <w:p w14:paraId="10DEA4A8" w14:textId="77777777" w:rsidR="00936A2F" w:rsidRDefault="007E6509" w:rsidP="001B6543">
      <w:pPr>
        <w:pStyle w:val="ListParagraph"/>
        <w:numPr>
          <w:ilvl w:val="1"/>
          <w:numId w:val="3"/>
        </w:numPr>
      </w:pPr>
    </w:p>
    <w:p w14:paraId="485F7974" w14:textId="77777777" w:rsidR="00936A2F" w:rsidRDefault="007E6509" w:rsidP="001B6543">
      <w:pPr>
        <w:pStyle w:val="ListParagraph"/>
        <w:numPr>
          <w:ilvl w:val="1"/>
          <w:numId w:val="3"/>
        </w:numPr>
      </w:pPr>
    </w:p>
    <w:p w14:paraId="11C3285E" w14:textId="77777777" w:rsidR="00936A2F" w:rsidRDefault="007E6509" w:rsidP="001B6543">
      <w:pPr>
        <w:pStyle w:val="ListParagraph"/>
        <w:numPr>
          <w:ilvl w:val="0"/>
          <w:numId w:val="3"/>
        </w:numPr>
      </w:pPr>
    </w:p>
    <w:p w14:paraId="06F04DBB" w14:textId="77777777" w:rsidR="00936A2F" w:rsidRDefault="007E6509" w:rsidP="001B6543">
      <w:pPr>
        <w:pStyle w:val="ListParagraph"/>
        <w:numPr>
          <w:ilvl w:val="1"/>
          <w:numId w:val="3"/>
        </w:numPr>
      </w:pPr>
    </w:p>
    <w:p w14:paraId="4BE2BF85" w14:textId="77777777" w:rsidR="00936A2F" w:rsidRDefault="007E6509" w:rsidP="007E6A89">
      <w:pPr>
        <w:pStyle w:val="ListParagraph"/>
        <w:numPr>
          <w:ilvl w:val="0"/>
          <w:numId w:val="4"/>
        </w:numPr>
      </w:pPr>
    </w:p>
    <w:p w14:paraId="54DA412F" w14:textId="77777777" w:rsidR="00936A2F" w:rsidRDefault="007E6509" w:rsidP="007E6A89">
      <w:pPr>
        <w:pStyle w:val="ListParagraph"/>
        <w:numPr>
          <w:ilvl w:val="1"/>
          <w:numId w:val="4"/>
        </w:numPr>
      </w:pPr>
    </w:p>
    <w:p w14:paraId="5403892E" w14:textId="77777777" w:rsidR="00936A2F" w:rsidRDefault="007E6509" w:rsidP="007E6A89">
      <w:pPr>
        <w:pStyle w:val="ListParagraph"/>
        <w:numPr>
          <w:ilvl w:val="1"/>
          <w:numId w:val="4"/>
        </w:numPr>
      </w:pPr>
    </w:p>
    <w:p w14:paraId="26B29323" w14:textId="77777777" w:rsidR="00936A2F" w:rsidRDefault="007E6509" w:rsidP="007E6A89">
      <w:pPr>
        <w:pStyle w:val="ListParagraph"/>
        <w:numPr>
          <w:ilvl w:val="1"/>
          <w:numId w:val="4"/>
        </w:numPr>
      </w:pPr>
    </w:p>
    <w:p w14:paraId="2BC36EFF" w14:textId="77777777" w:rsidR="00936A2F" w:rsidRDefault="007E6509" w:rsidP="007E6A89">
      <w:pPr>
        <w:pStyle w:val="ListParagraph"/>
        <w:numPr>
          <w:ilvl w:val="0"/>
          <w:numId w:val="4"/>
        </w:numPr>
      </w:pPr>
    </w:p>
    <w:p w14:paraId="0385F8D8" w14:textId="77777777" w:rsidR="00936A2F" w:rsidRDefault="007E6509" w:rsidP="007E6A89">
      <w:pPr>
        <w:pStyle w:val="ListParagraph"/>
        <w:numPr>
          <w:ilvl w:val="1"/>
          <w:numId w:val="4"/>
        </w:numPr>
      </w:pPr>
    </w:p>
    <w:p w14:paraId="45A81F88" w14:textId="77777777" w:rsidR="00936A2F" w:rsidRDefault="007E6509" w:rsidP="007E6A89">
      <w:pPr>
        <w:pStyle w:val="ListParagraph"/>
        <w:numPr>
          <w:ilvl w:val="1"/>
          <w:numId w:val="4"/>
        </w:numPr>
      </w:pPr>
    </w:p>
    <w:p w14:paraId="5DCE6C90" w14:textId="77777777" w:rsidR="00936A2F" w:rsidRDefault="007E6509" w:rsidP="007E6A89">
      <w:pPr>
        <w:pStyle w:val="ListParagraph"/>
        <w:numPr>
          <w:ilvl w:val="0"/>
          <w:numId w:val="4"/>
        </w:numPr>
      </w:pPr>
    </w:p>
    <w:p w14:paraId="5327A714" w14:textId="77777777" w:rsidR="00936A2F" w:rsidRDefault="007E6509" w:rsidP="007E6A89">
      <w:pPr>
        <w:pStyle w:val="ListParagraph"/>
        <w:numPr>
          <w:ilvl w:val="1"/>
          <w:numId w:val="4"/>
        </w:numPr>
      </w:pPr>
    </w:p>
    <w:p w14:paraId="33419125" w14:textId="77777777" w:rsidR="00AD20E4" w:rsidRDefault="007E6509" w:rsidP="007E6A89">
      <w:pPr>
        <w:pStyle w:val="ListParagraph"/>
        <w:numPr>
          <w:ilvl w:val="1"/>
          <w:numId w:val="4"/>
        </w:numPr>
      </w:pPr>
    </w:p>
    <w:p w14:paraId="7569FAFA" w14:textId="77777777" w:rsidR="00936A2F" w:rsidRDefault="00936A2F"/>
    <w:p w14:paraId="7DCE2E0C" w14:textId="77777777" w:rsidR="00936A2F" w:rsidRDefault="007E6509"/>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del w:id="362"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936A2F" w:rsidRDefault="007E6509"/>
        </w:tc>
        <w:tc>
          <w:tcPr>
            <w:tcW w:w="3117" w:type="dxa"/>
          </w:tcPr>
          <w:p w14:paraId="6F2D47E4" w14:textId="77777777" w:rsidR="00936A2F" w:rsidRPr="00C4274D" w:rsidRDefault="007E6509">
            <w:pPr>
              <w:cnfStyle w:val="100000000000" w:firstRow="1" w:lastRow="0" w:firstColumn="0" w:lastColumn="0" w:oddVBand="0" w:evenVBand="0" w:oddHBand="0" w:evenHBand="0" w:firstRowFirstColumn="0" w:firstRowLastColumn="0" w:lastRowFirstColumn="0" w:lastRowLastColumn="0"/>
              <w:rPr>
                <w:b w:val="0"/>
              </w:rPr>
            </w:pPr>
          </w:p>
        </w:tc>
        <w:tc>
          <w:tcPr>
            <w:tcW w:w="3117" w:type="dxa"/>
          </w:tcPr>
          <w:p w14:paraId="372BD97C" w14:textId="77777777" w:rsidR="00936A2F" w:rsidRDefault="007E6509">
            <w:pPr>
              <w:cnfStyle w:val="100000000000" w:firstRow="1" w:lastRow="0" w:firstColumn="0" w:lastColumn="0" w:oddVBand="0" w:evenVBand="0" w:oddHBand="0" w:evenHBand="0" w:firstRowFirstColumn="0" w:firstRowLastColumn="0" w:lastRowFirstColumn="0" w:lastRowLastColumn="0"/>
            </w:pPr>
          </w:p>
        </w:tc>
      </w:tr>
      <w:tr w:rsidR="00C4274D" w:rsidDel="00D350BA" w14:paraId="483CB5CB" w14:textId="77777777" w:rsidTr="00665111">
        <w:trPr>
          <w:cnfStyle w:val="000000100000" w:firstRow="0" w:lastRow="0" w:firstColumn="0" w:lastColumn="0" w:oddVBand="0" w:evenVBand="0" w:oddHBand="1" w:evenHBand="0" w:firstRowFirstColumn="0" w:firstRowLastColumn="0" w:lastRowFirstColumn="0" w:lastRowLastColumn="0"/>
          <w:del w:id="369" w:author="Eric White" w:date="2014-10-28T20:44:00Z"/>
        </w:trPr>
        <w:tc>
          <w:tcPr>
            <w:cnfStyle w:val="001000000000" w:firstRow="0" w:lastRow="0" w:firstColumn="1" w:lastColumn="0" w:oddVBand="0" w:evenVBand="0" w:oddHBand="0" w:evenHBand="0" w:firstRowFirstColumn="0" w:firstRowLastColumn="0" w:lastRowFirstColumn="0" w:lastRowLastColumn="0"/>
            <w:tcW w:w="3116" w:type="dxa"/>
          </w:tcPr>
          <w:p w14:paraId="352EC88E" w14:textId="77777777" w:rsidR="00936A2F" w:rsidDel="00D350BA" w:rsidRDefault="007E6509"/>
        </w:tc>
        <w:tc>
          <w:tcPr>
            <w:tcW w:w="3117" w:type="dxa"/>
          </w:tcPr>
          <w:p w14:paraId="5ED0C048" w14:textId="77777777" w:rsidR="00936A2F" w:rsidDel="00D350BA" w:rsidRDefault="007E6509">
            <w:pPr>
              <w:cnfStyle w:val="000000100000" w:firstRow="0" w:lastRow="0" w:firstColumn="0" w:lastColumn="0" w:oddVBand="0" w:evenVBand="0" w:oddHBand="1" w:evenHBand="0" w:firstRowFirstColumn="0" w:firstRowLastColumn="0" w:lastRowFirstColumn="0" w:lastRowLastColumn="0"/>
            </w:pPr>
          </w:p>
        </w:tc>
        <w:tc>
          <w:tcPr>
            <w:tcW w:w="3117" w:type="dxa"/>
          </w:tcPr>
          <w:p w14:paraId="096D7C0D" w14:textId="77777777" w:rsidR="00936A2F" w:rsidDel="00D350BA" w:rsidRDefault="007E6509">
            <w:pPr>
              <w:cnfStyle w:val="000000100000" w:firstRow="0" w:lastRow="0" w:firstColumn="0" w:lastColumn="0" w:oddVBand="0" w:evenVBand="0" w:oddHBand="1" w:evenHBand="0" w:firstRowFirstColumn="0" w:firstRowLastColumn="0" w:lastRowFirstColumn="0" w:lastRowLastColumn="0"/>
            </w:pPr>
          </w:p>
        </w:tc>
      </w:tr>
      <w:tr w:rsidR="00C4274D" w14:paraId="6B9CB10B" w14:textId="77777777" w:rsidTr="00665111">
        <w:trPr>
          <w:del w:id="376"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936A2F" w:rsidRDefault="007E6509"/>
        </w:tc>
        <w:tc>
          <w:tcPr>
            <w:tcW w:w="3117" w:type="dxa"/>
          </w:tcPr>
          <w:p w14:paraId="7D4CF8AA" w14:textId="77777777" w:rsidR="00936A2F" w:rsidRDefault="007E6509">
            <w:pPr>
              <w:cnfStyle w:val="000000000000" w:firstRow="0" w:lastRow="0" w:firstColumn="0" w:lastColumn="0" w:oddVBand="0" w:evenVBand="0" w:oddHBand="0" w:evenHBand="0" w:firstRowFirstColumn="0" w:firstRowLastColumn="0" w:lastRowFirstColumn="0" w:lastRowLastColumn="0"/>
            </w:pPr>
          </w:p>
        </w:tc>
        <w:tc>
          <w:tcPr>
            <w:tcW w:w="3117" w:type="dxa"/>
          </w:tcPr>
          <w:p w14:paraId="0CEC9855" w14:textId="77777777" w:rsidR="00936A2F" w:rsidRDefault="007E6509">
            <w:pPr>
              <w:cnfStyle w:val="000000000000" w:firstRow="0" w:lastRow="0" w:firstColumn="0" w:lastColumn="0" w:oddVBand="0" w:evenVBand="0" w:oddHBand="0" w:evenHBand="0" w:firstRowFirstColumn="0" w:firstRowLastColumn="0" w:lastRowFirstColumn="0" w:lastRowLastColumn="0"/>
            </w:pPr>
          </w:p>
        </w:tc>
      </w:tr>
    </w:tbl>
    <w:p w14:paraId="7540EDBA" w14:textId="77777777" w:rsidR="00936A2F" w:rsidRDefault="00936A2F" w:rsidP="00C4274D"/>
    <w:p w14:paraId="56ECE6CA" w14:textId="77777777" w:rsidR="00936A2F" w:rsidRDefault="007E6509" w:rsidP="006F1BE6">
      <w:pPr>
        <w:jc w:val="both"/>
      </w:pPr>
    </w:p>
    <w:p w14:paraId="595EB4B7" w14:textId="77777777" w:rsidR="00936A2F" w:rsidRDefault="007E6509" w:rsidP="00CD35D8">
      <w:pPr>
        <w:ind w:left="720" w:hanging="720"/>
      </w:pPr>
    </w:p>
    <w:p w14:paraId="2147A873" w14:textId="77777777" w:rsidR="00936A2F" w:rsidRDefault="007E6509" w:rsidP="00CD35D8">
      <w:pPr>
        <w:ind w:firstLine="720"/>
      </w:pPr>
    </w:p>
    <w:p w14:paraId="551600B1" w14:textId="77777777" w:rsidR="00936A2F" w:rsidRDefault="007E6509" w:rsidP="00CD35D8">
      <w:pPr>
        <w:ind w:left="1440"/>
      </w:pPr>
    </w:p>
    <w:p w14:paraId="482579FD" w14:textId="77777777" w:rsidR="00936A2F" w:rsidRDefault="007E6509" w:rsidP="00CD35D8">
      <w:pPr>
        <w:ind w:left="2880"/>
      </w:pPr>
    </w:p>
    <w:p w14:paraId="60C5CA22" w14:textId="77777777" w:rsidR="0018060C" w:rsidRDefault="007E6509"/>
    <w:sectPr w:rsidR="0018060C">
      <w:pgSz w:w="12240" w:h="15840"/>
      <w:pgMar w:top="1440" w:right="1440" w:bottom="1440" w:left="1440" w:header="720" w:footer="720" w:gutter="0"/>
      <w:cols w:space="720"/>
      <w:docGrid w:linePitch="0"/>
      <w:sectPrChange w:id="395" w:author="Author" w:date="2026-06-29T11:22:00Z" w16du:dateUtc="2026-06-29T15:22:00Z">
        <w:sectPr w:rsidR="0018060C">
          <w:pgMar w:top="1440" w:right="1440" w:bottom="1440" w:left="1440" w:header="720" w:footer="720" w:gutter="0"/>
          <w:docGrid w:linePitch="360"/>
        </w:sectPr>
      </w:sectPrChange>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FF36AC" w14:textId="77777777" w:rsidR="00936A2F" w:rsidRDefault="00936A2F">
      <w:pPr>
        <w:spacing w:after="0" w:line="240" w:lineRule="auto"/>
      </w:pPr>
      <w:r>
        <w:separator/>
      </w:r>
    </w:p>
  </w:endnote>
  <w:endnote w:type="continuationSeparator" w:id="0">
    <w:p w14:paraId="13A27907" w14:textId="77777777" w:rsidR="00936A2F" w:rsidRDefault="00936A2F">
      <w:pPr>
        <w:spacing w:after="0" w:line="240" w:lineRule="auto"/>
      </w:pPr>
      <w:r>
        <w:continuationSeparator/>
      </w:r>
    </w:p>
  </w:endnote>
  <w:endnote w:id="1">
    <w:p w14:paraId="68990B77" w14:textId="77777777" w:rsidR="00936A2F" w:rsidRDefault="007E6509">
      <w:pPr>
        <w:pStyle w:val="EndnoteText"/>
      </w:pPr>
      <w:del w:id="71" w:author="Author" w:date="2026-06-29T11:22:00Z" w16du:dateUtc="2026-06-29T15:22:00Z">
        <w:r>
          <w:rPr>
            <w:rStyle w:val="EndnoteReference"/>
          </w:rPr>
          <w:endnoteRef/>
        </w:r>
        <w:r>
          <w:delText xml:space="preserve"> This is an endnote.</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936A2F" w:rsidRDefault="00936A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936A2F" w:rsidRDefault="00936A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936A2F" w:rsidRDefault="00936A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Heading2Char"/>
      <w:pPrChange w:id="304" w:author="Author" w:date="2026-06-29T11:22:00Z" w16du:dateUtc="2026-06-29T15:22:00Z">
        <w:pPr>
          <w:pStyle w:val="Footer"/>
        </w:pPr>
      </w:pPrChan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2B6B38" w14:textId="77777777" w:rsidR="00936A2F" w:rsidRDefault="00936A2F">
      <w:pPr>
        <w:spacing w:after="0" w:line="240" w:lineRule="auto"/>
      </w:pPr>
      <w:r>
        <w:separator/>
      </w:r>
    </w:p>
  </w:footnote>
  <w:footnote w:type="continuationSeparator" w:id="0">
    <w:p w14:paraId="004E60E9" w14:textId="77777777" w:rsidR="00936A2F" w:rsidRDefault="00936A2F">
      <w:pPr>
        <w:spacing w:after="0" w:line="240" w:lineRule="auto"/>
      </w:pPr>
      <w:r>
        <w:continuationSeparator/>
      </w:r>
    </w:p>
  </w:footnote>
  <w:footnote w:id="1">
    <w:p w14:paraId="2984BC4D" w14:textId="77777777" w:rsidR="00936A2F" w:rsidRDefault="007E6509">
      <w:pPr>
        <w:pStyle w:val="FootnoteText"/>
      </w:pPr>
      <w:del w:id="310" w:author="Author" w:date="2026-06-29T11:22:00Z" w16du:dateUtc="2026-06-29T15:22:00Z">
        <w:r>
          <w:rPr>
            <w:rStyle w:val="FootnoteReference"/>
          </w:rPr>
          <w:footnoteRef/>
        </w:r>
        <w:r>
          <w:delText xml:space="preserve"> This is a footnote.</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936A2F" w:rsidRDefault="00936A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936A2F" w:rsidRDefault="00936A2F">
        <w:pPr>
          <w:pStyle w:val="Header"/>
        </w:pPr>
        <w:r>
          <w:rPr>
            <w:noProof/>
          </w:rPr>
          <w:pict w14:anchorId="202099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936A2F" w:rsidRDefault="00936A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31060456">
    <w:abstractNumId w:val="3"/>
  </w:num>
  <w:num w:numId="2" w16cid:durableId="1290404354">
    <w:abstractNumId w:val="0"/>
  </w:num>
  <w:num w:numId="3" w16cid:durableId="374425858">
    <w:abstractNumId w:val="1"/>
  </w:num>
  <w:num w:numId="4" w16cid:durableId="56460748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1012A7"/>
    <w:rsid w:val="0018060C"/>
    <w:rsid w:val="002173BF"/>
    <w:rsid w:val="006406BC"/>
    <w:rsid w:val="007E6509"/>
    <w:rsid w:val="007F6CB4"/>
    <w:rsid w:val="00894F66"/>
    <w:rsid w:val="00936A2F"/>
    <w:rsid w:val="00AD20E4"/>
    <w:rsid w:val="00AD7FBA"/>
    <w:rsid w:val="00C82B27"/>
    <w:rsid w:val="00D1208C"/>
    <w:rsid w:val="00FD5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lef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lef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6.xml"/><Relationship Id="rId39" Type="http://schemas.openxmlformats.org/officeDocument/2006/relationships/fontTable" Target="fontTable.xml"/><Relationship Id="rId21" Type="http://schemas.openxmlformats.org/officeDocument/2006/relationships/image" Target="media/image3.bin"/><Relationship Id="rId34" Type="http://schemas.openxmlformats.org/officeDocument/2006/relationships/diagramData" Target="diagrams/data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footer" Target="footer9.xml"/><Relationship Id="rId38"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package" Target="embeddings/Microsoft_Excel_Worksheet1.xlsx"/><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4.xml"/><Relationship Id="rId32" Type="http://schemas.openxmlformats.org/officeDocument/2006/relationships/header" Target="header9.xml"/><Relationship Id="rId37" Type="http://schemas.openxmlformats.org/officeDocument/2006/relationships/diagramColors" Target="diagrams/colors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diagramQuickStyle" Target="diagrams/quickStyle1.xml"/><Relationship Id="rId10" Type="http://schemas.microsoft.com/office/2011/relationships/commentsExtended" Target="commentsExtended.xml"/><Relationship Id="rId19" Type="http://schemas.openxmlformats.org/officeDocument/2006/relationships/image" Target="media/image2.emf"/><Relationship Id="rId31" Type="http://schemas.openxmlformats.org/officeDocument/2006/relationships/footer" Target="footer8.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diagramLayout" Target="diagrams/layout1.xml"/><Relationship Id="rId8" Type="http://schemas.openxmlformats.org/officeDocument/2006/relationships/chart" Target="charts/chart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FD39-E841-A719-18C9DABD837C}"/>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FD39-E841-A719-18C9DABD837C}"/>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FD39-E841-A719-18C9DABD837C}"/>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1849</Words>
  <Characters>10542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1</cp:revision>
  <dcterms:created xsi:type="dcterms:W3CDTF">2015-11-18T04:45:00Z</dcterms:created>
  <dcterms:modified xsi:type="dcterms:W3CDTF">2026-06-29T15:22:00Z</dcterms:modified>
</cp:coreProperties>
</file>