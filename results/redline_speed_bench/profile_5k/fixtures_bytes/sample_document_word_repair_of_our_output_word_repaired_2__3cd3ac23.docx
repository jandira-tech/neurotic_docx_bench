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31481F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2" w:author="sara.k" w:date="2026-03-04T09:21:00Z">
        <w:r>
          <w:rPr>
            <w:color w:val="0F172A"/>
          </w:rPr>
          <w:delText>zero backend required</w:delText>
        </w:r>
      </w:del>
      <w:ins w:id="3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4" w:author="thomas.v" w:date="2026-03-04T11:07:00Z">
        <w:r>
          <w:rPr>
            <w:color w:val="0F172A"/>
          </w:rPr>
          <w:delText>docx-js-editor skips the pipeline entirely</w:delText>
        </w:r>
      </w:del>
      <w:ins w:id="5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31481F" w:rsidRDefault="00ED30A4">
      <w:pPr>
        <w:spacing w:before="160"/>
      </w:pPr>
    </w:p>
    <w:p w14:paraId="124B2800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000000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000000">
      <w:r>
        <w:br w:type="page"/>
      </w:r>
    </w:p>
    <w:p w14:paraId="5E915A5D" w14:textId="7D8B6000" w:rsidR="0031481F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3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000000">
      <w:pPr>
        <w:pStyle w:val="ListParagraph"/>
        <w:numPr>
          <w:ilvl w:val="0"/>
          <w:numId w:val="2"/>
        </w:numPr>
        <w:spacing w:before="40" w:after="40"/>
      </w:pPr>
      <w:del w:id="7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8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397FC1FD" w14:textId="77777777" w:rsidR="00ED30A4" w:rsidRDefault="00ED30A4" w:rsidP="00ED30A4">
      <w:pPr>
        <w:spacing w:after="20"/>
        <w:rPr>
          <w:ins w:id="9" w:author="Arthur Souza Rodrigues" w:date="2026-07-04T23:18:00Z" w16du:dateUtc="2026-07-05T03:18:00Z"/>
        </w:rPr>
      </w:pPr>
      <w:ins w:id="12" w:author="Arthur Souza Rodrigues" w:date="2026-07-04T23:18:00Z" w16du:dateUtc="2026-07-05T03:18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41DDC0" w14:textId="77777777" w:rsidR="00ED30A4" w:rsidRDefault="00ED30A4" w:rsidP="00ED30A4">
      <w:pPr>
        <w:spacing w:after="60"/>
        <w:rPr>
          <w:ins w:id="13" w:author="Arthur Souza Rodrigues" w:date="2026-07-04T23:18:00Z" w16du:dateUtc="2026-07-05T03:18:00Z"/>
        </w:rPr>
      </w:pPr>
      <w:ins w:id="14" w:author="Arthur Souza Rodrigues" w:date="2026-07-04T23:18:00Z" w16du:dateUtc="2026-07-05T03:18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15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6" w:author="Arthur Souza Rodrigues" w:date="2026-07-04T23:18:00Z" w16du:dateUtc="2026-07-05T0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ins w:id="17" w:author="Arthur Souza Rodrigues" w:date="2026-07-04T23:18:00Z" w16du:dateUtc="2026-07-05T03:18:00Z"/>
              </w:rPr>
            </w:pPr>
            <w:ins w:id="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ins w:id="19" w:author="Arthur Souza Rodrigues" w:date="2026-07-04T23:18:00Z" w16du:dateUtc="2026-07-05T03:18:00Z"/>
              </w:rPr>
            </w:pPr>
            <w:ins w:id="2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1" w:author="Arthur Souza Rodrigues" w:date="2026-07-04T23:18:00Z" w16du:dateUtc="2026-07-05T03:18:00Z"/>
        </w:rPr>
      </w:pPr>
      <w:ins w:id="22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77777777" w:rsidR="00ED30A4" w:rsidRDefault="00ED30A4" w:rsidP="00ED30A4">
      <w:pPr>
        <w:spacing w:before="60" w:after="60"/>
        <w:rPr>
          <w:ins w:id="23" w:author="Arthur Souza Rodrigues" w:date="2026-07-04T23:18:00Z" w16du:dateUtc="2026-07-05T03:18:00Z"/>
        </w:rPr>
      </w:pPr>
      <w:ins w:id="24" w:author="Arthur Souza Rodrigues" w:date="2026-07-04T23:18:00Z" w16du:dateUtc="2026-07-05T03:18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del w:id="25" w:author="sara.k" w:date="2026-03-04T09:21:00Z">
          <w:r>
            <w:rPr>
              <w:color w:val="0F172A"/>
            </w:rPr>
            <w:delText>zero backend required</w:delText>
          </w:r>
        </w:del>
        <w:r>
          <w:rPr>
            <w:color w:val="0F172A"/>
          </w:rPr>
          <w:t xml:space="preserve">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26" w:author="Arthur Souza Rodrigues" w:date="2026-07-04T23:18:00Z" w16du:dateUtc="2026-07-05T03:18:00Z"/>
        </w:rPr>
      </w:pPr>
    </w:p>
    <w:p w14:paraId="1EBD782C" w14:textId="77777777" w:rsidR="00ED30A4" w:rsidRDefault="00ED30A4" w:rsidP="00ED30A4">
      <w:pPr>
        <w:spacing w:before="60" w:after="60"/>
        <w:rPr>
          <w:ins w:id="27" w:author="Arthur Souza Rodrigues" w:date="2026-07-04T23:18:00Z" w16du:dateUtc="2026-07-05T03:18:00Z"/>
        </w:rPr>
      </w:pPr>
      <w:ins w:id="28" w:author="Arthur Souza Rodrigues" w:date="2026-07-04T23:18:00Z" w16du:dateUtc="2026-07-05T03:18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del w:id="29" w:author="thomas.v" w:date="2026-03-04T11:07:00Z">
          <w:r>
            <w:rPr>
              <w:color w:val="0F172A"/>
            </w:rPr>
            <w:delText>docx-js-editor skips the pipeline entirely</w:delText>
          </w:r>
        </w:del>
        <w:r>
          <w:rPr>
            <w:color w:val="0F172A"/>
          </w:rPr>
          <w:t xml:space="preserve">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30" w:author="Arthur Souza Rodrigues" w:date="2026-07-04T23:18:00Z" w16du:dateUtc="2026-07-05T03:18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31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32" w:author="Arthur Souza Rodrigues" w:date="2026-07-04T23:18:00Z" w16du:dateUtc="2026-07-05T03:18:00Z"/>
              </w:rPr>
            </w:pPr>
            <w:ins w:id="3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34" w:author="Arthur Souza Rodrigues" w:date="2026-07-04T23:18:00Z" w16du:dateUtc="2026-07-05T03:18:00Z"/>
              </w:rPr>
            </w:pPr>
            <w:ins w:id="3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36" w:author="Arthur Souza Rodrigues" w:date="2026-07-04T23:18:00Z" w16du:dateUtc="2026-07-05T03:18:00Z"/>
              </w:rPr>
            </w:pPr>
          </w:p>
          <w:p w14:paraId="090DBCDA" w14:textId="77777777" w:rsidR="00ED30A4" w:rsidRDefault="00ED30A4" w:rsidP="00F14043">
            <w:pPr>
              <w:rPr>
                <w:ins w:id="37" w:author="Arthur Souza Rodrigues" w:date="2026-07-04T23:18:00Z" w16du:dateUtc="2026-07-05T03:18:00Z"/>
              </w:rPr>
            </w:pPr>
            <w:ins w:id="3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39" w:author="Arthur Souza Rodrigues" w:date="2026-07-04T23:18:00Z" w16du:dateUtc="2026-07-05T03:18:00Z"/>
              </w:rPr>
            </w:pPr>
            <w:ins w:id="4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41" w:author="Arthur Souza Rodrigues" w:date="2026-07-04T23:18:00Z" w16du:dateUtc="2026-07-05T03:18:00Z"/>
              </w:rPr>
            </w:pPr>
            <w:ins w:id="4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43" w:author="Arthur Souza Rodrigues" w:date="2026-07-04T23:18:00Z" w16du:dateUtc="2026-07-05T03:18:00Z"/>
              </w:rPr>
            </w:pPr>
            <w:ins w:id="44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45" w:author="Arthur Souza Rodrigues" w:date="2026-07-04T23:18:00Z" w16du:dateUtc="2026-07-05T03:18:00Z"/>
              </w:rPr>
            </w:pPr>
            <w:ins w:id="4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47" w:author="Arthur Souza Rodrigues" w:date="2026-07-04T23:18:00Z" w16du:dateUtc="2026-07-05T03:18:00Z"/>
              </w:rPr>
            </w:pPr>
            <w:ins w:id="4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49" w:author="Arthur Souza Rodrigues" w:date="2026-07-04T23:18:00Z" w16du:dateUtc="2026-07-05T03:18:00Z"/>
              </w:rPr>
            </w:pPr>
            <w:ins w:id="5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51" w:author="Arthur Souza Rodrigues" w:date="2026-07-04T23:18:00Z" w16du:dateUtc="2026-07-05T03:18:00Z"/>
              </w:rPr>
            </w:pPr>
            <w:ins w:id="5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8C3E9A3" w14:textId="77777777" w:rsidR="00ED30A4" w:rsidRDefault="00ED30A4" w:rsidP="00ED30A4">
      <w:pPr>
        <w:spacing w:before="160"/>
        <w:rPr>
          <w:ins w:id="53" w:author="Arthur Souza Rodrigues" w:date="2026-07-04T23:18:00Z" w16du:dateUtc="2026-07-05T03:18:00Z"/>
        </w:rPr>
      </w:pPr>
      <w:ins w:id="54" w:author="Arthur Souza Rodrigues" w:date="2026-07-04T23:18:00Z" w16du:dateUtc="2026-07-05T03:18:00Z"/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55" w:author="Arthur Souza Rodrigues" w:date="2026-07-04T23:18:00Z" w16du:dateUtc="2026-07-05T03:18:00Z"/>
        </w:rPr>
      </w:pPr>
      <w:ins w:id="56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76DBE1BA" w14:textId="77777777" w:rsidR="00ED30A4" w:rsidRDefault="00ED30A4" w:rsidP="00ED30A4">
      <w:pPr>
        <w:spacing w:before="60" w:after="60"/>
        <w:rPr>
          <w:ins w:id="57" w:author="Arthur Souza Rodrigues" w:date="2026-07-04T23:18:00Z" w16du:dateUtc="2026-07-05T03:18:00Z"/>
        </w:rPr>
      </w:pPr>
      <w:ins w:id="58" w:author="Arthur Souza Rodrigues" w:date="2026-07-04T23:18:00Z" w16du:dateUtc="2026-07-05T03:18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6C6F9BB9" w14:textId="77777777" w:rsidR="00ED30A4" w:rsidRDefault="00ED30A4" w:rsidP="00ED30A4">
      <w:pPr>
        <w:spacing w:before="80"/>
        <w:rPr>
          <w:ins w:id="59" w:author="Arthur Souza Rodrigues" w:date="2026-07-04T23:18:00Z" w16du:dateUtc="2026-07-05T03:18:00Z"/>
        </w:rPr>
      </w:pPr>
    </w:p>
    <w:p w14:paraId="10B5EB7E" w14:textId="77777777" w:rsidR="00ED30A4" w:rsidRDefault="00ED30A4" w:rsidP="00ED30A4">
      <w:pPr>
        <w:spacing w:before="180" w:after="40"/>
        <w:rPr>
          <w:ins w:id="60" w:author="Arthur Souza Rodrigues" w:date="2026-07-04T23:18:00Z" w16du:dateUtc="2026-07-05T03:18:00Z"/>
        </w:rPr>
      </w:pPr>
      <w:ins w:id="61" w:author="Arthur Souza Rodrigues" w:date="2026-07-04T23:18:00Z" w16du:dateUtc="2026-07-05T03:18:00Z">
        <w:r>
          <w:rPr>
            <w:b/>
            <w:bCs/>
            <w:color w:val="0F172A"/>
          </w:rPr>
          <w:t xml:space="preserve">Suggestion mode         </w:t>
        </w:r>
      </w:ins>
    </w:p>
    <w:p w14:paraId="2E17E7D0" w14:textId="77777777" w:rsidR="00ED30A4" w:rsidRDefault="00ED30A4" w:rsidP="00ED30A4">
      <w:pPr>
        <w:spacing w:before="60" w:after="60"/>
        <w:rPr>
          <w:ins w:id="62" w:author="Arthur Souza Rodrigues" w:date="2026-07-04T23:18:00Z" w16du:dateUtc="2026-07-05T03:18:00Z"/>
        </w:rPr>
      </w:pPr>
      <w:ins w:id="63" w:author="Arthur Souza Rodrigues" w:date="2026-07-04T23:18:00Z" w16du:dateUtc="2026-07-05T03:18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6624E263" w14:textId="77777777" w:rsidR="00ED30A4" w:rsidRDefault="00ED30A4" w:rsidP="00ED30A4">
      <w:pPr>
        <w:spacing w:before="60"/>
        <w:rPr>
          <w:ins w:id="64" w:author="Arthur Souza Rodrigues" w:date="2026-07-04T23:18:00Z" w16du:dateUtc="2026-07-05T03:18:00Z"/>
        </w:rPr>
      </w:pPr>
    </w:p>
    <w:p w14:paraId="300DE946" w14:textId="77777777" w:rsidR="00ED30A4" w:rsidRDefault="00ED30A4" w:rsidP="00ED30A4">
      <w:pPr>
        <w:spacing w:before="60" w:after="60"/>
        <w:rPr>
          <w:ins w:id="65" w:author="Arthur Souza Rodrigues" w:date="2026-07-04T23:18:00Z" w16du:dateUtc="2026-07-05T03:18:00Z"/>
        </w:rPr>
      </w:pPr>
      <w:ins w:id="66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20BAFF31" w14:textId="77777777" w:rsidR="00ED30A4" w:rsidRDefault="00ED30A4" w:rsidP="00ED30A4">
      <w:pPr>
        <w:spacing w:before="80"/>
        <w:rPr>
          <w:ins w:id="67" w:author="Arthur Souza Rodrigues" w:date="2026-07-04T23:18:00Z" w16du:dateUtc="2026-07-05T03:18:00Z"/>
        </w:rPr>
      </w:pPr>
    </w:p>
    <w:p w14:paraId="40DCCFB2" w14:textId="77777777" w:rsidR="00ED30A4" w:rsidRDefault="00ED30A4" w:rsidP="00ED30A4">
      <w:pPr>
        <w:spacing w:before="180" w:after="40"/>
        <w:rPr>
          <w:ins w:id="68" w:author="Arthur Souza Rodrigues" w:date="2026-07-04T23:18:00Z" w16du:dateUtc="2026-07-05T03:18:00Z"/>
        </w:rPr>
      </w:pPr>
      <w:ins w:id="69" w:author="Arthur Souza Rodrigues" w:date="2026-07-04T23:18:00Z" w16du:dateUtc="2026-07-05T03:18:00Z">
        <w:r>
          <w:rPr>
            <w:b/>
            <w:bCs/>
            <w:color w:val="0F172A"/>
          </w:rPr>
          <w:t xml:space="preserve">Comments         </w:t>
        </w:r>
      </w:ins>
    </w:p>
    <w:p w14:paraId="7218B1C8" w14:textId="77777777" w:rsidR="00ED30A4" w:rsidRDefault="00ED30A4" w:rsidP="00ED30A4">
      <w:pPr>
        <w:spacing w:before="60" w:after="60"/>
        <w:rPr>
          <w:ins w:id="70" w:author="Arthur Souza Rodrigues" w:date="2026-07-04T23:18:00Z" w16du:dateUtc="2026-07-05T03:18:00Z"/>
        </w:rPr>
      </w:pPr>
      <w:ins w:id="71" w:author="Arthur Souza Rodrigues" w:date="2026-07-04T23:18:00Z" w16du:dateUtc="2026-07-05T03:18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386948DB" w14:textId="77777777" w:rsidR="00ED30A4" w:rsidRDefault="00ED30A4" w:rsidP="00ED30A4">
      <w:pPr>
        <w:spacing w:before="60"/>
        <w:rPr>
          <w:ins w:id="73" w:author="Arthur Souza Rodrigues" w:date="2026-07-04T23:18:00Z" w16du:dateUtc="2026-07-05T03:18:00Z"/>
        </w:rPr>
      </w:pPr>
    </w:p>
    <w:p w14:paraId="3A1CD57F" w14:textId="77777777" w:rsidR="00ED30A4" w:rsidRDefault="00ED30A4" w:rsidP="00ED30A4">
      <w:pPr>
        <w:spacing w:before="60" w:after="60"/>
        <w:rPr>
          <w:ins w:id="74" w:author="Arthur Souza Rodrigues" w:date="2026-07-04T23:18:00Z" w16du:dateUtc="2026-07-05T03:18:00Z"/>
        </w:rPr>
      </w:pPr>
      <w:ins w:id="75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7F373E1A" w14:textId="77777777" w:rsidR="00ED30A4" w:rsidRDefault="00ED30A4" w:rsidP="00ED30A4">
      <w:pPr>
        <w:spacing w:before="80"/>
        <w:rPr>
          <w:ins w:id="76" w:author="Arthur Souza Rodrigues" w:date="2026-07-04T23:18:00Z" w16du:dateUtc="2026-07-05T03:18:00Z"/>
        </w:rPr>
      </w:pPr>
    </w:p>
    <w:p w14:paraId="05566AE7" w14:textId="77777777" w:rsidR="00ED30A4" w:rsidRDefault="00ED30A4" w:rsidP="00ED30A4">
      <w:pPr>
        <w:spacing w:before="180" w:after="40"/>
        <w:rPr>
          <w:ins w:id="77" w:author="Arthur Souza Rodrigues" w:date="2026-07-04T23:18:00Z" w16du:dateUtc="2026-07-05T03:18:00Z"/>
        </w:rPr>
      </w:pPr>
      <w:ins w:id="78" w:author="Arthur Souza Rodrigues" w:date="2026-07-04T23:18:00Z" w16du:dateUtc="2026-07-05T03:18:00Z">
        <w:r>
          <w:rPr>
            <w:b/>
            <w:bCs/>
            <w:color w:val="0F172A"/>
          </w:rPr>
          <w:t xml:space="preserve">Agent-friendly         </w:t>
        </w:r>
      </w:ins>
    </w:p>
    <w:p w14:paraId="5F4FD258" w14:textId="77777777" w:rsidR="00ED30A4" w:rsidRDefault="00ED30A4" w:rsidP="00ED30A4">
      <w:pPr>
        <w:spacing w:before="60" w:after="60"/>
        <w:rPr>
          <w:ins w:id="79" w:author="Arthur Souza Rodrigues" w:date="2026-07-04T23:18:00Z" w16du:dateUtc="2026-07-05T03:18:00Z"/>
        </w:rPr>
      </w:pPr>
      <w:ins w:id="80" w:author="Arthur Souza Rodrigues" w:date="2026-07-04T23:18:00Z" w16du:dateUtc="2026-07-05T03:18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4455D2D" w14:textId="77777777" w:rsidR="00ED30A4" w:rsidRDefault="00ED30A4" w:rsidP="00ED30A4">
      <w:pPr>
        <w:spacing w:before="160"/>
        <w:rPr>
          <w:ins w:id="81" w:author="Arthur Souza Rodrigues" w:date="2026-07-04T23:18:00Z" w16du:dateUtc="2026-07-05T03:18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82" w:author="Arthur Souza Rodrigues" w:date="2026-07-04T23:18:00Z" w16du:dateUtc="2026-07-05T03:18:00Z"/>
        </w:rPr>
      </w:pPr>
      <w:ins w:id="83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59F5E1BC" w14:textId="77777777" w:rsidR="00ED30A4" w:rsidRDefault="00ED30A4" w:rsidP="00ED30A4">
      <w:pPr>
        <w:spacing w:before="60" w:after="60"/>
        <w:rPr>
          <w:ins w:id="84" w:author="Arthur Souza Rodrigues" w:date="2026-07-04T23:18:00Z" w16du:dateUtc="2026-07-05T03:18:00Z"/>
        </w:rPr>
      </w:pPr>
      <w:ins w:id="85" w:author="Arthur Souza Rodrigues" w:date="2026-07-04T23:18:00Z" w16du:dateUtc="2026-07-05T03:18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48E1BFFD" w14:textId="77777777" w:rsidR="00ED30A4" w:rsidRDefault="00ED30A4" w:rsidP="00ED30A4">
      <w:pPr>
        <w:spacing w:before="60"/>
        <w:rPr>
          <w:ins w:id="86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ins w:id="87" w:author="Arthur Souza Rodrigues" w:date="2026-07-04T23:18:00Z" w16du:dateUtc="2026-07-05T03:18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ins w:id="88" w:author="Arthur Souza Rodrigues" w:date="2026-07-04T23:18:00Z" w16du:dateUtc="2026-07-05T03:18:00Z"/>
              </w:rPr>
            </w:pPr>
            <w:ins w:id="89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ins w:id="90" w:author="Arthur Souza Rodrigues" w:date="2026-07-04T23:18:00Z" w16du:dateUtc="2026-07-05T03:18:00Z"/>
              </w:rPr>
            </w:pPr>
            <w:ins w:id="91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ins w:id="92" w:author="Arthur Souza Rodrigues" w:date="2026-07-04T23:18:00Z" w16du:dateUtc="2026-07-05T03:18:00Z"/>
              </w:rPr>
            </w:pPr>
            <w:ins w:id="93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ins w:id="94" w:author="Arthur Souza Rodrigues" w:date="2026-07-04T23:18:00Z" w16du:dateUtc="2026-07-05T03:18:00Z"/>
              </w:rPr>
            </w:pPr>
            <w:ins w:id="95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ED30A4" w14:paraId="00D1F2F0" w14:textId="77777777" w:rsidTr="00F14043">
        <w:trPr>
          <w:ins w:id="96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ins w:id="97" w:author="Arthur Souza Rodrigues" w:date="2026-07-04T23:18:00Z" w16du:dateUtc="2026-07-05T03:18:00Z"/>
              </w:rPr>
            </w:pPr>
            <w:ins w:id="98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ins w:id="99" w:author="Arthur Souza Rodrigues" w:date="2026-07-04T23:18:00Z" w16du:dateUtc="2026-07-05T03:18:00Z"/>
              </w:rPr>
            </w:pPr>
            <w:ins w:id="100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ins w:id="101" w:author="Arthur Souza Rodrigues" w:date="2026-07-04T23:18:00Z" w16du:dateUtc="2026-07-05T03:18:00Z"/>
              </w:rPr>
            </w:pPr>
            <w:ins w:id="102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ins w:id="103" w:author="Arthur Souza Rodrigues" w:date="2026-07-04T23:18:00Z" w16du:dateUtc="2026-07-05T03:18:00Z"/>
              </w:rPr>
            </w:pPr>
            <w:ins w:id="10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ED30A4" w14:paraId="1AFB7BC8" w14:textId="77777777" w:rsidTr="00F14043">
        <w:trPr>
          <w:ins w:id="105" w:author="Arthur Souza Rodrigues" w:date="2026-07-04T23:18:00Z" w16du:dateUtc="2026-07-05T0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ins w:id="106" w:author="Arthur Souza Rodrigues" w:date="2026-07-04T23:18:00Z" w16du:dateUtc="2026-07-05T03:18:00Z"/>
              </w:rPr>
            </w:pPr>
            <w:ins w:id="107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ins w:id="108" w:author="Arthur Souza Rodrigues" w:date="2026-07-04T23:18:00Z" w16du:dateUtc="2026-07-05T03:18:00Z"/>
              </w:rPr>
            </w:pPr>
            <w:ins w:id="109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ins w:id="110" w:author="Arthur Souza Rodrigues" w:date="2026-07-04T23:18:00Z" w16du:dateUtc="2026-07-05T03:18:00Z"/>
              </w:rPr>
            </w:pPr>
            <w:ins w:id="111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ins w:id="112" w:author="Arthur Souza Rodrigues" w:date="2026-07-04T23:18:00Z" w16du:dateUtc="2026-07-05T03:18:00Z"/>
              </w:rPr>
            </w:pPr>
            <w:ins w:id="113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ED30A4" w14:paraId="3ECB580F" w14:textId="77777777" w:rsidTr="00F14043">
        <w:trPr>
          <w:ins w:id="114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ins w:id="115" w:author="Arthur Souza Rodrigues" w:date="2026-07-04T23:18:00Z" w16du:dateUtc="2026-07-05T03:18:00Z"/>
              </w:rPr>
            </w:pPr>
            <w:ins w:id="116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ins w:id="117" w:author="Arthur Souza Rodrigues" w:date="2026-07-04T23:18:00Z" w16du:dateUtc="2026-07-05T03:18:00Z"/>
              </w:rPr>
            </w:pPr>
            <w:ins w:id="118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ins w:id="119" w:author="Arthur Souza Rodrigues" w:date="2026-07-04T23:18:00Z" w16du:dateUtc="2026-07-05T03:18:00Z"/>
              </w:rPr>
            </w:pPr>
            <w:ins w:id="120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ins w:id="121" w:author="Arthur Souza Rodrigues" w:date="2026-07-04T23:18:00Z" w16du:dateUtc="2026-07-05T03:18:00Z"/>
              </w:rPr>
            </w:pPr>
            <w:ins w:id="122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ED30A4" w14:paraId="128A7230" w14:textId="77777777" w:rsidTr="00F14043">
        <w:trPr>
          <w:ins w:id="123" w:author="Arthur Souza Rodrigues" w:date="2026-07-04T23:18:00Z" w16du:dateUtc="2026-07-05T0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ins w:id="124" w:author="Arthur Souza Rodrigues" w:date="2026-07-04T23:18:00Z" w16du:dateUtc="2026-07-05T03:18:00Z"/>
              </w:rPr>
            </w:pPr>
            <w:ins w:id="125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ins w:id="126" w:author="Arthur Souza Rodrigues" w:date="2026-07-04T23:18:00Z" w16du:dateUtc="2026-07-05T03:18:00Z"/>
              </w:rPr>
            </w:pPr>
            <w:ins w:id="127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ins w:id="128" w:author="Arthur Souza Rodrigues" w:date="2026-07-04T23:18:00Z" w16du:dateUtc="2026-07-05T03:18:00Z"/>
              </w:rPr>
            </w:pPr>
            <w:ins w:id="129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ins w:id="130" w:author="Arthur Souza Rodrigues" w:date="2026-07-04T23:18:00Z" w16du:dateUtc="2026-07-05T03:18:00Z"/>
              </w:rPr>
            </w:pPr>
            <w:ins w:id="13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ED30A4" w14:paraId="2733373D" w14:textId="77777777" w:rsidTr="00F14043">
        <w:trPr>
          <w:ins w:id="132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ins w:id="133" w:author="Arthur Souza Rodrigues" w:date="2026-07-04T23:18:00Z" w16du:dateUtc="2026-07-05T03:18:00Z"/>
              </w:rPr>
            </w:pPr>
            <w:ins w:id="134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ins w:id="135" w:author="Arthur Souza Rodrigues" w:date="2026-07-04T23:18:00Z" w16du:dateUtc="2026-07-05T03:18:00Z"/>
              </w:rPr>
            </w:pPr>
            <w:ins w:id="136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ins w:id="137" w:author="Arthur Souza Rodrigues" w:date="2026-07-04T23:18:00Z" w16du:dateUtc="2026-07-05T03:18:00Z"/>
              </w:rPr>
            </w:pPr>
            <w:ins w:id="138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ins w:id="139" w:author="Arthur Souza Rodrigues" w:date="2026-07-04T23:18:00Z" w16du:dateUtc="2026-07-05T03:18:00Z"/>
              </w:rPr>
            </w:pPr>
            <w:ins w:id="14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ED30A4" w14:paraId="5BA2C2CA" w14:textId="77777777" w:rsidTr="00F14043">
        <w:trPr>
          <w:ins w:id="141" w:author="Arthur Souza Rodrigues" w:date="2026-07-04T23:18:00Z" w16du:dateUtc="2026-07-05T0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ins w:id="142" w:author="Arthur Souza Rodrigues" w:date="2026-07-04T23:18:00Z" w16du:dateUtc="2026-07-05T03:18:00Z"/>
              </w:rPr>
            </w:pPr>
            <w:ins w:id="143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ins w:id="144" w:author="Arthur Souza Rodrigues" w:date="2026-07-04T23:18:00Z" w16du:dateUtc="2026-07-05T03:18:00Z"/>
              </w:rPr>
            </w:pPr>
            <w:ins w:id="145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ins w:id="146" w:author="Arthur Souza Rodrigues" w:date="2026-07-04T23:18:00Z" w16du:dateUtc="2026-07-05T03:18:00Z"/>
              </w:rPr>
            </w:pPr>
            <w:ins w:id="147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ins w:id="148" w:author="Arthur Souza Rodrigues" w:date="2026-07-04T23:18:00Z" w16du:dateUtc="2026-07-05T03:18:00Z"/>
              </w:rPr>
            </w:pPr>
            <w:ins w:id="149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ED30A4" w14:paraId="0B8C62AF" w14:textId="77777777" w:rsidTr="00F14043">
        <w:trPr>
          <w:ins w:id="150" w:author="Arthur Souza Rodrigues" w:date="2026-07-04T23:18:00Z" w16du:dateUtc="2026-07-05T0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ins w:id="151" w:author="Arthur Souza Rodrigues" w:date="2026-07-04T23:18:00Z" w16du:dateUtc="2026-07-05T03:18:00Z"/>
              </w:rPr>
            </w:pPr>
            <w:ins w:id="152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ins w:id="153" w:author="Arthur Souza Rodrigues" w:date="2026-07-04T23:18:00Z" w16du:dateUtc="2026-07-05T03:18:00Z"/>
              </w:rPr>
            </w:pPr>
            <w:ins w:id="154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ins w:id="155" w:author="Arthur Souza Rodrigues" w:date="2026-07-04T23:18:00Z" w16du:dateUtc="2026-07-05T03:18:00Z"/>
              </w:rPr>
            </w:pPr>
            <w:ins w:id="156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ins w:id="157" w:author="Arthur Souza Rodrigues" w:date="2026-07-04T23:18:00Z" w16du:dateUtc="2026-07-05T03:18:00Z"/>
              </w:rPr>
            </w:pPr>
            <w:ins w:id="15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23B28FBE" w14:textId="77777777" w:rsidR="00ED30A4" w:rsidRDefault="00ED30A4" w:rsidP="00ED30A4">
      <w:pPr>
        <w:spacing w:before="80"/>
        <w:rPr>
          <w:ins w:id="159" w:author="Arthur Souza Rodrigues" w:date="2026-07-04T23:18:00Z" w16du:dateUtc="2026-07-05T03:18:00Z"/>
        </w:rPr>
      </w:pPr>
    </w:p>
    <w:p w14:paraId="14414065" w14:textId="77777777" w:rsidR="00ED30A4" w:rsidRDefault="00ED30A4" w:rsidP="00ED30A4">
      <w:pPr>
        <w:rPr>
          <w:ins w:id="160" w:author="Arthur Souza Rodrigues" w:date="2026-07-04T23:18:00Z" w16du:dateUtc="2026-07-05T03:18:00Z"/>
        </w:rPr>
      </w:pPr>
      <w:ins w:id="161" w:author="Arthur Souza Rodrigues" w:date="2026-07-04T23:18:00Z" w16du:dateUtc="2026-07-05T03:18:00Z">
        <w:r>
          <w:br w:type="page"/>
        </w:r>
      </w:ins>
    </w:p>
    <w:p w14:paraId="26502A66" w14:textId="77777777" w:rsidR="00ED30A4" w:rsidRDefault="00ED30A4" w:rsidP="00ED30A4">
      <w:pPr>
        <w:spacing w:before="180" w:after="40"/>
        <w:rPr>
          <w:ins w:id="162" w:author="Arthur Souza Rodrigues" w:date="2026-07-04T23:18:00Z" w16du:dateUtc="2026-07-05T03:18:00Z"/>
        </w:rPr>
      </w:pPr>
      <w:ins w:id="163" w:author="Arthur Souza Rodrigues" w:date="2026-07-04T23:18:00Z" w16du:dateUtc="2026-07-05T03:18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ins w:id="164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ins w:id="165" w:author="Arthur Souza Rodrigues" w:date="2026-07-04T23:18:00Z" w16du:dateUtc="2026-07-05T03:18:00Z"/>
              </w:rPr>
            </w:pPr>
            <w:ins w:id="16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A6C621E" w14:textId="77777777" w:rsidR="00ED30A4" w:rsidRDefault="00ED30A4" w:rsidP="00F14043">
            <w:pPr>
              <w:rPr>
                <w:ins w:id="167" w:author="Arthur Souza Rodrigues" w:date="2026-07-04T23:18:00Z" w16du:dateUtc="2026-07-05T03:18:00Z"/>
              </w:rPr>
            </w:pPr>
          </w:p>
          <w:p w14:paraId="6AFCD942" w14:textId="77777777" w:rsidR="00ED30A4" w:rsidRDefault="00ED30A4" w:rsidP="00F14043">
            <w:pPr>
              <w:rPr>
                <w:ins w:id="168" w:author="Arthur Souza Rodrigues" w:date="2026-07-04T23:18:00Z" w16du:dateUtc="2026-07-05T03:18:00Z"/>
              </w:rPr>
            </w:pPr>
            <w:ins w:id="169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127BA4F" w14:textId="77777777" w:rsidR="00ED30A4" w:rsidRDefault="00ED30A4" w:rsidP="00F14043">
            <w:pPr>
              <w:rPr>
                <w:ins w:id="170" w:author="Arthur Souza Rodrigues" w:date="2026-07-04T23:18:00Z" w16du:dateUtc="2026-07-05T03:18:00Z"/>
              </w:rPr>
            </w:pPr>
            <w:ins w:id="17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C230971" w14:textId="77777777" w:rsidR="00ED30A4" w:rsidRDefault="00ED30A4" w:rsidP="00F14043">
            <w:pPr>
              <w:rPr>
                <w:ins w:id="172" w:author="Arthur Souza Rodrigues" w:date="2026-07-04T23:18:00Z" w16du:dateUtc="2026-07-05T03:18:00Z"/>
              </w:rPr>
            </w:pPr>
            <w:ins w:id="17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172E1C5B" w14:textId="77777777" w:rsidR="00ED30A4" w:rsidRDefault="00ED30A4" w:rsidP="00F14043">
            <w:pPr>
              <w:rPr>
                <w:ins w:id="174" w:author="Arthur Souza Rodrigues" w:date="2026-07-04T23:18:00Z" w16du:dateUtc="2026-07-05T03:18:00Z"/>
              </w:rPr>
            </w:pPr>
            <w:ins w:id="17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5F028814" w14:textId="77777777" w:rsidR="00ED30A4" w:rsidRDefault="00ED30A4" w:rsidP="00F14043">
            <w:pPr>
              <w:rPr>
                <w:ins w:id="176" w:author="Arthur Souza Rodrigues" w:date="2026-07-04T23:18:00Z" w16du:dateUtc="2026-07-05T03:18:00Z"/>
              </w:rPr>
            </w:pPr>
            <w:ins w:id="177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3ABDCB5A" w14:textId="77777777" w:rsidR="00ED30A4" w:rsidRDefault="00ED30A4" w:rsidP="00ED30A4">
      <w:pPr>
        <w:spacing w:before="160"/>
        <w:rPr>
          <w:ins w:id="178" w:author="Arthur Souza Rodrigues" w:date="2026-07-04T23:18:00Z" w16du:dateUtc="2026-07-05T03:18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179" w:author="Arthur Souza Rodrigues" w:date="2026-07-04T23:18:00Z" w16du:dateUtc="2026-07-05T03:18:00Z"/>
        </w:rPr>
      </w:pPr>
      <w:ins w:id="180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C0720BA" w14:textId="77777777" w:rsidR="00ED30A4" w:rsidRDefault="00ED30A4" w:rsidP="00ED30A4">
      <w:pPr>
        <w:spacing w:before="60" w:after="60"/>
        <w:rPr>
          <w:ins w:id="181" w:author="Arthur Souza Rodrigues" w:date="2026-07-04T23:18:00Z" w16du:dateUtc="2026-07-05T03:18:00Z"/>
        </w:rPr>
      </w:pPr>
      <w:ins w:id="182" w:author="Arthur Souza Rodrigues" w:date="2026-07-04T23:18:00Z" w16du:dateUtc="2026-07-05T03:18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087F2ACF" w14:textId="77777777" w:rsidR="00ED30A4" w:rsidRDefault="00ED30A4" w:rsidP="00ED30A4">
      <w:pPr>
        <w:spacing w:before="60"/>
        <w:rPr>
          <w:ins w:id="183" w:author="Arthur Souza Rodrigues" w:date="2026-07-04T23:18:00Z" w16du:dateUtc="2026-07-05T03:18:00Z"/>
        </w:rPr>
      </w:pPr>
    </w:p>
    <w:p w14:paraId="1199F343" w14:textId="77777777" w:rsidR="00ED30A4" w:rsidRDefault="00ED30A4" w:rsidP="00ED30A4">
      <w:pPr>
        <w:spacing w:before="180" w:after="40"/>
        <w:rPr>
          <w:ins w:id="184" w:author="Arthur Souza Rodrigues" w:date="2026-07-04T23:18:00Z" w16du:dateUtc="2026-07-05T03:18:00Z"/>
        </w:rPr>
      </w:pPr>
      <w:ins w:id="185" w:author="Arthur Souza Rodrigues" w:date="2026-07-04T23:18:00Z" w16du:dateUtc="2026-07-05T03:18:00Z">
        <w:r>
          <w:rPr>
            <w:b/>
            <w:bCs/>
            <w:color w:val="0F172A"/>
          </w:rPr>
          <w:t xml:space="preserve">Ground rules         </w:t>
        </w:r>
      </w:ins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6" w:author="Arthur Souza Rodrigues" w:date="2026-07-04T23:18:00Z" w16du:dateUtc="2026-07-05T03:18:00Z"/>
        </w:rPr>
      </w:pPr>
      <w:ins w:id="187" w:author="Arthur Souza Rodrigues" w:date="2026-07-04T23:18:00Z" w16du:dateUtc="2026-07-05T03:18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8" w:author="Arthur Souza Rodrigues" w:date="2026-07-04T23:18:00Z" w16du:dateUtc="2026-07-05T03:18:00Z"/>
        </w:rPr>
      </w:pPr>
      <w:ins w:id="189" w:author="Arthur Souza Rodrigues" w:date="2026-07-04T23:18:00Z" w16du:dateUtc="2026-07-05T03:18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6C1A44E7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0" w:author="Arthur Souza Rodrigues" w:date="2026-07-04T23:18:00Z" w16du:dateUtc="2026-07-05T03:18:00Z"/>
        </w:rPr>
      </w:pPr>
      <w:ins w:id="191" w:author="Arthur Souza Rodrigues" w:date="2026-07-04T23:18:00Z" w16du:dateUtc="2026-07-05T03:18:00Z">
        <w:del w:id="192" w:author="anon-contributor" w:date="2026-03-04T23:44:00Z">
          <w:r>
            <w:rPr>
              <w:color w:val="0F172A"/>
            </w:rPr>
            <w:delText>Do not introduce intermediate HTML serialisation. This is a hard constraint.</w:delText>
          </w:r>
        </w:del>
        <w:r>
          <w:rPr>
            <w:color w:val="0F172A"/>
          </w:rPr>
          <w:t xml:space="preserve">Avoid intermediate HTML serialisation where possible.           </w:t>
        </w:r>
      </w:ins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04T23:18:00Z" w16du:dateUtc="2026-07-05T03:18:00Z"/>
        </w:rPr>
      </w:pPr>
      <w:ins w:id="194" w:author="Arthur Souza Rodrigues" w:date="2026-07-04T23:18:00Z" w16du:dateUtc="2026-07-05T03:18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0C0A336E" w14:textId="77777777" w:rsidR="00ED30A4" w:rsidRDefault="00ED30A4" w:rsidP="00ED30A4">
      <w:pPr>
        <w:spacing w:before="80"/>
        <w:rPr>
          <w:ins w:id="195" w:author="Arthur Souza Rodrigues" w:date="2026-07-04T23:18:00Z" w16du:dateUtc="2026-07-05T03:18:00Z"/>
        </w:rPr>
      </w:pPr>
    </w:p>
    <w:p w14:paraId="7E63C3D8" w14:textId="77777777" w:rsidR="00ED30A4" w:rsidRDefault="00ED30A4" w:rsidP="00ED30A4">
      <w:pPr>
        <w:spacing w:before="180" w:after="40"/>
        <w:rPr>
          <w:ins w:id="196" w:author="Arthur Souza Rodrigues" w:date="2026-07-04T23:18:00Z" w16du:dateUtc="2026-07-05T03:18:00Z"/>
        </w:rPr>
      </w:pPr>
      <w:ins w:id="197" w:author="Arthur Souza Rodrigues" w:date="2026-07-04T23:18:00Z" w16du:dateUtc="2026-07-05T03:18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ins w:id="198" w:author="Arthur Souza Rodrigues" w:date="2026-07-04T23:18:00Z" w16du:dateUtc="2026-07-05T0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ins w:id="199" w:author="Arthur Souza Rodrigues" w:date="2026-07-04T23:18:00Z" w16du:dateUtc="2026-07-05T03:18:00Z"/>
              </w:rPr>
            </w:pPr>
            <w:ins w:id="20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189B8551" w14:textId="77777777" w:rsidR="00ED30A4" w:rsidRDefault="00ED30A4" w:rsidP="00F14043">
            <w:pPr>
              <w:rPr>
                <w:ins w:id="201" w:author="Arthur Souza Rodrigues" w:date="2026-07-04T23:18:00Z" w16du:dateUtc="2026-07-05T03:18:00Z"/>
              </w:rPr>
            </w:pPr>
            <w:ins w:id="20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04E05115" w14:textId="77777777" w:rsidR="00ED30A4" w:rsidRDefault="00ED30A4" w:rsidP="00ED30A4">
      <w:pPr>
        <w:spacing w:before="200"/>
        <w:rPr>
          <w:ins w:id="203" w:author="Arthur Souza Rodrigues" w:date="2026-07-04T23:18:00Z" w16du:dateUtc="2026-07-05T03:18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04" w:author="Arthur Souza Rodrigues" w:date="2026-07-04T23:18:00Z" w16du:dateUtc="2026-07-05T03:18:00Z"/>
        </w:rPr>
      </w:pPr>
      <w:ins w:id="205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261E0C34" w14:textId="77777777" w:rsidR="00ED30A4" w:rsidRDefault="00ED30A4" w:rsidP="00ED30A4">
      <w:pPr>
        <w:spacing w:before="60"/>
        <w:rPr>
          <w:ins w:id="206" w:author="Arthur Souza Rodrigues" w:date="2026-07-04T23:18:00Z" w16du:dateUtc="2026-07-05T03:18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ins w:id="207" w:author="Arthur Souza Rodrigues" w:date="2026-07-04T23:18:00Z" w16du:dateUtc="2026-07-05T03:18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ins w:id="208" w:author="Arthur Souza Rodrigues" w:date="2026-07-04T23:18:00Z" w16du:dateUtc="2026-07-05T03:18:00Z"/>
              </w:rPr>
            </w:pPr>
            <w:ins w:id="209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DA86ED5" w14:textId="77777777" w:rsidR="00ED30A4" w:rsidRDefault="00ED30A4" w:rsidP="00F14043">
            <w:pPr>
              <w:spacing w:after="320"/>
              <w:rPr>
                <w:ins w:id="210" w:author="Arthur Souza Rodrigues" w:date="2026-07-04T23:18:00Z" w16du:dateUtc="2026-07-05T03:18:00Z"/>
              </w:rPr>
            </w:pPr>
            <w:ins w:id="21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7-04T23:18:00Z" w16du:dateUtc="2026-07-05T03:18:00Z"/>
              </w:rPr>
            </w:pPr>
          </w:p>
          <w:p w14:paraId="3D7990AC" w14:textId="77777777" w:rsidR="00ED30A4" w:rsidRDefault="00ED30A4" w:rsidP="00F14043">
            <w:pPr>
              <w:rPr>
                <w:ins w:id="213" w:author="Arthur Souza Rodrigues" w:date="2026-07-04T23:18:00Z" w16du:dateUtc="2026-07-05T03:18:00Z"/>
              </w:rPr>
            </w:pPr>
            <w:ins w:id="21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ins w:id="215" w:author="Arthur Souza Rodrigues" w:date="2026-07-04T23:18:00Z" w16du:dateUtc="2026-07-05T03:18:00Z"/>
              </w:rPr>
            </w:pPr>
            <w:ins w:id="216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26A95D14" w14:textId="77777777" w:rsidR="00ED30A4" w:rsidRDefault="00ED30A4" w:rsidP="00F14043">
            <w:pPr>
              <w:spacing w:after="320"/>
              <w:rPr>
                <w:ins w:id="217" w:author="Arthur Souza Rodrigues" w:date="2026-07-04T23:18:00Z" w16du:dateUtc="2026-07-05T03:18:00Z"/>
              </w:rPr>
            </w:pPr>
            <w:ins w:id="2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04T23:18:00Z" w16du:dateUtc="2026-07-05T03:18:00Z"/>
              </w:rPr>
            </w:pPr>
          </w:p>
          <w:p w14:paraId="0DDA6374" w14:textId="77777777" w:rsidR="00ED30A4" w:rsidRDefault="00ED30A4" w:rsidP="00F14043">
            <w:pPr>
              <w:rPr>
                <w:ins w:id="220" w:author="Arthur Souza Rodrigues" w:date="2026-07-04T23:18:00Z" w16du:dateUtc="2026-07-05T03:18:00Z"/>
              </w:rPr>
            </w:pPr>
            <w:ins w:id="22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67AFF92F" w14:textId="77777777" w:rsidR="00ED30A4" w:rsidRDefault="00ED30A4" w:rsidP="00ED30A4">
      <w:pPr>
        <w:rPr>
          <w:ins w:id="222" w:author="Arthur Souza Rodrigues" w:date="2026-07-04T23:18:00Z" w16du:dateUtc="2026-07-05T03:18:00Z"/>
        </w:rPr>
      </w:pPr>
    </w:p>
    <w:p w14:paraId="15453BF2" w14:textId="689A8600" w:rsidR="0031481F" w:rsidRDefault="0031481F">
      <w:pPr>
        <w:spacing w:before="200"/>
      </w:pPr>
    </w:p>
    <w:p w14:paraId="6D436C00" w14:textId="6FF0F0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ECBD06" w14:textId="77777777" w:rsidR="00A37AC8" w:rsidRDefault="00A37AC8">
      <w:r>
        <w:separator/>
      </w:r>
    </w:p>
  </w:endnote>
  <w:endnote w:type="continuationSeparator" w:id="0">
    <w:p w14:paraId="4294A8EE" w14:textId="77777777" w:rsidR="00A37AC8" w:rsidRDefault="00A37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268CE1" w14:textId="77777777" w:rsidR="00A37AC8" w:rsidRDefault="00A37AC8">
      <w:r>
        <w:separator/>
      </w:r>
    </w:p>
  </w:footnote>
  <w:footnote w:type="continuationSeparator" w:id="0">
    <w:p w14:paraId="2E4AEE6D" w14:textId="77777777" w:rsidR="00A37AC8" w:rsidRDefault="00A37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A37AC8"/>
    <w:rsid w:val="00DC2887"/>
    <w:rsid w:val="00E84C52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2026-05-10T03:08:00Z</dcterms:created>
  <dcterms:modified xsi:type="dcterms:W3CDTF">2026-07-05T03:18:00Z</dcterms:modified>
</cp:coreProperties>
</file>