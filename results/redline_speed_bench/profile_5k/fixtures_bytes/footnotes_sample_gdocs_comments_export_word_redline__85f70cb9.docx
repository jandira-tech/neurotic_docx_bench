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00000001" w14:textId="77777777" w:rsidR="00F409D3" w:rsidRDefault="00595677">
      <w:r>
        <w:t>I am a document</w:t>
      </w:r>
    </w:p>
    <w:p w14:paraId="1BD5ABEF" w14:textId="77777777" w:rsidR="00595677" w:rsidRDefault="00595677">
      <w:r>
        <w:t xml:space="preserve"> </w:t>
      </w:r>
    </w:p>
    <w:sectPr w:rsidR="003872F6">
      <w:headerReference w:type="default" r:id="rId10"/>
      <w:footerReference w:type="default" r:id="rId11"/>
      <w:pgSz w:w="12240" w:h="15840"/>
      <w:pgMar w:top="1440" w:right="1440" w:bottom="1440" w:left="1440" w:header="720" w:footer="720" w:gutter="0"/>
      <w:pgNumType w:start="1"/>
      <w:cols w:space="720"/>
      <w:docGrid w:linePitch="0"/>
      <w:sectPrChange w:id="23" w:author="Author" w:date="2026-06-29T11:01:00Z" w16du:dateUtc="2026-06-29T15:01:00Z">
        <w:sectPr w:rsidR="003872F6">
          <w:pgSz w:w="11906" w:h="16838"/>
          <w:pgMar w:top="1440" w:right="1440" w:bottom="1440" w:left="1440" w:header="708" w:footer="708" w:gutter="0"/>
          <w:pgNumType w:start="0"/>
          <w:cols w:space="708"/>
          <w:docGrid w:linePitch="360"/>
        </w:sectPr>
      </w:sectPrChange>
    </w:sectPr>
  </w:body>
</w:document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5:commentEx w15:paraId="00000004" w15:done="0"/>
  <w15:commentEx w15:paraId="00000003" w15:done="0"/>
</w15:commentsEx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6cid:commentId w16cid:paraId="00000004" w16cid:durableId="00000004"/>
  <w16cid:commentId w16cid:paraId="00000003" w16cid:durableId="00000003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5DCB27D3" w14:textId="77777777" w:rsidR="00595677" w:rsidRDefault="00595677" w:rsidP="00A7301B">
      <w:pPr>
        <w:spacing w:line="240" w:lineRule="auto"/>
        <w:pPrChange w:id="11" w:author="Author" w:date="2026-06-29T11:01:00Z" w16du:dateUtc="2026-06-29T15:01:00Z">
          <w:pPr>
            <w:spacing w:after="0" w:line="240" w:lineRule="auto"/>
          </w:pPr>
        </w:pPrChange>
      </w:pPr>
      <w:r>
        <w:separator/>
      </w:r>
    </w:p>
  </w:endnote>
  <w:endnote w:type="continuationSeparator" w:id="0">
    <w:p w14:paraId="4D1EED8C" w14:textId="77777777" w:rsidR="00595677" w:rsidRDefault="00595677" w:rsidP="00A7301B">
      <w:pPr>
        <w:spacing w:line="240" w:lineRule="auto"/>
        <w:pPrChange w:id="12" w:author="Author" w:date="2026-06-29T11:01:00Z" w16du:dateUtc="2026-06-29T15:01:00Z">
          <w:pPr>
            <w:spacing w:after="0" w:line="240" w:lineRule="auto"/>
          </w:pPr>
        </w:pPrChange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2EF1406C" w14:textId="77777777" w:rsidR="00675F65" w:rsidRDefault="00675F65">
    <w:pPr>
      <w:pStyle w:val="Heading3Char"/>
      <w:pPrChange w:id="22" w:author="Author" w:date="2026-06-29T11:01:00Z" w16du:dateUtc="2026-06-29T15:01:00Z">
        <w:pPr>
          <w:pStyle w:val="Footer"/>
        </w:pPr>
      </w:pPrChange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5C35979C" w14:textId="77777777" w:rsidR="00595677" w:rsidRDefault="00595677" w:rsidP="00A7301B">
      <w:pPr>
        <w:spacing w:line="240" w:lineRule="auto"/>
        <w:pPrChange w:id="9" w:author="Author" w:date="2026-06-29T11:01:00Z" w16du:dateUtc="2026-06-29T15:01:00Z">
          <w:pPr>
            <w:spacing w:after="0" w:line="240" w:lineRule="auto"/>
          </w:pPr>
        </w:pPrChange>
      </w:pPr>
      <w:r>
        <w:separator/>
      </w:r>
    </w:p>
  </w:footnote>
  <w:footnote w:type="continuationSeparator" w:id="0">
    <w:p w14:paraId="7B7925F6" w14:textId="77777777" w:rsidR="00595677" w:rsidRDefault="00595677" w:rsidP="00A7301B">
      <w:pPr>
        <w:spacing w:line="240" w:lineRule="auto"/>
        <w:pPrChange w:id="10" w:author="Author" w:date="2026-06-29T11:01:00Z" w16du:dateUtc="2026-06-29T15:01:00Z">
          <w:pPr>
            <w:spacing w:after="0" w:line="240" w:lineRule="auto"/>
          </w:pPr>
        </w:pPrChange>
      </w:pPr>
      <w:r>
        <w:continuationSeparator/>
      </w:r>
    </w:p>
  </w:footnote>
  <w:footnote w:id="1">
    <w:p w14:paraId="6F31C2B1" w14:textId="77777777" w:rsidR="00DA2473" w:rsidRDefault="00DA2473">
      <w:pPr>
        <w:pStyle w:val="FootnoteText"/>
      </w:pPr>
      <w:del w:id="19" w:author="Author" w:date="2026-06-29T11:01:00Z" w16du:dateUtc="2026-06-29T15:01:00Z">
        <w:r>
          <w:rPr>
            <w:rStyle w:val="FootnoteReference"/>
          </w:rPr>
          <w:footnoteRef/>
        </w:r>
        <w:r>
          <w:delText xml:space="preserve"> A tachyon walks into a bar.</w:delText>
        </w:r>
      </w:del>
    </w:p>
  </w:footnote>
  <w:footnote w:id="2">
    <w:p w14:paraId="6306FC75" w14:textId="77777777" w:rsidR="00DA2473" w:rsidRDefault="00DA2473">
      <w:pPr>
        <w:pStyle w:val="FootnoteText"/>
      </w:pPr>
      <w:del w:id="20" w:author="Author" w:date="2026-06-29T11:01:00Z" w16du:dateUtc="2026-06-29T15:01:00Z">
        <w:r>
          <w:rPr>
            <w:rStyle w:val="FootnoteReference"/>
          </w:rPr>
          <w:footnoteRef/>
        </w:r>
        <w:r>
          <w:delText xml:space="preserve"> Fin.</w:delText>
        </w:r>
      </w:del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10CE6182" w14:textId="77777777" w:rsidR="00675F65" w:rsidRDefault="00675F65">
    <w:pPr>
      <w:pStyle w:val="Heading1Char"/>
      <w:pPrChange w:id="21" w:author="Author" w:date="2026-06-29T11:01:00Z" w16du:dateUtc="2026-06-29T15:01:00Z">
        <w:pPr>
          <w:pStyle w:val="Header"/>
        </w:pPr>
      </w:pPrChange>
    </w:pPr>
  </w:p>
</w:hdr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DA2473"/>
    <w:rsid w:val="00212576"/>
    <w:rsid w:val="00595677"/>
    <w:rsid w:val="00675F65"/>
    <w:rsid w:val="006A0FDE"/>
    <w:rsid w:val="0071606A"/>
    <w:rsid w:val="00911D94"/>
    <w:rsid w:val="00914C6C"/>
    <w:rsid w:val="00A7301B"/>
    <w:rsid w:val="00DA2473"/>
    <w:rsid w:val="00F409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B06600"/>
  <w15:docId w15:val="{157F3719-F068-4F43-B478-834BDAD240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400" w:after="120"/>
      <w:outlineLvl w:val="0"/>
      <w:pPrChange w:id="0" w:author="Author" w:date="2026-06-29T11:01:00Z">
        <w:pPr>
          <w:keepNext/>
          <w:keepLines/>
          <w:spacing w:before="400" w:after="120" w:line="276" w:lineRule="auto"/>
          <w:outlineLvl w:val="0"/>
        </w:pPr>
      </w:pPrChange>
    </w:pPr>
    <w:rPr>
      <w:rFonts w:ascii="Arial" w:eastAsia="Arial" w:hAnsi="Arial" w:cs="Arial"/>
      <w:sz w:val="40"/>
      <w:szCs w:val="40"/>
      <w:lang w:val="en"/>
      <w:rPrChange w:id="0" w:author="Author" w:date="2026-06-29T11:01:00Z">
        <w:rPr>
          <w:rFonts w:ascii="Arial" w:eastAsia="Arial" w:hAnsi="Arial" w:cs="Arial"/>
          <w:sz w:val="40"/>
          <w:szCs w:val="40"/>
          <w:lang w:val="en" w:eastAsia="en-US" w:bidi="ar-SA"/>
        </w:rPr>
      </w:rPrChange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pPr>
      <w:keepNext/>
      <w:keepLines/>
      <w:spacing w:before="360" w:after="120"/>
      <w:outlineLvl w:val="1"/>
      <w:pPrChange w:id="1" w:author="Author" w:date="2026-06-29T11:01:00Z">
        <w:pPr>
          <w:keepNext/>
          <w:keepLines/>
          <w:spacing w:before="360" w:after="120" w:line="276" w:lineRule="auto"/>
          <w:outlineLvl w:val="1"/>
        </w:pPr>
      </w:pPrChange>
    </w:pPr>
    <w:rPr>
      <w:rFonts w:ascii="Arial" w:eastAsia="Arial" w:hAnsi="Arial" w:cs="Arial"/>
      <w:sz w:val="32"/>
      <w:szCs w:val="32"/>
      <w:lang w:val="en"/>
      <w:rPrChange w:id="1" w:author="Author" w:date="2026-06-29T11:01:00Z">
        <w:rPr>
          <w:rFonts w:ascii="Arial" w:eastAsia="Arial" w:hAnsi="Arial" w:cs="Arial"/>
          <w:sz w:val="32"/>
          <w:szCs w:val="32"/>
          <w:lang w:val="en" w:eastAsia="en-US" w:bidi="ar-SA"/>
        </w:rPr>
      </w:rPrChange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pPr>
      <w:keepNext/>
      <w:keepLines/>
      <w:spacing w:before="320" w:after="80"/>
      <w:outlineLvl w:val="2"/>
      <w:pPrChange w:id="2" w:author="Author" w:date="2026-06-29T11:01:00Z">
        <w:pPr>
          <w:keepNext/>
          <w:keepLines/>
          <w:spacing w:before="320" w:after="80" w:line="276" w:lineRule="auto"/>
          <w:outlineLvl w:val="2"/>
        </w:pPr>
      </w:pPrChange>
    </w:pPr>
    <w:rPr>
      <w:rFonts w:ascii="Arial" w:eastAsia="Arial" w:hAnsi="Arial" w:cs="Arial"/>
      <w:color w:val="434343"/>
      <w:sz w:val="28"/>
      <w:szCs w:val="28"/>
      <w:lang w:val="en"/>
      <w:rPrChange w:id="2" w:author="Author" w:date="2026-06-29T11:01:00Z">
        <w:rPr>
          <w:rFonts w:ascii="Arial" w:eastAsia="Arial" w:hAnsi="Arial" w:cs="Arial"/>
          <w:color w:val="434343"/>
          <w:sz w:val="28"/>
          <w:szCs w:val="28"/>
          <w:lang w:val="en" w:eastAsia="en-US" w:bidi="ar-SA"/>
        </w:rPr>
      </w:rPrChange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280" w:after="80"/>
      <w:outlineLvl w:val="3"/>
      <w:pPrChange w:id="3" w:author="Author" w:date="2026-06-29T11:01:00Z">
        <w:pPr>
          <w:keepNext/>
          <w:keepLines/>
          <w:spacing w:before="280" w:after="80" w:line="276" w:lineRule="auto"/>
          <w:outlineLvl w:val="3"/>
        </w:pPr>
      </w:pPrChange>
    </w:pPr>
    <w:rPr>
      <w:rFonts w:ascii="Arial" w:eastAsia="Arial" w:hAnsi="Arial" w:cs="Arial"/>
      <w:color w:val="666666"/>
      <w:sz w:val="24"/>
      <w:szCs w:val="24"/>
      <w:lang w:val="en"/>
      <w:rPrChange w:id="3" w:author="Author" w:date="2026-06-29T11:01:00Z">
        <w:rPr>
          <w:rFonts w:ascii="Arial" w:eastAsia="Arial" w:hAnsi="Arial" w:cs="Arial"/>
          <w:color w:val="666666"/>
          <w:sz w:val="24"/>
          <w:szCs w:val="24"/>
          <w:lang w:val="en" w:eastAsia="en-US" w:bidi="ar-SA"/>
        </w:rPr>
      </w:rPrChange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240" w:after="80"/>
      <w:outlineLvl w:val="4"/>
      <w:pPrChange w:id="4" w:author="Author" w:date="2026-06-29T11:01:00Z">
        <w:pPr>
          <w:keepNext/>
          <w:keepLines/>
          <w:spacing w:before="240" w:after="80" w:line="276" w:lineRule="auto"/>
          <w:outlineLvl w:val="4"/>
        </w:pPr>
      </w:pPrChange>
    </w:pPr>
    <w:rPr>
      <w:rFonts w:ascii="Arial" w:eastAsia="Arial" w:hAnsi="Arial" w:cs="Arial"/>
      <w:color w:val="666666"/>
      <w:lang w:val="en"/>
      <w:rPrChange w:id="4" w:author="Author" w:date="2026-06-29T11:01:00Z">
        <w:rPr>
          <w:rFonts w:ascii="Arial" w:eastAsia="Arial" w:hAnsi="Arial" w:cs="Arial"/>
          <w:color w:val="666666"/>
          <w:sz w:val="22"/>
          <w:szCs w:val="22"/>
          <w:lang w:val="en" w:eastAsia="en-US" w:bidi="ar-SA"/>
        </w:rPr>
      </w:rPrChange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240" w:after="80"/>
      <w:outlineLvl w:val="5"/>
      <w:pPrChange w:id="5" w:author="Author" w:date="2026-06-29T11:01:00Z">
        <w:pPr>
          <w:keepNext/>
          <w:keepLines/>
          <w:spacing w:before="240" w:after="80" w:line="276" w:lineRule="auto"/>
          <w:outlineLvl w:val="5"/>
        </w:pPr>
      </w:pPrChange>
    </w:pPr>
    <w:rPr>
      <w:rFonts w:ascii="Arial" w:eastAsia="Arial" w:hAnsi="Arial" w:cs="Arial"/>
      <w:i/>
      <w:color w:val="666666"/>
      <w:lang w:val="en"/>
      <w:rPrChange w:id="5" w:author="Author" w:date="2026-06-29T11:01:00Z">
        <w:rPr>
          <w:rFonts w:ascii="Arial" w:eastAsia="Arial" w:hAnsi="Arial" w:cs="Arial"/>
          <w:i/>
          <w:color w:val="666666"/>
          <w:sz w:val="22"/>
          <w:szCs w:val="22"/>
          <w:lang w:val="en" w:eastAsia="en-US" w:bidi="ar-SA"/>
        </w:rPr>
      </w:rPrChange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DA2473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DA2473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DA2473"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DA2473"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DA2473"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sid w:val="00DA2473"/>
    <w:rPr>
      <w:vertAlign w:val="superscript"/>
    </w:rPr>
  </w:style>
  <w:style w:type="character" w:customStyle="1" w:styleId="Heading1Char">
    <w:name w:val="Heading 1 Char"/>
    <w:basedOn w:val="DefaultParagraphFont"/>
    <w:link w:val="Heading1"/>
    <w:uiPriority w:val="9"/>
    <w:rsid w:val="00675F65"/>
    <w:rPr>
      <w:rFonts w:ascii="Arial" w:eastAsia="Arial" w:hAnsi="Arial" w:cs="Arial"/>
      <w:sz w:val="40"/>
      <w:szCs w:val="40"/>
      <w:lang w:val="en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75F65"/>
    <w:rPr>
      <w:rFonts w:ascii="Arial" w:eastAsia="Arial" w:hAnsi="Arial" w:cs="Arial"/>
      <w:sz w:val="32"/>
      <w:szCs w:val="32"/>
      <w:lang w:val="en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75F65"/>
    <w:rPr>
      <w:rFonts w:ascii="Arial" w:eastAsia="Arial" w:hAnsi="Arial" w:cs="Arial"/>
      <w:color w:val="434343"/>
      <w:sz w:val="28"/>
      <w:szCs w:val="28"/>
      <w:lang w:val="en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75F65"/>
    <w:rPr>
      <w:rFonts w:ascii="Arial" w:eastAsia="Arial" w:hAnsi="Arial" w:cs="Arial"/>
      <w:color w:val="666666"/>
      <w:sz w:val="24"/>
      <w:szCs w:val="24"/>
      <w:lang w:val="en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75F65"/>
    <w:rPr>
      <w:rFonts w:ascii="Arial" w:eastAsia="Arial" w:hAnsi="Arial" w:cs="Arial"/>
      <w:color w:val="666666"/>
      <w:lang w:val="en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75F65"/>
    <w:rPr>
      <w:rFonts w:ascii="Arial" w:eastAsia="Arial" w:hAnsi="Arial" w:cs="Arial"/>
      <w:i/>
      <w:color w:val="666666"/>
      <w:lang w:val="en"/>
    </w:rPr>
  </w:style>
  <w:style w:type="table" w:customStyle="1" w:styleId="TableNormal0">
    <w:name w:val="TableNormal"/>
    <w:rsid w:val="00675F65"/>
    <w:pPr>
      <w:spacing w:after="0"/>
    </w:pPr>
    <w:rPr>
      <w:rFonts w:ascii="Arial" w:eastAsia="Arial" w:hAnsi="Arial" w:cs="Arial"/>
      <w:lang w:val="en"/>
    </w:rPr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link w:val="TitleChar"/>
    <w:uiPriority w:val="10"/>
    <w:qFormat/>
    <w:pPr>
      <w:keepNext/>
      <w:keepLines/>
      <w:spacing w:after="60"/>
      <w:pPrChange w:id="6" w:author="Author" w:date="2026-06-29T11:01:00Z">
        <w:pPr>
          <w:keepNext/>
          <w:keepLines/>
          <w:spacing w:after="60" w:line="276" w:lineRule="auto"/>
        </w:pPr>
      </w:pPrChange>
    </w:pPr>
    <w:rPr>
      <w:rFonts w:ascii="Arial" w:eastAsia="Arial" w:hAnsi="Arial" w:cs="Arial"/>
      <w:sz w:val="52"/>
      <w:szCs w:val="52"/>
      <w:lang w:val="en"/>
      <w:rPrChange w:id="6" w:author="Author" w:date="2026-06-29T11:01:00Z">
        <w:rPr>
          <w:rFonts w:ascii="Arial" w:eastAsia="Arial" w:hAnsi="Arial" w:cs="Arial"/>
          <w:sz w:val="52"/>
          <w:szCs w:val="52"/>
          <w:lang w:val="en" w:eastAsia="en-US" w:bidi="ar-SA"/>
        </w:rPr>
      </w:rPrChange>
    </w:rPr>
  </w:style>
  <w:style w:type="character" w:customStyle="1" w:styleId="TitleChar">
    <w:name w:val="Title Char"/>
    <w:basedOn w:val="DefaultParagraphFont"/>
    <w:link w:val="Title"/>
    <w:uiPriority w:val="10"/>
    <w:rsid w:val="00675F65"/>
    <w:rPr>
      <w:rFonts w:ascii="Arial" w:eastAsia="Arial" w:hAnsi="Arial" w:cs="Arial"/>
      <w:sz w:val="52"/>
      <w:szCs w:val="52"/>
      <w:lang w:val="en"/>
    </w:rPr>
  </w:style>
  <w:style w:type="paragraph" w:styleId="Subtitle">
    <w:name w:val="Subtitle"/>
    <w:basedOn w:val="Normal"/>
    <w:next w:val="Normal"/>
    <w:link w:val="SubtitleChar"/>
    <w:uiPriority w:val="11"/>
    <w:qFormat/>
    <w:pPr>
      <w:keepNext/>
      <w:keepLines/>
      <w:spacing w:after="320"/>
      <w:pPrChange w:id="7" w:author="Author" w:date="2026-06-29T11:01:00Z">
        <w:pPr>
          <w:keepNext/>
          <w:keepLines/>
          <w:spacing w:after="320" w:line="276" w:lineRule="auto"/>
        </w:pPr>
      </w:pPrChange>
    </w:pPr>
    <w:rPr>
      <w:rFonts w:ascii="Arial" w:eastAsia="Arial" w:hAnsi="Arial" w:cs="Arial"/>
      <w:color w:val="666666"/>
      <w:sz w:val="30"/>
      <w:szCs w:val="30"/>
      <w:lang w:val="en"/>
      <w:rPrChange w:id="7" w:author="Author" w:date="2026-06-29T11:01:00Z">
        <w:rPr>
          <w:rFonts w:ascii="Arial" w:eastAsia="Arial" w:hAnsi="Arial" w:cs="Arial"/>
          <w:color w:val="666666"/>
          <w:sz w:val="30"/>
          <w:szCs w:val="30"/>
          <w:lang w:val="en" w:eastAsia="en-US" w:bidi="ar-SA"/>
        </w:rPr>
      </w:rPrChange>
    </w:rPr>
  </w:style>
  <w:style w:type="character" w:customStyle="1" w:styleId="SubtitleChar">
    <w:name w:val="Subtitle Char"/>
    <w:basedOn w:val="DefaultParagraphFont"/>
    <w:link w:val="Subtitle"/>
    <w:uiPriority w:val="11"/>
    <w:rsid w:val="00675F65"/>
    <w:rPr>
      <w:rFonts w:ascii="Arial" w:eastAsia="Arial" w:hAnsi="Arial" w:cs="Arial"/>
      <w:color w:val="666666"/>
      <w:sz w:val="30"/>
      <w:szCs w:val="30"/>
      <w:lang w:val="en"/>
    </w:rPr>
  </w:style>
  <w:style w:type="paragraph" w:styleId="CommentText">
    <w:name w:val="annotation text"/>
    <w:basedOn w:val="Normal"/>
    <w:link w:val="CommentTextChar"/>
    <w:uiPriority w:val="99"/>
    <w:semiHidden/>
    <w:unhideWhenUsed/>
    <w:pPr>
      <w:spacing w:after="0" w:line="240" w:lineRule="auto"/>
      <w:pPrChange w:id="8" w:author="Author" w:date="2026-06-29T11:01:00Z"/>
    </w:pPr>
    <w:rPr>
      <w:rFonts w:ascii="Arial" w:eastAsia="Arial" w:hAnsi="Arial" w:cs="Arial"/>
      <w:sz w:val="20"/>
      <w:szCs w:val="20"/>
      <w:lang w:val="en"/>
      <w:rPrChange w:id="8" w:author="Author" w:date="2026-06-29T11:01:00Z">
        <w:rPr>
          <w:rFonts w:ascii="Arial" w:eastAsia="Arial" w:hAnsi="Arial" w:cs="Arial"/>
          <w:lang w:val="en" w:eastAsia="en-US" w:bidi="ar-SA"/>
        </w:rPr>
      </w:rPrChange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675F65"/>
    <w:rPr>
      <w:rFonts w:ascii="Arial" w:eastAsia="Arial" w:hAnsi="Arial" w:cs="Arial"/>
      <w:sz w:val="20"/>
      <w:szCs w:val="20"/>
      <w:lang w:val="en"/>
    </w:rPr>
  </w:style>
  <w:style w:type="character" w:styleId="CommentReference">
    <w:name w:val="annotation reference"/>
    <w:basedOn w:val="DefaultParagraphFont"/>
    <w:uiPriority w:val="99"/>
    <w:semiHidden/>
    <w:unhideWhenUsed/>
    <w:rsid w:val="00675F65"/>
    <w:rPr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675F6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75F65"/>
  </w:style>
  <w:style w:type="paragraph" w:styleId="Footer">
    <w:name w:val="footer"/>
    <w:basedOn w:val="Normal"/>
    <w:link w:val="FooterChar"/>
    <w:uiPriority w:val="99"/>
    <w:unhideWhenUsed/>
    <w:rsid w:val="00675F6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75F6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microsoft.com/office/2011/relationships/commentsExtended" Target="commentsExtended.xm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microsoft.com/office/2016/09/relationships/commentsIds" Target="commentsId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DBB7746-7975-4FF9-BEAD-7D5597388D7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4</Words>
  <Characters>23</Characters>
  <Application>Microsoft Office Word</Application>
  <DocSecurity>0</DocSecurity>
  <Lines>1</Lines>
  <Paragraphs>1</Paragraphs>
  <ScaleCrop>false</ScaleCrop>
  <Company/>
  <LinksUpToDate>false</LinksUpToDate>
  <CharactersWithSpaces>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Michael Williamson</dc:creator>
  <cp:keywords/>
  <dc:description/>
  <cp:lastModifiedBy>Arthur Souza Rodrigues</cp:lastModifiedBy>
  <cp:revision>1</cp:revision>
  <dcterms:created xsi:type="dcterms:W3CDTF">2014-06-10T11:09:00Z</dcterms:created>
  <dcterms:modified xsi:type="dcterms:W3CDTF">2026-06-29T15:01:00Z</dcterms:modified>
</cp:coreProperties>
</file>