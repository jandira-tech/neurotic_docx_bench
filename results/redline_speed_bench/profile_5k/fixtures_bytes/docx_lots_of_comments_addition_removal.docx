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000000">
      <w:pPr>
        <w:jc w:val="center"/>
        <w:rPr>
          <w:rFonts w:hint="eastAsia"/>
        </w:rPr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  <w:rPr>
          <w:rFonts w:hint="eastAsia"/>
        </w:rPr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pPr>
              <w:rPr>
                <w:rFonts w:hint="eastAsia"/>
              </w:rPr>
            </w:pPr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pPr>
        <w:rPr>
          <w:rFonts w:hint="eastAsia"/>
        </w:rPr>
      </w:pPr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 w:rsidR="00000000">
        <w:br w:type="page"/>
      </w:r>
    </w:p>
    <w:p w14:paraId="7DDC0D6F" w14:textId="77777777" w:rsidR="009A1490" w:rsidRDefault="00000000">
      <w:pPr>
        <w:pStyle w:val="Heading1"/>
      </w:pPr>
      <w:r>
        <w:lastRenderedPageBreak/>
        <w:t>Table of Contents</w:t>
      </w:r>
    </w:p>
    <w:p w14:paraId="7DFC58FA" w14:textId="77777777" w:rsidR="009A1490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  <w:rPr>
          <w:rFonts w:hint="eastAsia"/>
        </w:rPr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pPr>
        <w:rPr>
          <w:rFonts w:hint="eastAsia"/>
        </w:rPr>
      </w:pPr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000000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20375ECC" w:rsidR="009A1490" w:rsidDel="00815C24" w:rsidRDefault="00000000">
      <w:pPr>
        <w:pStyle w:val="ListBullet"/>
        <w:rPr>
          <w:del w:id="3" w:author="Arthur Souza Rodrigues" w:date="2026-07-03T18:55:00Z" w16du:dateUtc="2026-07-03T22:55:00Z"/>
          <w:rFonts w:hint="eastAsia"/>
        </w:rPr>
      </w:pPr>
      <w:del w:id="4" w:author="Arthur Souza Rodrigues" w:date="2026-07-03T18:55:00Z" w16du:dateUtc="2026-07-03T22:55:00Z">
        <w:r w:rsidDel="00815C24">
          <w:delText>Parity: real-time coauthoring, comments, @mentions, sharing links, version history, autosave, templates, spelling/grammar help, and web access.</w:delText>
        </w:r>
      </w:del>
    </w:p>
    <w:p w14:paraId="1B3E3D75" w14:textId="360353A1" w:rsidR="009A1490" w:rsidDel="00815C24" w:rsidRDefault="00000000">
      <w:pPr>
        <w:pStyle w:val="ListBullet"/>
        <w:rPr>
          <w:del w:id="5" w:author="Arthur Souza Rodrigues" w:date="2026-07-03T18:55:00Z" w16du:dateUtc="2026-07-03T22:55:00Z"/>
          <w:rFonts w:hint="eastAsia"/>
        </w:rPr>
      </w:pPr>
      <w:del w:id="6" w:author="Arthur Souza Rodrigues" w:date="2026-07-03T18:55:00Z" w16du:dateUtc="2026-07-03T22:55:00Z">
        <w:r w:rsidDel="00815C24">
          <w:delText xml:space="preserve">Word advantage: Track Changes controls, compare/combine, mail merge, advanced styles, captions/cross-references, indexes, </w:delText>
        </w:r>
        <w:commentRangeStart w:id="7"/>
        <w:commentRangeStart w:id="8"/>
        <w:r w:rsidDel="00815C24">
          <w:delText>custom fields, content controls, macros/add-ins, protected documents, sensitivity labels, and richer desktop publishing features.</w:delText>
        </w:r>
      </w:del>
    </w:p>
    <w:p w14:paraId="3DC86428" w14:textId="3B4B8A6F" w:rsidR="009A1490" w:rsidDel="00815C24" w:rsidRDefault="00000000">
      <w:pPr>
        <w:pStyle w:val="ListBullet"/>
        <w:rPr>
          <w:del w:id="9" w:author="Arthur Souza Rodrigues" w:date="2026-07-03T18:55:00Z" w16du:dateUtc="2026-07-03T22:55:00Z"/>
          <w:rFonts w:hint="eastAsia"/>
        </w:rPr>
      </w:pPr>
      <w:del w:id="10" w:author="Arthur Souza Rodrigues" w:date="2026-07-03T18:55:00Z" w16du:dateUtc="2026-07-03T22:55:00Z">
        <w:r w:rsidDel="00815C24"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:rsidDel="00815C24" w14:paraId="4BF79826" w14:textId="453D3AB7">
        <w:trPr>
          <w:jc w:val="center"/>
          <w:del w:id="11" w:author="Arthur Souza Rodrigues" w:date="2026-07-03T18:55:00Z" w16du:dateUtc="2026-07-03T22:55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65D20601" w:rsidR="009A1490" w:rsidDel="00815C24" w:rsidRDefault="00000000">
            <w:pPr>
              <w:rPr>
                <w:del w:id="12" w:author="Arthur Souza Rodrigues" w:date="2026-07-03T18:55:00Z" w16du:dateUtc="2026-07-03T22:55:00Z"/>
                <w:rFonts w:hint="eastAsia"/>
              </w:rPr>
            </w:pPr>
            <w:del w:id="13" w:author="Arthur Souza Rodrigues" w:date="2026-07-03T18:55:00Z" w16du:dateUtc="2026-07-03T22:55:00Z">
              <w:r w:rsidDel="00815C24">
                <w:rPr>
                  <w:b/>
                  <w:sz w:val="22"/>
                </w:rPr>
                <w:delText>Bottom line</w:delText>
              </w:r>
              <w:r w:rsidDel="00815C24">
                <w:rPr>
                  <w:b/>
                  <w:sz w:val="22"/>
                </w:rPr>
                <w:br/>
              </w:r>
              <w:r w:rsidDel="00815C24"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4AB54B71" w:rsidR="009A1490" w:rsidDel="00815C24" w:rsidRDefault="00000000">
      <w:pPr>
        <w:pStyle w:val="Heading1"/>
        <w:rPr>
          <w:del w:id="14" w:author="Arthur Souza Rodrigues" w:date="2026-07-03T18:55:00Z" w16du:dateUtc="2026-07-03T22:55:00Z"/>
        </w:rPr>
      </w:pPr>
      <w:bookmarkStart w:id="15" w:name="evidence"/>
      <w:del w:id="16" w:author="Arthur Souza Rodrigues" w:date="2026-07-03T18:55:00Z" w16du:dateUtc="2026-07-03T22:55:00Z">
        <w:r w:rsidDel="00815C24">
          <w:delText>2. Evidence base and source notes</w:delText>
        </w:r>
        <w:bookmarkEnd w:id="15"/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:rsidDel="00815C24" w14:paraId="395D7CD8" w14:textId="6C0B2775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7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584A71C6" w:rsidR="009A1490" w:rsidDel="00815C24" w:rsidRDefault="00000000">
            <w:pPr>
              <w:rPr>
                <w:del w:id="18" w:author="Arthur Souza Rodrigues" w:date="2026-07-03T18:55:00Z" w16du:dateUtc="2026-07-03T22:55:00Z"/>
                <w:rFonts w:hint="eastAsia"/>
              </w:rPr>
            </w:pPr>
            <w:del w:id="19" w:author="Arthur Souza Rodrigues" w:date="2026-07-03T18:55:00Z" w16du:dateUtc="2026-07-03T22:55:00Z">
              <w:r w:rsidDel="00815C24"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5FE4251E" w:rsidR="009A1490" w:rsidDel="00815C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0" w:author="Arthur Souza Rodrigues" w:date="2026-07-03T18:55:00Z" w16du:dateUtc="2026-07-03T22:55:00Z"/>
                <w:rFonts w:hint="eastAsia"/>
              </w:rPr>
            </w:pPr>
            <w:del w:id="21" w:author="Arthur Souza Rodrigues" w:date="2026-07-03T18:55:00Z" w16du:dateUtc="2026-07-03T22:55:00Z">
              <w:r w:rsidDel="00815C24"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592E9B5D" w:rsidR="009A1490" w:rsidDel="00815C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2" w:author="Arthur Souza Rodrigues" w:date="2026-07-03T18:55:00Z" w16du:dateUtc="2026-07-03T22:55:00Z"/>
                <w:rFonts w:hint="eastAsia"/>
              </w:rPr>
            </w:pPr>
            <w:del w:id="23" w:author="Arthur Souza Rodrigues" w:date="2026-07-03T18:55:00Z" w16du:dateUtc="2026-07-03T22:55:00Z">
              <w:r w:rsidDel="00815C24">
                <w:rPr>
                  <w:color w:val="FFFFFF"/>
                </w:rPr>
                <w:delText>Link</w:delText>
              </w:r>
            </w:del>
          </w:p>
        </w:tc>
      </w:tr>
      <w:tr w:rsidR="009A1490" w:rsidDel="00815C24" w14:paraId="01A11E24" w14:textId="0C103F86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4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258EE8DA" w:rsidR="009A1490" w:rsidDel="00815C24" w:rsidRDefault="00000000">
            <w:pPr>
              <w:rPr>
                <w:del w:id="25" w:author="Arthur Souza Rodrigues" w:date="2026-07-03T18:55:00Z" w16du:dateUtc="2026-07-03T22:55:00Z"/>
                <w:rFonts w:hint="eastAsia"/>
              </w:rPr>
            </w:pPr>
            <w:del w:id="26" w:author="Arthur Souza Rodrigues" w:date="2026-07-03T18:55:00Z" w16du:dateUtc="2026-07-03T22:55:00Z">
              <w:r w:rsidDel="00815C24"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50B27363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" w:author="Arthur Souza Rodrigues" w:date="2026-07-03T18:55:00Z" w16du:dateUtc="2026-07-03T22:55:00Z"/>
                <w:rFonts w:hint="eastAsia"/>
              </w:rPr>
            </w:pPr>
            <w:del w:id="28" w:author="Arthur Souza Rodrigues" w:date="2026-07-03T18:55:00Z" w16du:dateUtc="2026-07-03T22:55:00Z">
              <w:r w:rsidDel="00815C24"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81656E3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" w:author="Arthur Souza Rodrigues" w:date="2026-07-03T18:55:00Z" w16du:dateUtc="2026-07-03T22:55:00Z"/>
                <w:rFonts w:hint="eastAsia"/>
              </w:rPr>
            </w:pPr>
            <w:del w:id="30" w:author="Arthur Souza Rodrigues" w:date="2026-07-03T18:55:00Z" w16du:dateUtc="2026-07-03T22:55:00Z">
              <w:r w:rsidDel="00815C24">
                <w:fldChar w:fldCharType="begin"/>
              </w:r>
              <w:r w:rsidDel="00815C24">
                <w:delInstrText>HYPERLINK "https://support.microsoft.com/en-us/word/training/track-changes-in-word" \h</w:delInstrText>
              </w:r>
              <w:r w:rsidDel="00815C24">
                <w:rPr>
                  <w:rFonts w:hint="eastAsia"/>
                </w:rPr>
                <w:fldChar w:fldCharType="separate"/>
              </w:r>
              <w:r w:rsidDel="00815C24">
                <w:rPr>
                  <w:color w:val="0563C1"/>
                  <w:u w:val="single"/>
                </w:rPr>
                <w:delText>Open source</w:delText>
              </w:r>
              <w:r w:rsidDel="00815C24">
                <w:fldChar w:fldCharType="end"/>
              </w:r>
            </w:del>
          </w:p>
        </w:tc>
      </w:tr>
      <w:tr w:rsidR="009A1490" w:rsidDel="00815C24" w14:paraId="16D8D474" w14:textId="0FA8FE0B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31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4CDBA499" w:rsidR="009A1490" w:rsidDel="00815C24" w:rsidRDefault="00000000">
            <w:pPr>
              <w:rPr>
                <w:del w:id="32" w:author="Arthur Souza Rodrigues" w:date="2026-07-03T18:55:00Z" w16du:dateUtc="2026-07-03T22:55:00Z"/>
                <w:rFonts w:hint="eastAsia"/>
              </w:rPr>
            </w:pPr>
            <w:del w:id="33" w:author="Arthur Souza Rodrigues" w:date="2026-07-03T18:55:00Z" w16du:dateUtc="2026-07-03T22:55:00Z">
              <w:r w:rsidDel="00815C24"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24368403" w:rsidR="009A1490" w:rsidDel="00815C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34" w:author="Arthur Souza Rodrigues" w:date="2026-07-03T18:55:00Z" w16du:dateUtc="2026-07-03T22:55:00Z"/>
                <w:rFonts w:hint="eastAsia"/>
              </w:rPr>
            </w:pPr>
            <w:del w:id="35" w:author="Arthur Souza Rodrigues" w:date="2026-07-03T18:55:00Z" w16du:dateUtc="2026-07-03T22:55:00Z">
              <w:r w:rsidDel="00815C24"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565ED89E" w:rsidR="009A1490" w:rsidDel="00815C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36" w:author="Arthur Souza Rodrigues" w:date="2026-07-03T18:55:00Z" w16du:dateUtc="2026-07-03T22:55:00Z"/>
                <w:rFonts w:hint="eastAsia"/>
              </w:rPr>
            </w:pPr>
            <w:del w:id="37" w:author="Arthur Souza Rodrigues" w:date="2026-07-03T18:55:00Z" w16du:dateUtc="2026-07-03T22:55:00Z">
              <w:r w:rsidDel="00815C24">
                <w:fldChar w:fldCharType="begin"/>
              </w:r>
              <w:r w:rsidDel="00815C24">
                <w:delInstrText>HYPERLINK "https://word.cloud.microsoft/create/en/blog/document-collaboration-in-word/" \h</w:delInstrText>
              </w:r>
              <w:r w:rsidDel="00815C24">
                <w:rPr>
                  <w:rFonts w:hint="eastAsia"/>
                </w:rPr>
                <w:fldChar w:fldCharType="separate"/>
              </w:r>
              <w:r w:rsidDel="00815C24">
                <w:rPr>
                  <w:color w:val="0563C1"/>
                  <w:u w:val="single"/>
                </w:rPr>
                <w:delText>Open source</w:delText>
              </w:r>
              <w:r w:rsidDel="00815C24">
                <w:fldChar w:fldCharType="end"/>
              </w:r>
            </w:del>
          </w:p>
        </w:tc>
      </w:tr>
      <w:tr w:rsidR="009A1490" w:rsidDel="00815C24" w14:paraId="68684A78" w14:textId="66D76494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8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21115E85" w:rsidR="009A1490" w:rsidDel="00815C24" w:rsidRDefault="00000000">
            <w:pPr>
              <w:rPr>
                <w:del w:id="39" w:author="Arthur Souza Rodrigues" w:date="2026-07-03T18:55:00Z" w16du:dateUtc="2026-07-03T22:55:00Z"/>
                <w:rFonts w:hint="eastAsia"/>
              </w:rPr>
            </w:pPr>
            <w:del w:id="40" w:author="Arthur Souza Rodrigues" w:date="2026-07-03T18:55:00Z" w16du:dateUtc="2026-07-03T22:55:00Z">
              <w:r w:rsidDel="00815C24"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3C10C498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1" w:author="Arthur Souza Rodrigues" w:date="2026-07-03T18:55:00Z" w16du:dateUtc="2026-07-03T22:55:00Z"/>
                <w:rFonts w:hint="eastAsia"/>
              </w:rPr>
            </w:pPr>
            <w:del w:id="42" w:author="Arthur Souza Rodrigues" w:date="2026-07-03T18:55:00Z" w16du:dateUtc="2026-07-03T22:55:00Z">
              <w:r w:rsidDel="00815C24"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24BFA2DB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3" w:author="Arthur Souza Rodrigues" w:date="2026-07-03T18:55:00Z" w16du:dateUtc="2026-07-03T22:55:00Z"/>
                <w:rFonts w:hint="eastAsia"/>
              </w:rPr>
            </w:pPr>
            <w:del w:id="44" w:author="Arthur Souza Rodrigues" w:date="2026-07-03T18:55:00Z" w16du:dateUtc="2026-07-03T22:55:00Z">
              <w:r w:rsidDel="00815C24">
                <w:fldChar w:fldCharType="begin"/>
              </w:r>
              <w:r w:rsidDel="00815C24">
                <w:delInstrText>HYPERLINK "https://learn.microsoft.com/en-us/purview/sensitivity-labels" \h</w:delInstrText>
              </w:r>
              <w:r w:rsidDel="00815C24">
                <w:rPr>
                  <w:rFonts w:hint="eastAsia"/>
                </w:rPr>
                <w:fldChar w:fldCharType="separate"/>
              </w:r>
              <w:r w:rsidDel="00815C24">
                <w:rPr>
                  <w:color w:val="0563C1"/>
                  <w:u w:val="single"/>
                </w:rPr>
                <w:delText>Open source</w:delText>
              </w:r>
              <w:r w:rsidDel="00815C24">
                <w:fldChar w:fldCharType="end"/>
              </w:r>
            </w:del>
          </w:p>
        </w:tc>
      </w:tr>
      <w:tr w:rsidR="009A1490" w:rsidDel="00815C24" w14:paraId="3BF2FBD4" w14:textId="6FE2186C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5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0B296BDA" w:rsidR="009A1490" w:rsidDel="00815C24" w:rsidRDefault="00000000">
            <w:pPr>
              <w:rPr>
                <w:del w:id="46" w:author="Arthur Souza Rodrigues" w:date="2026-07-03T18:55:00Z" w16du:dateUtc="2026-07-03T22:55:00Z"/>
                <w:rFonts w:hint="eastAsia"/>
              </w:rPr>
            </w:pPr>
            <w:del w:id="47" w:author="Arthur Souza Rodrigues" w:date="2026-07-03T18:55:00Z" w16du:dateUtc="2026-07-03T22:55:00Z">
              <w:r w:rsidDel="00815C24"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6586A538" w:rsidR="009A1490" w:rsidDel="00815C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48" w:author="Arthur Souza Rodrigues" w:date="2026-07-03T18:55:00Z" w16du:dateUtc="2026-07-03T22:55:00Z"/>
                <w:rFonts w:hint="eastAsia"/>
              </w:rPr>
            </w:pPr>
            <w:del w:id="49" w:author="Arthur Souza Rodrigues" w:date="2026-07-03T18:55:00Z" w16du:dateUtc="2026-07-03T22:55:00Z">
              <w:r w:rsidDel="00815C24"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D6391EC" w:rsidR="009A1490" w:rsidDel="00815C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0" w:author="Arthur Souza Rodrigues" w:date="2026-07-03T18:55:00Z" w16du:dateUtc="2026-07-03T22:55:00Z"/>
                <w:rFonts w:hint="eastAsia"/>
              </w:rPr>
            </w:pPr>
            <w:del w:id="51" w:author="Arthur Souza Rodrigues" w:date="2026-07-03T18:55:00Z" w16du:dateUtc="2026-07-03T22:55:00Z">
              <w:r w:rsidDel="00815C24">
                <w:fldChar w:fldCharType="begin"/>
              </w:r>
              <w:r w:rsidDel="00815C24">
                <w:delInstrText>HYPERLINK "https://learn.microsoft.com/en-us/microsoft-365/copilot/microsoft-365-copilot-architecture-data-protection-auditing" \h</w:delInstrText>
              </w:r>
              <w:r w:rsidDel="00815C24">
                <w:rPr>
                  <w:rFonts w:hint="eastAsia"/>
                </w:rPr>
                <w:fldChar w:fldCharType="separate"/>
              </w:r>
              <w:r w:rsidDel="00815C24">
                <w:rPr>
                  <w:color w:val="0563C1"/>
                  <w:u w:val="single"/>
                </w:rPr>
                <w:delText>Open source</w:delText>
              </w:r>
              <w:r w:rsidDel="00815C24">
                <w:fldChar w:fldCharType="end"/>
              </w:r>
            </w:del>
          </w:p>
        </w:tc>
      </w:tr>
      <w:tr w:rsidR="009A1490" w:rsidDel="00815C24" w14:paraId="079CF949" w14:textId="66D313C9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2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2F7A793" w:rsidR="009A1490" w:rsidDel="00815C24" w:rsidRDefault="00000000">
            <w:pPr>
              <w:rPr>
                <w:del w:id="53" w:author="Arthur Souza Rodrigues" w:date="2026-07-03T18:55:00Z" w16du:dateUtc="2026-07-03T22:55:00Z"/>
                <w:rFonts w:hint="eastAsia"/>
              </w:rPr>
            </w:pPr>
            <w:del w:id="54" w:author="Arthur Souza Rodrigues" w:date="2026-07-03T18:55:00Z" w16du:dateUtc="2026-07-03T22:55:00Z">
              <w:r w:rsidDel="00815C24"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5AEFF526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" w:author="Arthur Souza Rodrigues" w:date="2026-07-03T18:55:00Z" w16du:dateUtc="2026-07-03T22:55:00Z"/>
                <w:rFonts w:hint="eastAsia"/>
              </w:rPr>
            </w:pPr>
            <w:del w:id="56" w:author="Arthur Souza Rodrigues" w:date="2026-07-03T18:55:00Z" w16du:dateUtc="2026-07-03T22:55:00Z">
              <w:r w:rsidDel="00815C24"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23008AA1" w:rsidR="009A1490" w:rsidDel="00815C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7" w:author="Arthur Souza Rodrigues" w:date="2026-07-03T18:55:00Z" w16du:dateUtc="2026-07-03T22:55:00Z"/>
                <w:rFonts w:hint="eastAsia"/>
              </w:rPr>
            </w:pPr>
            <w:del w:id="58" w:author="Arthur Souza Rodrigues" w:date="2026-07-03T18:55:00Z" w16du:dateUtc="2026-07-03T22:55:00Z">
              <w:r w:rsidDel="00815C24">
                <w:fldChar w:fldCharType="begin"/>
              </w:r>
              <w:r w:rsidDel="00815C24">
                <w:delInstrText>HYPERLINK "https://www.googleapps.com/docs/about/?hl=en" \h</w:delInstrText>
              </w:r>
              <w:r w:rsidDel="00815C24">
                <w:rPr>
                  <w:rFonts w:hint="eastAsia"/>
                </w:rPr>
                <w:fldChar w:fldCharType="separate"/>
              </w:r>
              <w:r w:rsidDel="00815C24">
                <w:rPr>
                  <w:color w:val="0563C1"/>
                  <w:u w:val="single"/>
                </w:rPr>
                <w:delText>Open source</w:delText>
              </w:r>
              <w:r w:rsidDel="00815C24"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commentRangeEnd w:id="7"/>
      <w:del w:id="60" w:author="Arthur Souza Rodrigues" w:date="2026-07-03T18:55:00Z" w16du:dateUtc="2026-07-03T22:55:00Z">
        <w:r w:rsidDel="00815C24">
          <w:rPr>
            <w:rStyle w:val="CommentReference"/>
            <w:sz w:val="28"/>
            <w:szCs w:val="28"/>
          </w:rPr>
          <w:lastRenderedPageBreak/>
          <w:commentReference w:id="7"/>
        </w:r>
        <w:commentRangeEnd w:id="8"/>
        <w:r w:rsidDel="00815C24">
          <w:rPr>
            <w:rStyle w:val="CommentReference"/>
            <w:sz w:val="28"/>
            <w:szCs w:val="28"/>
          </w:rPr>
          <w:commentReference w:id="8"/>
        </w:r>
      </w:del>
      <w:r w:rsidR="00000000"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rFonts w:hint="eastAsia"/>
              </w:rPr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rFonts w:hint="eastAsia"/>
              </w:rPr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pPr>
              <w:rPr>
                <w:rFonts w:hint="eastAsia"/>
              </w:rPr>
            </w:pPr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pPr>
              <w:rPr>
                <w:rFonts w:hint="eastAsia"/>
              </w:rPr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pPr>
              <w:rPr>
                <w:rFonts w:hint="eastAsia"/>
              </w:rPr>
            </w:pPr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pPr>
              <w:rPr>
                <w:rFonts w:hint="eastAsia"/>
              </w:rPr>
            </w:pPr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000000">
      <w:pPr>
        <w:rPr>
          <w:rFonts w:hint="eastAsia"/>
        </w:rPr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000000">
      <w:pPr>
        <w:pStyle w:val="ListNumber"/>
        <w:rPr>
          <w:rFonts w:hint="eastAsia"/>
        </w:rPr>
      </w:pPr>
      <w:r>
        <w:t>Title page with styled metadata table</w:t>
      </w:r>
    </w:p>
    <w:p w14:paraId="4A6D8752" w14:textId="77777777" w:rsidR="009A1490" w:rsidRDefault="00000000">
      <w:pPr>
        <w:pStyle w:val="ListNumber"/>
        <w:rPr>
          <w:rFonts w:hint="eastAsia"/>
        </w:rPr>
      </w:pPr>
      <w:r>
        <w:t>Automatic Table of Contents field</w:t>
      </w:r>
    </w:p>
    <w:p w14:paraId="66ED3F7C" w14:textId="77777777" w:rsidR="009A1490" w:rsidRDefault="00000000">
      <w:pPr>
        <w:pStyle w:val="ListNumber"/>
        <w:rPr>
          <w:rFonts w:hint="eastAsia"/>
        </w:rPr>
      </w:pPr>
      <w:r>
        <w:t>Headers and footers with page numbering fields</w:t>
      </w:r>
    </w:p>
    <w:p w14:paraId="36A96B10" w14:textId="77777777" w:rsidR="009A1490" w:rsidRDefault="00000000">
      <w:pPr>
        <w:pStyle w:val="ListNumber"/>
        <w:rPr>
          <w:rFonts w:hint="eastAsia"/>
        </w:rPr>
      </w:pPr>
      <w:r>
        <w:t>Bookmarks and internal hyperlinks</w:t>
      </w:r>
    </w:p>
    <w:p w14:paraId="1C7D17B0" w14:textId="77777777" w:rsidR="009A1490" w:rsidRDefault="00000000">
      <w:pPr>
        <w:pStyle w:val="ListNumber"/>
        <w:rPr>
          <w:rFonts w:hint="eastAsia"/>
        </w:rPr>
      </w:pPr>
      <w:r>
        <w:t>External hyperlinks to sources</w:t>
      </w:r>
    </w:p>
    <w:p w14:paraId="06026A5F" w14:textId="77777777" w:rsidR="009A1490" w:rsidRDefault="00000000">
      <w:pPr>
        <w:pStyle w:val="ListNumber"/>
        <w:rPr>
          <w:rFonts w:hint="eastAsia"/>
        </w:rPr>
      </w:pPr>
      <w:r>
        <w:t>Styled comparison tables</w:t>
      </w:r>
    </w:p>
    <w:p w14:paraId="25B7712A" w14:textId="77777777" w:rsidR="009A1490" w:rsidRDefault="00000000">
      <w:pPr>
        <w:pStyle w:val="ListNumber"/>
        <w:rPr>
          <w:rFonts w:hint="eastAsia"/>
        </w:rPr>
      </w:pPr>
      <w:r>
        <w:t>Callout boxes with shading</w:t>
      </w:r>
    </w:p>
    <w:p w14:paraId="097D2A02" w14:textId="77777777" w:rsidR="009A1490" w:rsidRDefault="00000000">
      <w:pPr>
        <w:pStyle w:val="ListNumber"/>
        <w:rPr>
          <w:rFonts w:hint="eastAsia"/>
        </w:rPr>
      </w:pPr>
      <w:r>
        <w:t>Embedded chart image</w:t>
      </w:r>
    </w:p>
    <w:p w14:paraId="21C148B9" w14:textId="77777777" w:rsidR="009A1490" w:rsidRDefault="00000000">
      <w:pPr>
        <w:pStyle w:val="ListNumber"/>
        <w:rPr>
          <w:rFonts w:hint="eastAsia"/>
        </w:rPr>
      </w:pPr>
      <w:r>
        <w:t>Landscape section for wide matrix</w:t>
      </w:r>
    </w:p>
    <w:p w14:paraId="0F0FAB50" w14:textId="77777777" w:rsidR="009A1490" w:rsidRDefault="00000000">
      <w:pPr>
        <w:pStyle w:val="ListNumber"/>
        <w:rPr>
          <w:rFonts w:hint="eastAsia"/>
        </w:rPr>
      </w:pPr>
      <w:r>
        <w:t>Custom paragraph styles</w:t>
      </w:r>
    </w:p>
    <w:p w14:paraId="672BE830" w14:textId="77777777" w:rsidR="009A1490" w:rsidRDefault="00000000">
      <w:pPr>
        <w:pStyle w:val="ListNumber"/>
        <w:rPr>
          <w:rFonts w:hint="eastAsia"/>
        </w:rPr>
      </w:pPr>
      <w:r>
        <w:t>Footnote-style source appendix</w:t>
      </w:r>
    </w:p>
    <w:p w14:paraId="1A776842" w14:textId="77777777" w:rsidR="009A1490" w:rsidRDefault="00000000">
      <w:pPr>
        <w:pStyle w:val="ListNumber"/>
        <w:rPr>
          <w:rFonts w:hint="eastAsia"/>
        </w:rPr>
      </w:pPr>
      <w:r>
        <w:t>Checklist, glossary, numbered procedures</w:t>
      </w:r>
    </w:p>
    <w:p w14:paraId="71E77840" w14:textId="77777777" w:rsidR="009A1490" w:rsidRDefault="00000000">
      <w:pPr>
        <w:pStyle w:val="ListNumber"/>
        <w:rPr>
          <w:rFonts w:hint="eastAsia"/>
        </w:rPr>
      </w:pPr>
      <w:r>
        <w:t>Signature block</w:t>
      </w:r>
    </w:p>
    <w:p w14:paraId="57FD2C01" w14:textId="77777777" w:rsidR="009A1490" w:rsidRDefault="00000000">
      <w:pPr>
        <w:pStyle w:val="ListNumber"/>
        <w:rPr>
          <w:rFonts w:hint="eastAsia"/>
        </w:rPr>
      </w:pPr>
      <w:r>
        <w:t>Document properties/core metadata</w:t>
      </w:r>
    </w:p>
    <w:p w14:paraId="268E0CD7" w14:textId="77777777" w:rsidR="009A1490" w:rsidRDefault="00000000">
      <w:pPr>
        <w:pStyle w:val="ListNumber"/>
        <w:rPr>
          <w:rFonts w:hint="eastAsia"/>
        </w:rPr>
      </w:pPr>
      <w:r>
        <w:t>Watermark-like confidentiality statement in header</w:t>
      </w:r>
    </w:p>
    <w:p w14:paraId="328F4BDA" w14:textId="77777777" w:rsidR="009A1490" w:rsidRDefault="00000000">
      <w:pPr>
        <w:rPr>
          <w:rFonts w:hint="eastAsia"/>
        </w:rPr>
      </w:pPr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rPr>
          <w:rFonts w:hint="eastAsia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63" w:name="wide_matrix"/>
      <w:r>
        <w:lastRenderedPageBreak/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pPr>
              <w:rPr>
                <w:rFonts w:hint="eastAsia"/>
              </w:rPr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pPr>
              <w:rPr>
                <w:rFonts w:hint="eastAsia"/>
              </w:rPr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pPr>
              <w:rPr>
                <w:rFonts w:hint="eastAsia"/>
              </w:rPr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pPr>
              <w:rPr>
                <w:rFonts w:hint="eastAsia"/>
              </w:rPr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>
          <w:rFonts w:hint="eastAsia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000000">
      <w:pPr>
        <w:pStyle w:val="ListBullet"/>
        <w:rPr>
          <w:rFonts w:hint="eastAsia"/>
        </w:rPr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  <w:rPr>
          <w:rFonts w:hint="eastAsia"/>
        </w:rPr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  <w:rPr>
          <w:rFonts w:hint="eastAsia"/>
        </w:rPr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  <w:rPr>
          <w:rFonts w:hint="eastAsia"/>
        </w:rPr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  <w:rPr>
          <w:rFonts w:hint="eastAsia"/>
        </w:rPr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  <w:rPr>
          <w:rFonts w:hint="eastAsia"/>
        </w:rPr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  <w:rPr>
          <w:rFonts w:hint="eastAsia"/>
        </w:rPr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  <w:rPr>
          <w:rFonts w:hint="eastAsia"/>
        </w:rPr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  <w:rPr>
          <w:rFonts w:hint="eastAsia"/>
        </w:rPr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  <w:rPr>
          <w:rFonts w:hint="eastAsia"/>
        </w:rPr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  <w:rPr>
          <w:rFonts w:hint="eastAsia"/>
        </w:rPr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  <w:rPr>
          <w:rFonts w:hint="eastAsia"/>
        </w:rPr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  <w:rPr>
          <w:rFonts w:hint="eastAsia"/>
        </w:rPr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  <w:rPr>
          <w:rFonts w:hint="eastAsia"/>
        </w:rPr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  <w:rPr>
          <w:rFonts w:hint="eastAsia"/>
        </w:rPr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pPr>
        <w:rPr>
          <w:rFonts w:hint="eastAsia"/>
        </w:rPr>
      </w:pPr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000000">
      <w:pPr>
        <w:rPr>
          <w:rFonts w:hint="eastAsia"/>
        </w:rPr>
      </w:pPr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000000">
      <w:pPr>
        <w:rPr>
          <w:rFonts w:hint="eastAsia"/>
        </w:rPr>
      </w:pPr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000000">
      <w:pPr>
        <w:rPr>
          <w:rFonts w:hint="eastAsia"/>
        </w:rPr>
      </w:pPr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pPr>
              <w:rPr>
                <w:rFonts w:hint="eastAsia"/>
              </w:rPr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pPr>
              <w:rPr>
                <w:rFonts w:hint="eastAsia"/>
              </w:rPr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rFonts w:hint="eastAsia"/>
              </w:rPr>
            </w:pPr>
          </w:p>
        </w:tc>
      </w:tr>
    </w:tbl>
    <w:p w14:paraId="40D9C225" w14:textId="77777777" w:rsidR="00000000" w:rsidRDefault="00000000">
      <w:pPr>
        <w:rPr>
          <w:ins w:id="64" w:author="Arthur Souza Rodrigues" w:date="2026-07-03T18:55:00Z" w16du:dateUtc="2026-07-03T22:55:00Z"/>
        </w:rPr>
      </w:pPr>
    </w:p>
    <w:p w14:paraId="759D6F57" w14:textId="77777777" w:rsidR="00267F8F" w:rsidRDefault="00267F8F" w:rsidP="00267F8F">
      <w:pPr>
        <w:pStyle w:val="Heading1"/>
        <w:rPr>
          <w:ins w:id="65" w:author="Arthur Souza Rodrigues" w:date="2026-07-03T18:55:00Z" w16du:dateUtc="2026-07-03T22:55:00Z"/>
        </w:rPr>
      </w:pPr>
      <w:ins w:id="66" w:author="Arthur Souza Rodrigues" w:date="2026-07-03T18:55:00Z" w16du:dateUtc="2026-07-03T22:55:00Z">
        <w:r>
          <w:t>1. Executive summary</w:t>
        </w:r>
      </w:ins>
    </w:p>
    <w:p w14:paraId="33C54CED" w14:textId="77777777" w:rsidR="00267F8F" w:rsidRDefault="00267F8F" w:rsidP="00267F8F">
      <w:pPr>
        <w:rPr>
          <w:ins w:id="67" w:author="Arthur Souza Rodrigues" w:date="2026-07-03T18:55:00Z" w16du:dateUtc="2026-07-03T22:55:00Z"/>
          <w:rFonts w:hint="eastAsia"/>
        </w:rPr>
      </w:pPr>
      <w:ins w:id="68" w:author="Arthur Souza Rodrigues" w:date="2026-07-03T18:55:00Z" w16du:dateUtc="2026-07-03T22:5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69" w:author="Arthur Souza Rodrigues" w:date="2026-07-03T18:55:00Z" w16du:dateUtc="2026-07-03T22:55:00Z"/>
          <w:rFonts w:hint="eastAsia"/>
        </w:rPr>
      </w:pPr>
      <w:ins w:id="70" w:author="Arthur Souza Rodrigues" w:date="2026-07-03T18:55:00Z" w16du:dateUtc="2026-07-03T22:5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71" w:author="Arthur Souza Rodrigues" w:date="2026-07-03T18:55:00Z" w16du:dateUtc="2026-07-03T22:55:00Z"/>
          <w:rFonts w:hint="eastAsia"/>
        </w:rPr>
      </w:pPr>
      <w:ins w:id="72" w:author="Arthur Souza Rodrigues" w:date="2026-07-03T18:55:00Z" w16du:dateUtc="2026-07-03T22:55:00Z">
        <w:r>
          <w:t xml:space="preserve">Word advantage: Track Changes controls, compare/combine, mail merge, advanced styles, captions/cross-references, indexes, </w:t>
        </w:r>
        <w:commentRangeStart w:id="73"/>
        <w:commentRangeStart w:id="74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75" w:author="Arthur Souza Rodrigues" w:date="2026-07-03T18:55:00Z" w16du:dateUtc="2026-07-03T22:55:00Z"/>
          <w:rFonts w:hint="eastAsia"/>
        </w:rPr>
      </w:pPr>
      <w:ins w:id="76" w:author="Arthur Souza Rodrigues" w:date="2026-07-03T18:55:00Z" w16du:dateUtc="2026-07-03T22:5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77" w:author="Arthur Souza Rodrigues" w:date="2026-07-03T18:55:00Z" w16du:dateUtc="2026-07-03T22:5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78" w:author="Arthur Souza Rodrigues" w:date="2026-07-03T18:55:00Z" w16du:dateUtc="2026-07-03T22:55:00Z"/>
                <w:rFonts w:hint="eastAsia"/>
              </w:rPr>
            </w:pPr>
            <w:ins w:id="79" w:author="Arthur Souza Rodrigues" w:date="2026-07-03T18:55:00Z" w16du:dateUtc="2026-07-03T22:5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80" w:author="Arthur Souza Rodrigues" w:date="2026-07-03T18:55:00Z" w16du:dateUtc="2026-07-03T22:55:00Z"/>
        </w:rPr>
      </w:pPr>
      <w:ins w:id="81" w:author="Arthur Souza Rodrigues" w:date="2026-07-03T18:55:00Z" w16du:dateUtc="2026-07-03T22:5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82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83" w:author="Arthur Souza Rodrigues" w:date="2026-07-03T18:55:00Z" w16du:dateUtc="2026-07-03T22:55:00Z"/>
                <w:rFonts w:hint="eastAsia"/>
              </w:rPr>
            </w:pPr>
            <w:ins w:id="84" w:author="Arthur Souza Rodrigues" w:date="2026-07-03T18:55:00Z" w16du:dateUtc="2026-07-03T22:5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85" w:author="Arthur Souza Rodrigues" w:date="2026-07-03T18:55:00Z" w16du:dateUtc="2026-07-03T22:55:00Z"/>
                <w:rFonts w:hint="eastAsia"/>
              </w:rPr>
            </w:pPr>
            <w:ins w:id="86" w:author="Arthur Souza Rodrigues" w:date="2026-07-03T18:55:00Z" w16du:dateUtc="2026-07-03T22:5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87" w:author="Arthur Souza Rodrigues" w:date="2026-07-03T18:55:00Z" w16du:dateUtc="2026-07-03T22:55:00Z"/>
                <w:rFonts w:hint="eastAsia"/>
              </w:rPr>
            </w:pPr>
            <w:ins w:id="88" w:author="Arthur Souza Rodrigues" w:date="2026-07-03T18:55:00Z" w16du:dateUtc="2026-07-03T22:5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90" w:author="Arthur Souza Rodrigues" w:date="2026-07-03T18:55:00Z" w16du:dateUtc="2026-07-03T22:55:00Z"/>
                <w:rFonts w:hint="eastAsia"/>
              </w:rPr>
            </w:pPr>
            <w:ins w:id="91" w:author="Arthur Souza Rodrigues" w:date="2026-07-03T18:55:00Z" w16du:dateUtc="2026-07-03T22:5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2" w:author="Arthur Souza Rodrigues" w:date="2026-07-03T18:55:00Z" w16du:dateUtc="2026-07-03T22:55:00Z"/>
                <w:rFonts w:hint="eastAsia"/>
              </w:rPr>
            </w:pPr>
            <w:ins w:id="93" w:author="Arthur Souza Rodrigues" w:date="2026-07-03T18:55:00Z" w16du:dateUtc="2026-07-03T22:55:00Z">
              <w:r>
                <w:t xml:space="preserve">Word supports Track Changes views, accepting/rejecting </w:t>
              </w:r>
              <w:r>
                <w:lastRenderedPageBreak/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" w:author="Arthur Souza Rodrigues" w:date="2026-07-03T18:55:00Z" w16du:dateUtc="2026-07-03T22:55:00Z"/>
                <w:rFonts w:hint="eastAsia"/>
              </w:rPr>
            </w:pPr>
            <w:ins w:id="95" w:author="Arthur Souza Rodrigues" w:date="2026-07-03T18:55:00Z" w16du:dateUtc="2026-07-03T22:55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96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97" w:author="Arthur Souza Rodrigues" w:date="2026-07-03T18:55:00Z" w16du:dateUtc="2026-07-03T22:55:00Z"/>
                <w:rFonts w:hint="eastAsia"/>
              </w:rPr>
            </w:pPr>
            <w:ins w:id="98" w:author="Arthur Souza Rodrigues" w:date="2026-07-03T18:55:00Z" w16du:dateUtc="2026-07-03T22:5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99" w:author="Arthur Souza Rodrigues" w:date="2026-07-03T18:55:00Z" w16du:dateUtc="2026-07-03T22:55:00Z"/>
                <w:rFonts w:hint="eastAsia"/>
              </w:rPr>
            </w:pPr>
            <w:ins w:id="100" w:author="Arthur Souza Rodrigues" w:date="2026-07-03T18:55:00Z" w16du:dateUtc="2026-07-03T22:5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01" w:author="Arthur Souza Rodrigues" w:date="2026-07-03T18:55:00Z" w16du:dateUtc="2026-07-03T22:55:00Z"/>
                <w:rFonts w:hint="eastAsia"/>
              </w:rPr>
            </w:pPr>
            <w:ins w:id="102" w:author="Arthur Souza Rodrigues" w:date="2026-07-03T18:55:00Z" w16du:dateUtc="2026-07-03T22:5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03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104" w:author="Arthur Souza Rodrigues" w:date="2026-07-03T18:55:00Z" w16du:dateUtc="2026-07-03T22:55:00Z"/>
                <w:rFonts w:hint="eastAsia"/>
              </w:rPr>
            </w:pPr>
            <w:ins w:id="105" w:author="Arthur Souza Rodrigues" w:date="2026-07-03T18:55:00Z" w16du:dateUtc="2026-07-03T22:5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6" w:author="Arthur Souza Rodrigues" w:date="2026-07-03T18:55:00Z" w16du:dateUtc="2026-07-03T22:55:00Z"/>
                <w:rFonts w:hint="eastAsia"/>
              </w:rPr>
            </w:pPr>
            <w:ins w:id="107" w:author="Arthur Souza Rodrigues" w:date="2026-07-03T18:55:00Z" w16du:dateUtc="2026-07-03T22:5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8" w:author="Arthur Souza Rodrigues" w:date="2026-07-03T18:55:00Z" w16du:dateUtc="2026-07-03T22:55:00Z"/>
                <w:rFonts w:hint="eastAsia"/>
              </w:rPr>
            </w:pPr>
            <w:ins w:id="109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10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111" w:author="Arthur Souza Rodrigues" w:date="2026-07-03T18:55:00Z" w16du:dateUtc="2026-07-03T22:55:00Z"/>
                <w:rFonts w:hint="eastAsia"/>
              </w:rPr>
            </w:pPr>
            <w:ins w:id="112" w:author="Arthur Souza Rodrigues" w:date="2026-07-03T18:55:00Z" w16du:dateUtc="2026-07-03T22:5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13" w:author="Arthur Souza Rodrigues" w:date="2026-07-03T18:55:00Z" w16du:dateUtc="2026-07-03T22:55:00Z"/>
                <w:rFonts w:hint="eastAsia"/>
              </w:rPr>
            </w:pPr>
            <w:ins w:id="114" w:author="Arthur Souza Rodrigues" w:date="2026-07-03T18:55:00Z" w16du:dateUtc="2026-07-03T22:5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15" w:author="Arthur Souza Rodrigues" w:date="2026-07-03T18:55:00Z" w16du:dateUtc="2026-07-03T22:55:00Z"/>
                <w:rFonts w:hint="eastAsia"/>
              </w:rPr>
            </w:pPr>
            <w:ins w:id="116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7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118" w:author="Arthur Souza Rodrigues" w:date="2026-07-03T18:55:00Z" w16du:dateUtc="2026-07-03T22:55:00Z"/>
                <w:rFonts w:hint="eastAsia"/>
              </w:rPr>
            </w:pPr>
            <w:ins w:id="119" w:author="Arthur Souza Rodrigues" w:date="2026-07-03T18:55:00Z" w16du:dateUtc="2026-07-03T22:5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0" w:author="Arthur Souza Rodrigues" w:date="2026-07-03T18:55:00Z" w16du:dateUtc="2026-07-03T22:55:00Z"/>
                <w:rFonts w:hint="eastAsia"/>
              </w:rPr>
            </w:pPr>
            <w:ins w:id="121" w:author="Arthur Souza Rodrigues" w:date="2026-07-03T18:55:00Z" w16du:dateUtc="2026-07-03T22:5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2" w:author="Arthur Souza Rodrigues" w:date="2026-07-03T18:55:00Z" w16du:dateUtc="2026-07-03T22:55:00Z"/>
                <w:rFonts w:hint="eastAsia"/>
              </w:rPr>
            </w:pPr>
            <w:ins w:id="123" w:author="Arthur Souza Rodrigues" w:date="2026-07-03T18:55:00Z" w16du:dateUtc="2026-07-03T22:5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73"/>
    <w:p w14:paraId="107012BF" w14:textId="77777777" w:rsidR="00267F8F" w:rsidRDefault="00267F8F" w:rsidP="00267F8F">
      <w:pPr>
        <w:pStyle w:val="Heading1"/>
        <w:rPr>
          <w:ins w:id="124" w:author="Arthur Souza Rodrigues" w:date="2026-07-03T18:55:00Z" w16du:dateUtc="2026-07-03T22:55:00Z"/>
        </w:rPr>
      </w:pPr>
      <w:ins w:id="125" w:author="Arthur Souza Rodrigues" w:date="2026-07-03T18:55:00Z" w16du:dateUtc="2026-07-03T22:55:00Z">
        <w:r>
          <w:rPr>
            <w:rStyle w:val="CommentReference"/>
            <w:sz w:val="28"/>
            <w:szCs w:val="28"/>
          </w:rPr>
          <w:commentReference w:id="73"/>
        </w:r>
        <w:commentRangeEnd w:id="74"/>
        <w:r w:rsidR="00460ED2">
          <w:rPr>
            <w:rStyle w:val="CommentReference"/>
            <w:sz w:val="28"/>
            <w:szCs w:val="28"/>
          </w:rPr>
          <w:commentReference w:id="74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126" w:author="Arthur Souza Rodrigues" w:date="2026-07-03T18:55:00Z" w16du:dateUtc="2026-07-03T22:5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127" w:author="Arthur Souza Rodrigues" w:date="2026-07-03T18:55:00Z" w16du:dateUtc="2026-07-03T22:55:00Z"/>
                <w:rFonts w:hint="eastAsia"/>
              </w:rPr>
            </w:pPr>
            <w:ins w:id="128" w:author="Arthur Souza Rodrigues" w:date="2026-07-03T18:55:00Z" w16du:dateUtc="2026-07-03T22:5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129" w:author="Arthur Souza Rodrigues" w:date="2026-07-03T18:55:00Z" w16du:dateUtc="2026-07-03T22:55:00Z"/>
                <w:rFonts w:hint="eastAsia"/>
              </w:rPr>
            </w:pPr>
            <w:ins w:id="130" w:author="Arthur Souza Rodrigues" w:date="2026-07-03T18:55:00Z" w16du:dateUtc="2026-07-03T22:5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131" w:author="Arthur Souza Rodrigues" w:date="2026-07-03T18:55:00Z" w16du:dateUtc="2026-07-03T22:55:00Z"/>
                <w:rFonts w:hint="eastAsia"/>
              </w:rPr>
            </w:pPr>
            <w:ins w:id="132" w:author="Arthur Souza Rodrigues" w:date="2026-07-03T18:55:00Z" w16du:dateUtc="2026-07-03T22:5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133" w:author="Arthur Souza Rodrigues" w:date="2026-07-03T18:55:00Z" w16du:dateUtc="2026-07-03T22:55:00Z"/>
                <w:rFonts w:hint="eastAsia"/>
              </w:rPr>
            </w:pPr>
            <w:ins w:id="134" w:author="Arthur Souza Rodrigues" w:date="2026-07-03T18:55:00Z" w16du:dateUtc="2026-07-03T22:5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135" w:author="Arthur Souza Rodrigues" w:date="2026-07-03T18:55:00Z" w16du:dateUtc="2026-07-03T22:5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136" w:author="Arthur Souza Rodrigues" w:date="2026-07-03T18:55:00Z" w16du:dateUtc="2026-07-03T22:55:00Z"/>
                <w:rFonts w:hint="eastAsia"/>
              </w:rPr>
            </w:pPr>
            <w:ins w:id="137" w:author="Arthur Souza Rodrigues" w:date="2026-07-03T18:55:00Z" w16du:dateUtc="2026-07-03T22:5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138" w:author="Arthur Souza Rodrigues" w:date="2026-07-03T18:55:00Z" w16du:dateUtc="2026-07-03T22:55:00Z"/>
                <w:rFonts w:hint="eastAsia"/>
              </w:rPr>
            </w:pPr>
            <w:ins w:id="139" w:author="Arthur Souza Rodrigues" w:date="2026-07-03T18:55:00Z" w16du:dateUtc="2026-07-03T22:5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140" w:author="Arthur Souza Rodrigues" w:date="2026-07-03T18:55:00Z" w16du:dateUtc="2026-07-03T22:55:00Z"/>
                <w:rFonts w:hint="eastAsia"/>
              </w:rPr>
            </w:pPr>
            <w:ins w:id="141" w:author="Arthur Souza Rodrigues" w:date="2026-07-03T18:55:00Z" w16du:dateUtc="2026-07-03T22:5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142" w:author="Arthur Souza Rodrigues" w:date="2026-07-03T18:55:00Z" w16du:dateUtc="2026-07-03T22:55:00Z"/>
                <w:rFonts w:hint="eastAsia"/>
              </w:rPr>
            </w:pPr>
            <w:ins w:id="143" w:author="Arthur Souza Rodrigues" w:date="2026-07-03T18:55:00Z" w16du:dateUtc="2026-07-03T22:5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144" w:author="Arthur Souza Rodrigues" w:date="2026-07-03T18:55:00Z" w16du:dateUtc="2026-07-03T22:5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145" w:author="Arthur Souza Rodrigues" w:date="2026-07-03T18:55:00Z" w16du:dateUtc="2026-07-03T22:55:00Z"/>
                <w:rFonts w:hint="eastAsia"/>
              </w:rPr>
            </w:pPr>
            <w:ins w:id="146" w:author="Arthur Souza Rodrigues" w:date="2026-07-03T18:55:00Z" w16du:dateUtc="2026-07-03T22:5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147" w:author="Arthur Souza Rodrigues" w:date="2026-07-03T18:55:00Z" w16du:dateUtc="2026-07-03T22:55:00Z"/>
                <w:rFonts w:hint="eastAsia"/>
              </w:rPr>
            </w:pPr>
            <w:ins w:id="148" w:author="Arthur Souza Rodrigues" w:date="2026-07-03T18:55:00Z" w16du:dateUtc="2026-07-03T22:5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149" w:author="Arthur Souza Rodrigues" w:date="2026-07-03T18:55:00Z" w16du:dateUtc="2026-07-03T22:55:00Z"/>
                <w:rFonts w:hint="eastAsia"/>
              </w:rPr>
            </w:pPr>
            <w:ins w:id="150" w:author="Arthur Souza Rodrigues" w:date="2026-07-03T18:55:00Z" w16du:dateUtc="2026-07-03T22:5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151" w:author="Arthur Souza Rodrigues" w:date="2026-07-03T18:55:00Z" w16du:dateUtc="2026-07-03T22:55:00Z"/>
                <w:rFonts w:hint="eastAsia"/>
              </w:rPr>
            </w:pPr>
            <w:ins w:id="152" w:author="Arthur Souza Rodrigues" w:date="2026-07-03T18:55:00Z" w16du:dateUtc="2026-07-03T22:5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153" w:author="Arthur Souza Rodrigues" w:date="2026-07-03T18:55:00Z" w16du:dateUtc="2026-07-03T22:5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54" w:author="Arthur Souza Rodrigues" w:date="2026-07-03T18:55:00Z" w16du:dateUtc="2026-07-03T22:55:00Z"/>
                <w:rFonts w:hint="eastAsia"/>
              </w:rPr>
            </w:pPr>
            <w:ins w:id="155" w:author="Arthur Souza Rodrigues" w:date="2026-07-03T18:55:00Z" w16du:dateUtc="2026-07-03T22:5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56" w:author="Arthur Souza Rodrigues" w:date="2026-07-03T18:55:00Z" w16du:dateUtc="2026-07-03T22:55:00Z"/>
                <w:rFonts w:hint="eastAsia"/>
              </w:rPr>
            </w:pPr>
            <w:ins w:id="157" w:author="Arthur Souza Rodrigues" w:date="2026-07-03T18:55:00Z" w16du:dateUtc="2026-07-03T22:5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58" w:author="Arthur Souza Rodrigues" w:date="2026-07-03T18:55:00Z" w16du:dateUtc="2026-07-03T22:55:00Z"/>
                <w:rFonts w:hint="eastAsia"/>
              </w:rPr>
            </w:pPr>
            <w:ins w:id="159" w:author="Arthur Souza Rodrigues" w:date="2026-07-03T18:55:00Z" w16du:dateUtc="2026-07-03T22:5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60" w:author="Arthur Souza Rodrigues" w:date="2026-07-03T18:55:00Z" w16du:dateUtc="2026-07-03T22:55:00Z"/>
                <w:rFonts w:hint="eastAsia"/>
              </w:rPr>
            </w:pPr>
            <w:ins w:id="161" w:author="Arthur Souza Rodrigues" w:date="2026-07-03T18:55:00Z" w16du:dateUtc="2026-07-03T22:5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62" w:author="Arthur Souza Rodrigues" w:date="2026-07-03T18:55:00Z" w16du:dateUtc="2026-07-03T22:5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63" w:author="Arthur Souza Rodrigues" w:date="2026-07-03T18:55:00Z" w16du:dateUtc="2026-07-03T22:55:00Z"/>
                <w:rFonts w:hint="eastAsia"/>
              </w:rPr>
            </w:pPr>
            <w:ins w:id="164" w:author="Arthur Souza Rodrigues" w:date="2026-07-03T18:55:00Z" w16du:dateUtc="2026-07-03T22:5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65" w:author="Arthur Souza Rodrigues" w:date="2026-07-03T18:55:00Z" w16du:dateUtc="2026-07-03T22:55:00Z"/>
                <w:rFonts w:hint="eastAsia"/>
              </w:rPr>
            </w:pPr>
            <w:ins w:id="166" w:author="Arthur Souza Rodrigues" w:date="2026-07-03T18:55:00Z" w16du:dateUtc="2026-07-03T22:5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67" w:author="Arthur Souza Rodrigues" w:date="2026-07-03T18:55:00Z" w16du:dateUtc="2026-07-03T22:55:00Z"/>
                <w:rFonts w:hint="eastAsia"/>
              </w:rPr>
            </w:pPr>
            <w:ins w:id="168" w:author="Arthur Souza Rodrigues" w:date="2026-07-03T18:55:00Z" w16du:dateUtc="2026-07-03T22:5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69" w:author="Arthur Souza Rodrigues" w:date="2026-07-03T18:55:00Z" w16du:dateUtc="2026-07-03T22:55:00Z"/>
                <w:rFonts w:hint="eastAsia"/>
              </w:rPr>
            </w:pPr>
            <w:ins w:id="170" w:author="Arthur Souza Rodrigues" w:date="2026-07-03T18:55:00Z" w16du:dateUtc="2026-07-03T22:5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71" w:author="Arthur Souza Rodrigues" w:date="2026-07-03T18:55:00Z" w16du:dateUtc="2026-07-03T22:5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72" w:author="Arthur Souza Rodrigues" w:date="2026-07-03T18:55:00Z" w16du:dateUtc="2026-07-03T22:55:00Z"/>
                <w:rFonts w:hint="eastAsia"/>
              </w:rPr>
            </w:pPr>
            <w:ins w:id="173" w:author="Arthur Souza Rodrigues" w:date="2026-07-03T18:55:00Z" w16du:dateUtc="2026-07-03T22:5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74" w:author="Arthur Souza Rodrigues" w:date="2026-07-03T18:55:00Z" w16du:dateUtc="2026-07-03T22:55:00Z"/>
                <w:rFonts w:hint="eastAsia"/>
              </w:rPr>
            </w:pPr>
            <w:ins w:id="175" w:author="Arthur Souza Rodrigues" w:date="2026-07-03T18:55:00Z" w16du:dateUtc="2026-07-03T22:5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76" w:author="Arthur Souza Rodrigues" w:date="2026-07-03T18:55:00Z" w16du:dateUtc="2026-07-03T22:55:00Z"/>
                <w:rFonts w:hint="eastAsia"/>
              </w:rPr>
            </w:pPr>
            <w:ins w:id="177" w:author="Arthur Souza Rodrigues" w:date="2026-07-03T18:55:00Z" w16du:dateUtc="2026-07-03T22:5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78" w:author="Arthur Souza Rodrigues" w:date="2026-07-03T18:55:00Z" w16du:dateUtc="2026-07-03T22:55:00Z"/>
                <w:rFonts w:hint="eastAsia"/>
              </w:rPr>
            </w:pPr>
            <w:ins w:id="179" w:author="Arthur Souza Rodrigues" w:date="2026-07-03T18:55:00Z" w16du:dateUtc="2026-07-03T22:5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80" w:author="Arthur Souza Rodrigues" w:date="2026-07-03T18:55:00Z" w16du:dateUtc="2026-07-03T22:5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81" w:author="Arthur Souza Rodrigues" w:date="2026-07-03T18:55:00Z" w16du:dateUtc="2026-07-03T22:55:00Z"/>
                <w:rFonts w:hint="eastAsia"/>
              </w:rPr>
            </w:pPr>
            <w:ins w:id="182" w:author="Arthur Souza Rodrigues" w:date="2026-07-03T18:55:00Z" w16du:dateUtc="2026-07-03T22:5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83" w:author="Arthur Souza Rodrigues" w:date="2026-07-03T18:55:00Z" w16du:dateUtc="2026-07-03T22:55:00Z"/>
                <w:rFonts w:hint="eastAsia"/>
              </w:rPr>
            </w:pPr>
            <w:ins w:id="184" w:author="Arthur Souza Rodrigues" w:date="2026-07-03T18:55:00Z" w16du:dateUtc="2026-07-03T22:5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85" w:author="Arthur Souza Rodrigues" w:date="2026-07-03T18:55:00Z" w16du:dateUtc="2026-07-03T22:55:00Z"/>
                <w:rFonts w:hint="eastAsia"/>
              </w:rPr>
            </w:pPr>
            <w:ins w:id="186" w:author="Arthur Souza Rodrigues" w:date="2026-07-03T18:55:00Z" w16du:dateUtc="2026-07-03T22:55:00Z">
              <w:r>
                <w:t xml:space="preserve">Advanced styles, themes, columns, section breaks, page </w:t>
              </w:r>
              <w:r>
                <w:lastRenderedPageBreak/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87" w:author="Arthur Souza Rodrigues" w:date="2026-07-03T18:55:00Z" w16du:dateUtc="2026-07-03T22:55:00Z"/>
                <w:rFonts w:hint="eastAsia"/>
              </w:rPr>
            </w:pPr>
            <w:ins w:id="188" w:author="Arthur Souza Rodrigues" w:date="2026-07-03T18:55:00Z" w16du:dateUtc="2026-07-03T22:55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89" w:author="Arthur Souza Rodrigues" w:date="2026-07-03T18:55:00Z" w16du:dateUtc="2026-07-03T22:5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90" w:author="Arthur Souza Rodrigues" w:date="2026-07-03T18:55:00Z" w16du:dateUtc="2026-07-03T22:55:00Z"/>
                <w:rFonts w:hint="eastAsia"/>
              </w:rPr>
            </w:pPr>
            <w:ins w:id="191" w:author="Arthur Souza Rodrigues" w:date="2026-07-03T18:55:00Z" w16du:dateUtc="2026-07-03T22:5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92" w:author="Arthur Souza Rodrigues" w:date="2026-07-03T18:55:00Z" w16du:dateUtc="2026-07-03T22:55:00Z"/>
                <w:rFonts w:hint="eastAsia"/>
              </w:rPr>
            </w:pPr>
            <w:ins w:id="193" w:author="Arthur Souza Rodrigues" w:date="2026-07-03T18:55:00Z" w16du:dateUtc="2026-07-03T22:5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94" w:author="Arthur Souza Rodrigues" w:date="2026-07-03T18:55:00Z" w16du:dateUtc="2026-07-03T22:55:00Z"/>
                <w:rFonts w:hint="eastAsia"/>
              </w:rPr>
            </w:pPr>
            <w:ins w:id="195" w:author="Arthur Souza Rodrigues" w:date="2026-07-03T18:55:00Z" w16du:dateUtc="2026-07-03T22:5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96" w:author="Arthur Souza Rodrigues" w:date="2026-07-03T18:55:00Z" w16du:dateUtc="2026-07-03T22:55:00Z"/>
                <w:rFonts w:hint="eastAsia"/>
              </w:rPr>
            </w:pPr>
            <w:ins w:id="197" w:author="Arthur Souza Rodrigues" w:date="2026-07-03T18:55:00Z" w16du:dateUtc="2026-07-03T22:5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98" w:author="Arthur Souza Rodrigues" w:date="2026-07-03T18:55:00Z" w16du:dateUtc="2026-07-03T22:5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99" w:author="Arthur Souza Rodrigues" w:date="2026-07-03T18:55:00Z" w16du:dateUtc="2026-07-03T22:55:00Z"/>
                <w:rFonts w:hint="eastAsia"/>
              </w:rPr>
            </w:pPr>
            <w:ins w:id="200" w:author="Arthur Souza Rodrigues" w:date="2026-07-03T18:55:00Z" w16du:dateUtc="2026-07-03T22:5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201" w:author="Arthur Souza Rodrigues" w:date="2026-07-03T18:55:00Z" w16du:dateUtc="2026-07-03T22:55:00Z"/>
                <w:rFonts w:hint="eastAsia"/>
              </w:rPr>
            </w:pPr>
            <w:ins w:id="202" w:author="Arthur Souza Rodrigues" w:date="2026-07-03T18:55:00Z" w16du:dateUtc="2026-07-03T22:5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203" w:author="Arthur Souza Rodrigues" w:date="2026-07-03T18:55:00Z" w16du:dateUtc="2026-07-03T22:55:00Z"/>
                <w:rFonts w:hint="eastAsia"/>
              </w:rPr>
            </w:pPr>
            <w:ins w:id="204" w:author="Arthur Souza Rodrigues" w:date="2026-07-03T18:55:00Z" w16du:dateUtc="2026-07-03T22:5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205" w:author="Arthur Souza Rodrigues" w:date="2026-07-03T18:55:00Z" w16du:dateUtc="2026-07-03T22:55:00Z"/>
                <w:rFonts w:hint="eastAsia"/>
              </w:rPr>
            </w:pPr>
            <w:ins w:id="206" w:author="Arthur Souza Rodrigues" w:date="2026-07-03T18:55:00Z" w16du:dateUtc="2026-07-03T22:5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207" w:author="Arthur Souza Rodrigues" w:date="2026-07-03T18:55:00Z" w16du:dateUtc="2026-07-03T22:5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208" w:author="Arthur Souza Rodrigues" w:date="2026-07-03T18:55:00Z" w16du:dateUtc="2026-07-03T22:55:00Z"/>
                <w:rFonts w:hint="eastAsia"/>
              </w:rPr>
            </w:pPr>
            <w:ins w:id="209" w:author="Arthur Souza Rodrigues" w:date="2026-07-03T18:55:00Z" w16du:dateUtc="2026-07-03T22:5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210" w:author="Arthur Souza Rodrigues" w:date="2026-07-03T18:55:00Z" w16du:dateUtc="2026-07-03T22:55:00Z"/>
                <w:rFonts w:hint="eastAsia"/>
              </w:rPr>
            </w:pPr>
            <w:ins w:id="211" w:author="Arthur Souza Rodrigues" w:date="2026-07-03T18:55:00Z" w16du:dateUtc="2026-07-03T22:5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212" w:author="Arthur Souza Rodrigues" w:date="2026-07-03T18:55:00Z" w16du:dateUtc="2026-07-03T22:55:00Z"/>
                <w:rFonts w:hint="eastAsia"/>
              </w:rPr>
            </w:pPr>
            <w:ins w:id="213" w:author="Arthur Souza Rodrigues" w:date="2026-07-03T18:55:00Z" w16du:dateUtc="2026-07-03T22:5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214" w:author="Arthur Souza Rodrigues" w:date="2026-07-03T18:55:00Z" w16du:dateUtc="2026-07-03T22:55:00Z"/>
                <w:rFonts w:hint="eastAsia"/>
              </w:rPr>
            </w:pPr>
            <w:ins w:id="215" w:author="Arthur Souza Rodrigues" w:date="2026-07-03T18:55:00Z" w16du:dateUtc="2026-07-03T22:5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216" w:author="Arthur Souza Rodrigues" w:date="2026-07-03T18:55:00Z" w16du:dateUtc="2026-07-03T22:5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217" w:author="Arthur Souza Rodrigues" w:date="2026-07-03T18:55:00Z" w16du:dateUtc="2026-07-03T22:55:00Z"/>
                <w:rFonts w:hint="eastAsia"/>
              </w:rPr>
            </w:pPr>
            <w:ins w:id="218" w:author="Arthur Souza Rodrigues" w:date="2026-07-03T18:55:00Z" w16du:dateUtc="2026-07-03T22:5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219" w:author="Arthur Souza Rodrigues" w:date="2026-07-03T18:55:00Z" w16du:dateUtc="2026-07-03T22:55:00Z"/>
                <w:rFonts w:hint="eastAsia"/>
              </w:rPr>
            </w:pPr>
            <w:ins w:id="220" w:author="Arthur Souza Rodrigues" w:date="2026-07-03T18:55:00Z" w16du:dateUtc="2026-07-03T22:5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221" w:author="Arthur Souza Rodrigues" w:date="2026-07-03T18:55:00Z" w16du:dateUtc="2026-07-03T22:55:00Z"/>
                <w:rFonts w:hint="eastAsia"/>
              </w:rPr>
            </w:pPr>
            <w:ins w:id="222" w:author="Arthur Souza Rodrigues" w:date="2026-07-03T18:55:00Z" w16du:dateUtc="2026-07-03T22:5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223" w:author="Arthur Souza Rodrigues" w:date="2026-07-03T18:55:00Z" w16du:dateUtc="2026-07-03T22:55:00Z"/>
                <w:rFonts w:hint="eastAsia"/>
              </w:rPr>
            </w:pPr>
            <w:ins w:id="224" w:author="Arthur Souza Rodrigues" w:date="2026-07-03T18:55:00Z" w16du:dateUtc="2026-07-03T22:5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225" w:author="Arthur Souza Rodrigues" w:date="2026-07-03T18:55:00Z" w16du:dateUtc="2026-07-03T22:5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226" w:author="Arthur Souza Rodrigues" w:date="2026-07-03T18:55:00Z" w16du:dateUtc="2026-07-03T22:55:00Z"/>
                <w:rFonts w:hint="eastAsia"/>
              </w:rPr>
            </w:pPr>
            <w:ins w:id="227" w:author="Arthur Souza Rodrigues" w:date="2026-07-03T18:55:00Z" w16du:dateUtc="2026-07-03T22:5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228" w:author="Arthur Souza Rodrigues" w:date="2026-07-03T18:55:00Z" w16du:dateUtc="2026-07-03T22:55:00Z"/>
                <w:rFonts w:hint="eastAsia"/>
              </w:rPr>
            </w:pPr>
            <w:ins w:id="229" w:author="Arthur Souza Rodrigues" w:date="2026-07-03T18:55:00Z" w16du:dateUtc="2026-07-03T22:5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230" w:author="Arthur Souza Rodrigues" w:date="2026-07-03T18:55:00Z" w16du:dateUtc="2026-07-03T22:55:00Z"/>
                <w:rFonts w:hint="eastAsia"/>
              </w:rPr>
            </w:pPr>
            <w:ins w:id="231" w:author="Arthur Souza Rodrigues" w:date="2026-07-03T18:55:00Z" w16du:dateUtc="2026-07-03T22:5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232" w:author="Arthur Souza Rodrigues" w:date="2026-07-03T18:55:00Z" w16du:dateUtc="2026-07-03T22:55:00Z"/>
                <w:rFonts w:hint="eastAsia"/>
              </w:rPr>
            </w:pPr>
            <w:ins w:id="233" w:author="Arthur Souza Rodrigues" w:date="2026-07-03T18:55:00Z" w16du:dateUtc="2026-07-03T22:55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7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8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73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74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8A0317" w14:textId="77777777" w:rsidR="00B220F6" w:rsidRDefault="00B220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B10254" w14:textId="77777777" w:rsidR="00B220F6" w:rsidRDefault="00B220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B6160" w14:textId="77777777" w:rsidR="00B220F6" w:rsidRDefault="00B220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567CAA" w14:textId="77777777" w:rsidR="00B220F6" w:rsidRDefault="00B220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  <w:rPr>
        <w:rFonts w:hint="eastAsia"/>
      </w:rPr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595F2A"/>
    <w:rsid w:val="00815C24"/>
    <w:rsid w:val="009A1490"/>
    <w:rsid w:val="00AA1D8D"/>
    <w:rsid w:val="00B220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2026-07-03T22:56:00Z</dcterms:created>
  <dcterms:modified xsi:type="dcterms:W3CDTF">2026-07-03T22:56:00Z</dcterms:modified>
  <cp:category/>
</cp:coreProperties>
</file>