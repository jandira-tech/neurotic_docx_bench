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D85E" w14:textId="77777777" w:rsidR="00664900" w:rsidRDefault="00DA1560">
      <w:pPr>
        <w:rPr/>
      </w:pPr>
      <w:r>
        <w:t>Increase Indent Demo</w:t>
      </w:r>
    </w:p>
    <w:p w14:paraId="3EF44931" w14:textId="77777777" w:rsidR="00664900" w:rsidRDefault="00DA1560">
      <w:pPr>
        <w:ind w:left="720"/>
        <w:rPr/>
      </w:pPr>
      <w:r>
        <w:t>This text will be indented.</w:t>
      </w:r>
    </w:p>
    <w:p w14:paraId="3CA8BBBC" w14:textId="77777777" w:rsidR="00664900" w:rsidRDefault="00DA1560">
      <w:pPr>
        <w:ind w:left="720"/>
        <w:rPr/>
      </w:pPr>
      <w:r>
        <w:t>This line is indented once.</w:t>
      </w:r>
    </w:p>
    <w:p w14:paraId="5D521B7A" w14:textId="77777777" w:rsidR="00A0299C" w:rsidRDefault="00DA1560">
      <w:pPr>
        <w:jc w:val="center"/>
        <w:rPr/>
      </w:pPr>
      <w:r>
        <w:t>This line is indented more.</w:t>
      </w:r>
    </w:p>
    <w:p w14:paraId="31F50D7C" w14:textId="77777777" w:rsidR="00A0299C" w:rsidRDefault="00DA1560">
      <w:pPr>
        <w:jc w:val="center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73C085BC" w14:textId="77777777">
        <w:trPr>
          <w:jc w:val="center"/>
          <w:del w:id="12" w:author="Comparison" w:date="2026-07-05T01:08:00Z" w16du:dateUtc="2026-07-05T05:08:00Z"/>
        </w:trPr>
        <w:tc>
          <w:tcPr>
            <w:tcW w:w="10080" w:type="dxa"/>
            <w:shd w:val="clear" w:color="auto" w:fill="D9EAF7"/>
            <w:vAlign w:val="center"/>
          </w:tcPr>
          <w:p w14:paraId="211312AF" w14:textId="77777777" w:rsidR="00A0299C" w:rsidRDefault="00DA1560">
            <w:pPr>
              <w:rPr/>
            </w:pP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299C" w14:paraId="38161E99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D7660C" w14:textId="77777777" w:rsidR="00A0299C" w:rsidRDefault="00DA1560">
            <w:pPr>
              <w:rPr/>
            </w:pPr>
          </w:p>
        </w:tc>
        <w:tc>
          <w:tcPr>
            <w:tcW w:w="5040" w:type="dxa"/>
          </w:tcPr>
          <w:p w14:paraId="5172B1A6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A0299C" w14:paraId="4BFD56C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A09FA2" w14:textId="77777777" w:rsidR="00A0299C" w:rsidRDefault="00DA1560">
            <w:pPr>
              <w:rPr/>
            </w:pPr>
          </w:p>
        </w:tc>
        <w:tc>
          <w:tcPr>
            <w:tcW w:w="5040" w:type="dxa"/>
          </w:tcPr>
          <w:p w14:paraId="0418F1B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A0299C" w14:paraId="3A5FBB34" w14:textId="77777777" w:rsidTr="00A0299C">
        <w:trPr>
          <w:jc w:val="center"/>
          <w:del w:id="2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F75966" w14:textId="77777777" w:rsidR="00A0299C" w:rsidRDefault="00DA1560">
            <w:pPr>
              <w:rPr/>
            </w:pPr>
          </w:p>
        </w:tc>
        <w:tc>
          <w:tcPr>
            <w:tcW w:w="5040" w:type="dxa"/>
          </w:tcPr>
          <w:p w14:paraId="3C2D8B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A0299C" w14:paraId="6431CA8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9D9B60" w14:textId="77777777" w:rsidR="00A0299C" w:rsidRDefault="00DA1560">
            <w:pPr>
              <w:rPr/>
            </w:pPr>
          </w:p>
        </w:tc>
        <w:tc>
          <w:tcPr>
            <w:tcW w:w="5040" w:type="dxa"/>
          </w:tcPr>
          <w:p w14:paraId="0A5E716B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A0299C" w14:paraId="0593B596" w14:textId="77777777" w:rsidTr="00A0299C">
        <w:trPr>
          <w:jc w:val="center"/>
          <w:del w:id="3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342AEF" w14:textId="77777777" w:rsidR="00A0299C" w:rsidRDefault="00DA1560">
            <w:pPr>
              <w:rPr/>
            </w:pPr>
          </w:p>
        </w:tc>
        <w:tc>
          <w:tcPr>
            <w:tcW w:w="5040" w:type="dxa"/>
          </w:tcPr>
          <w:p w14:paraId="1D5FF70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</w:tbl>
    <w:p w14:paraId="0EA9F544" w14:textId="77777777" w:rsidR="00A0299C" w:rsidRDefault="00DA1560">
      <w:pPr>
        <w:rPr/>
      </w:pPr>
    </w:p>
    <w:p w14:paraId="2932E6E7" w14:textId="77777777" w:rsidR="00A0299C" w:rsidRDefault="00DA1560">
      <w:pPr>
        <w:pStyle w:val="Heading1"/>
        <w:rPr/>
      </w:pPr>
    </w:p>
    <w:p w14:paraId="20D10469" w14:textId="77777777" w:rsidR="00A0299C" w:rsidRDefault="00DA1560">
      <w:pPr>
        <w:rPr/>
      </w:pPr>
    </w:p>
    <w:p w14:paraId="0DA2F77B" w14:textId="77777777" w:rsidR="00A0299C" w:rsidRDefault="00DA1560">
      <w:pPr>
        <w:pStyle w:val="IntenseQuote"/>
        <w:rPr/>
      </w:pPr>
    </w:p>
    <w:p w14:paraId="3FFCDA2A" w14:textId="77777777" w:rsidR="00A0299C" w:rsidRDefault="00DA1560">
      <w:pPr>
        <w:rPr/>
      </w:pPr>
    </w:p>
    <w:p w14:paraId="624A44BD" w14:textId="77777777" w:rsidR="00A0299C" w:rsidRDefault="00DA1560">
      <w:pPr>
        <w:pStyle w:val="Heading1"/>
        <w:rPr/>
      </w:pPr>
      <w:bookmarkStart w:id="51" w:name="exec_summary"/>
    </w:p>
    <w:p w14:paraId="563BEB70" w14:textId="77777777" w:rsidR="00A0299C" w:rsidRDefault="00DA1560">
      <w:pPr>
        <w:rPr/>
      </w:pPr>
    </w:p>
    <w:p w14:paraId="53C40D4A" w14:textId="77777777" w:rsidR="00A0299C" w:rsidRDefault="00DA1560">
      <w:pPr>
        <w:pStyle w:val="ListBullet"/>
        <w:rPr/>
      </w:pPr>
    </w:p>
    <w:p w14:paraId="233EB56A" w14:textId="77777777" w:rsidR="00A0299C" w:rsidRDefault="00DA1560">
      <w:pPr>
        <w:pStyle w:val="ListBullet"/>
        <w:rPr/>
      </w:pPr>
    </w:p>
    <w:p w14:paraId="37C25BB4" w14:textId="77777777" w:rsidR="00A0299C" w:rsidRDefault="00DA1560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0CFAF3D9" w14:textId="77777777">
        <w:trPr>
          <w:jc w:val="center"/>
          <w:del w:id="61" w:author="Comparison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3644EB12" w14:textId="77777777" w:rsidR="00A0299C" w:rsidRDefault="00DA1560">
            <w:pPr>
              <w:rPr/>
            </w:pPr>
          </w:p>
        </w:tc>
      </w:tr>
    </w:tbl>
    <w:p w14:paraId="12698B4D" w14:textId="77777777" w:rsidR="00A0299C" w:rsidRDefault="00DA1560">
      <w:pPr>
        <w:pStyle w:val="Heading1"/>
        <w:rPr/>
      </w:pPr>
      <w:bookmarkStart w:id="65" w:name="evidence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299C" w14:paraId="3897821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6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7611B6AD" w14:textId="77777777" w:rsidR="00A0299C" w:rsidRDefault="00DA1560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209A036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  <w:shd w:val="clear" w:color="auto" w:fill="1F4E79"/>
          </w:tcPr>
          <w:p w14:paraId="4F8190A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A0299C" w14:paraId="5BBB5FA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7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671010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37E00FE1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29CDEAF4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A0299C" w14:paraId="546D8004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8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51F278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68CFCD24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06FDDF55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A0299C" w14:paraId="1827465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D505E1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124F35D9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03D186A6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A0299C" w14:paraId="152BCC7E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C2BF71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0B37163D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5B5CE0E0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A0299C" w14:paraId="22E6A4E0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50AC74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4DF4BE3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41317F1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</w:tbl>
    <w:p w14:paraId="054FEC56" w14:textId="77777777" w:rsidR="00A0299C" w:rsidRDefault="00DA1560">
      <w:pPr>
        <w:pStyle w:val="Heading1"/>
        <w:rPr/>
      </w:pPr>
      <w:bookmarkStart w:id="110" w:name="matrix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5"/>
      </w:tblGrid>
      <w:tr w:rsidR="00A0299C" w14:paraId="318FCE01" w14:textId="77777777">
        <w:trPr>
          <w:jc w:val="center"/>
          <w:del w:id="112" w:author="Comparison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662A533E" w14:textId="77777777" w:rsidR="00A0299C" w:rsidRDefault="00DA1560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00C84D9D" w14:textId="77777777" w:rsidR="00A0299C" w:rsidRDefault="00DA1560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1F563C94" w14:textId="77777777" w:rsidR="00A0299C" w:rsidRDefault="00DA1560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4A5ECA9D" w14:textId="77777777" w:rsidR="00A0299C" w:rsidRDefault="00DA1560">
            <w:pPr>
              <w:rPr/>
            </w:pPr>
          </w:p>
        </w:tc>
      </w:tr>
      <w:tr w:rsidR="00A0299C" w14:paraId="297219AC" w14:textId="77777777">
        <w:trPr>
          <w:jc w:val="center"/>
          <w:del w:id="121" w:author="Comparison" w:date="2026-07-05T01:08:00Z" w16du:dateUtc="2026-07-05T05:08:00Z"/>
        </w:trPr>
        <w:tc>
          <w:tcPr>
            <w:tcW w:w="2520" w:type="dxa"/>
          </w:tcPr>
          <w:p w14:paraId="74DEB9E0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1F8DCB73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1DC2C509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540D9DF8" w14:textId="77777777" w:rsidR="00A0299C" w:rsidRDefault="00DA1560">
            <w:pPr>
              <w:rPr/>
            </w:pPr>
          </w:p>
        </w:tc>
      </w:tr>
      <w:tr w:rsidR="00A0299C" w14:paraId="0ACBE05D" w14:textId="77777777">
        <w:trPr>
          <w:jc w:val="center"/>
          <w:del w:id="130" w:author="Comparison" w:date="2026-07-05T01:08:00Z" w16du:dateUtc="2026-07-05T05:08:00Z"/>
        </w:trPr>
        <w:tc>
          <w:tcPr>
            <w:tcW w:w="2520" w:type="dxa"/>
          </w:tcPr>
          <w:p w14:paraId="194FA883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200078F1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4D2C76BD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3DD40B8C" w14:textId="77777777" w:rsidR="00A0299C" w:rsidRDefault="00DA1560">
            <w:pPr>
              <w:rPr/>
            </w:pPr>
          </w:p>
        </w:tc>
      </w:tr>
      <w:tr w:rsidR="00A0299C" w14:paraId="2DB290E9" w14:textId="77777777">
        <w:trPr>
          <w:jc w:val="center"/>
          <w:del w:id="139" w:author="Comparison" w:date="2026-07-05T01:08:00Z" w16du:dateUtc="2026-07-05T05:08:00Z"/>
        </w:trPr>
        <w:tc>
          <w:tcPr>
            <w:tcW w:w="2520" w:type="dxa"/>
          </w:tcPr>
          <w:p w14:paraId="4A6B15D8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0931D2F1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5776285D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6AF75631" w14:textId="77777777" w:rsidR="00A0299C" w:rsidRDefault="00DA1560">
            <w:pPr>
              <w:rPr/>
            </w:pPr>
          </w:p>
        </w:tc>
      </w:tr>
      <w:tr w:rsidR="00A0299C" w14:paraId="52FEA1A9" w14:textId="77777777">
        <w:trPr>
          <w:jc w:val="center"/>
          <w:del w:id="148" w:author="Comparison" w:date="2026-07-05T01:08:00Z" w16du:dateUtc="2026-07-05T05:08:00Z"/>
        </w:trPr>
        <w:tc>
          <w:tcPr>
            <w:tcW w:w="2520" w:type="dxa"/>
          </w:tcPr>
          <w:p w14:paraId="366DFEE8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34D8CFF7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7CAF0DB8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62AE47A0" w14:textId="77777777" w:rsidR="00A0299C" w:rsidRDefault="00DA1560">
            <w:pPr>
              <w:rPr/>
            </w:pPr>
          </w:p>
        </w:tc>
      </w:tr>
      <w:tr w:rsidR="00A0299C" w14:paraId="2115EC62" w14:textId="77777777">
        <w:trPr>
          <w:jc w:val="center"/>
          <w:del w:id="157" w:author="Comparison" w:date="2026-07-05T01:08:00Z" w16du:dateUtc="2026-07-05T05:08:00Z"/>
        </w:trPr>
        <w:tc>
          <w:tcPr>
            <w:tcW w:w="2520" w:type="dxa"/>
          </w:tcPr>
          <w:p w14:paraId="0D8CB6C0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6A4B9BDE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71A795B9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4527C0A2" w14:textId="77777777" w:rsidR="00A0299C" w:rsidRDefault="00DA1560">
            <w:pPr>
              <w:rPr/>
            </w:pPr>
          </w:p>
        </w:tc>
      </w:tr>
      <w:tr w:rsidR="00A0299C" w14:paraId="573DBA46" w14:textId="77777777">
        <w:trPr>
          <w:jc w:val="center"/>
          <w:del w:id="166" w:author="Comparison" w:date="2026-07-05T01:08:00Z" w16du:dateUtc="2026-07-05T05:08:00Z"/>
        </w:trPr>
        <w:tc>
          <w:tcPr>
            <w:tcW w:w="2520" w:type="dxa"/>
          </w:tcPr>
          <w:p w14:paraId="611A23CC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42DC2BCA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1388C6B1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013B33C5" w14:textId="77777777" w:rsidR="00A0299C" w:rsidRDefault="00DA1560">
            <w:pPr>
              <w:rPr/>
            </w:pPr>
          </w:p>
        </w:tc>
      </w:tr>
      <w:tr w:rsidR="00A0299C" w14:paraId="6D290C4E" w14:textId="77777777">
        <w:trPr>
          <w:jc w:val="center"/>
          <w:del w:id="175" w:author="Comparison" w:date="2026-07-05T01:08:00Z" w16du:dateUtc="2026-07-05T05:08:00Z"/>
        </w:trPr>
        <w:tc>
          <w:tcPr>
            <w:tcW w:w="2520" w:type="dxa"/>
          </w:tcPr>
          <w:p w14:paraId="761FE1A0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401FA665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193F407E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2A99E669" w14:textId="77777777" w:rsidR="00A0299C" w:rsidRDefault="00DA1560">
            <w:pPr>
              <w:rPr/>
            </w:pPr>
          </w:p>
        </w:tc>
      </w:tr>
      <w:tr w:rsidR="00A0299C" w14:paraId="35ECBEDF" w14:textId="77777777">
        <w:trPr>
          <w:jc w:val="center"/>
          <w:del w:id="184" w:author="Comparison" w:date="2026-07-05T01:08:00Z" w16du:dateUtc="2026-07-05T05:08:00Z"/>
        </w:trPr>
        <w:tc>
          <w:tcPr>
            <w:tcW w:w="2520" w:type="dxa"/>
          </w:tcPr>
          <w:p w14:paraId="5AC9F516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10CC2449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0298CF74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3B5B3AD5" w14:textId="77777777" w:rsidR="00A0299C" w:rsidRDefault="00DA1560">
            <w:pPr>
              <w:rPr/>
            </w:pPr>
          </w:p>
        </w:tc>
      </w:tr>
      <w:tr w:rsidR="00A0299C" w14:paraId="40CBA99D" w14:textId="77777777">
        <w:trPr>
          <w:jc w:val="center"/>
          <w:del w:id="193" w:author="Comparison" w:date="2026-07-05T01:08:00Z" w16du:dateUtc="2026-07-05T05:08:00Z"/>
        </w:trPr>
        <w:tc>
          <w:tcPr>
            <w:tcW w:w="2520" w:type="dxa"/>
          </w:tcPr>
          <w:p w14:paraId="5663320C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3683E9AD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7DA85A3A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3E9A4EBE" w14:textId="77777777" w:rsidR="00A0299C" w:rsidRDefault="00DA1560">
            <w:pPr>
              <w:rPr/>
            </w:pPr>
          </w:p>
        </w:tc>
      </w:tr>
      <w:tr w:rsidR="00A0299C" w14:paraId="211E32AB" w14:textId="77777777">
        <w:trPr>
          <w:jc w:val="center"/>
          <w:del w:id="202" w:author="Comparison" w:date="2026-07-05T01:08:00Z" w16du:dateUtc="2026-07-05T05:08:00Z"/>
        </w:trPr>
        <w:tc>
          <w:tcPr>
            <w:tcW w:w="2520" w:type="dxa"/>
          </w:tcPr>
          <w:p w14:paraId="6036B6A9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2E0A6E4D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613651F1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7BF27FCF" w14:textId="77777777" w:rsidR="00A0299C" w:rsidRDefault="00DA1560">
            <w:pPr>
              <w:rPr/>
            </w:pPr>
          </w:p>
        </w:tc>
      </w:tr>
      <w:tr w:rsidR="00A0299C" w14:paraId="07AECE8C" w14:textId="77777777">
        <w:trPr>
          <w:jc w:val="center"/>
          <w:del w:id="211" w:author="Comparison" w:date="2026-07-05T01:08:00Z" w16du:dateUtc="2026-07-05T05:08:00Z"/>
        </w:trPr>
        <w:tc>
          <w:tcPr>
            <w:tcW w:w="2520" w:type="dxa"/>
          </w:tcPr>
          <w:p w14:paraId="1E8A9760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45DDFBC4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70106963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40A7FD57" w14:textId="77777777" w:rsidR="00A0299C" w:rsidRDefault="00DA1560">
            <w:pPr>
              <w:rPr/>
            </w:pPr>
          </w:p>
        </w:tc>
      </w:tr>
      <w:tr w:rsidR="00A0299C" w14:paraId="2AFE43ED" w14:textId="77777777">
        <w:trPr>
          <w:jc w:val="center"/>
          <w:del w:id="220" w:author="Comparison" w:date="2026-07-05T01:08:00Z" w16du:dateUtc="2026-07-05T05:08:00Z"/>
        </w:trPr>
        <w:tc>
          <w:tcPr>
            <w:tcW w:w="2520" w:type="dxa"/>
          </w:tcPr>
          <w:p w14:paraId="58367F77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3DC4D152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429F0F81" w14:textId="77777777" w:rsidR="00A0299C" w:rsidRDefault="00DA1560">
            <w:pPr>
              <w:rPr/>
            </w:pPr>
          </w:p>
        </w:tc>
        <w:tc>
          <w:tcPr>
            <w:tcW w:w="2520" w:type="dxa"/>
          </w:tcPr>
          <w:p w14:paraId="6B22A419" w14:textId="77777777" w:rsidR="00A0299C" w:rsidRDefault="00DA1560">
            <w:pPr>
              <w:rPr/>
            </w:pPr>
          </w:p>
        </w:tc>
      </w:tr>
    </w:tbl>
    <w:p w14:paraId="7780A3B3" w14:textId="77777777" w:rsidR="00A0299C" w:rsidRDefault="00DA1560">
      <w:pPr>
        <w:pStyle w:val="Heading1"/>
        <w:rPr/>
      </w:pPr>
      <w:bookmarkStart w:id="230" w:name="chart"/>
    </w:p>
    <w:p w14:paraId="1D150A9B" w14:textId="77777777" w:rsidR="00A0299C" w:rsidRDefault="00DA1560">
      <w:pPr>
        <w:rPr/>
      </w:pPr>
    </w:p>
    <w:p w14:paraId="4B44AA75" w14:textId="77777777" w:rsidR="00A0299C" w:rsidRDefault="00DA1560">
      <w:pPr>
        <w:jc w:val="center"/>
        <w:rPr/>
      </w:pPr>
    </w:p>
    <w:p w14:paraId="244C35A7" w14:textId="77777777" w:rsidR="00A0299C" w:rsidRDefault="00DA1560">
      <w:pPr>
        <w:pStyle w:val="Heading1"/>
        <w:rPr/>
      </w:pPr>
      <w:bookmarkStart w:id="237" w:name="demo"/>
    </w:p>
    <w:p w14:paraId="1AB317C5" w14:textId="77777777" w:rsidR="00A0299C" w:rsidRDefault="00DA1560">
      <w:pPr>
        <w:pStyle w:val="ListNumber"/>
        <w:rPr/>
      </w:pPr>
    </w:p>
    <w:p w14:paraId="63A39AB5" w14:textId="77777777" w:rsidR="00A0299C" w:rsidRDefault="00DA1560">
      <w:pPr>
        <w:pStyle w:val="ListNumber"/>
        <w:rPr/>
      </w:pPr>
    </w:p>
    <w:p w14:paraId="16731029" w14:textId="77777777" w:rsidR="00A0299C" w:rsidRDefault="00DA1560">
      <w:pPr>
        <w:pStyle w:val="ListNumber"/>
        <w:rPr/>
      </w:pPr>
    </w:p>
    <w:p w14:paraId="573FB8C7" w14:textId="77777777" w:rsidR="00A0299C" w:rsidRDefault="00DA1560">
      <w:pPr>
        <w:pStyle w:val="ListNumber"/>
        <w:rPr/>
      </w:pPr>
    </w:p>
    <w:p w14:paraId="42A099DD" w14:textId="77777777" w:rsidR="00A0299C" w:rsidRDefault="00DA1560">
      <w:pPr>
        <w:pStyle w:val="ListNumber"/>
        <w:rPr/>
      </w:pPr>
    </w:p>
    <w:p w14:paraId="263B7885" w14:textId="77777777" w:rsidR="00A0299C" w:rsidRDefault="00DA1560">
      <w:pPr>
        <w:pStyle w:val="ListNumber"/>
        <w:rPr/>
      </w:pPr>
    </w:p>
    <w:p w14:paraId="528B59DC" w14:textId="77777777" w:rsidR="00A0299C" w:rsidRDefault="00DA1560">
      <w:pPr>
        <w:pStyle w:val="ListNumber"/>
        <w:rPr/>
      </w:pPr>
    </w:p>
    <w:p w14:paraId="47033B11" w14:textId="77777777" w:rsidR="00A0299C" w:rsidRDefault="00DA1560">
      <w:pPr>
        <w:pStyle w:val="ListNumber"/>
        <w:rPr/>
      </w:pPr>
    </w:p>
    <w:p w14:paraId="61FDD576" w14:textId="77777777" w:rsidR="00A0299C" w:rsidRDefault="00DA1560">
      <w:pPr>
        <w:pStyle w:val="ListNumber"/>
        <w:rPr/>
      </w:pPr>
    </w:p>
    <w:p w14:paraId="61F30B59" w14:textId="77777777" w:rsidR="00A0299C" w:rsidRDefault="00DA1560">
      <w:pPr>
        <w:pStyle w:val="ListNumber"/>
        <w:rPr/>
      </w:pPr>
    </w:p>
    <w:p w14:paraId="44073C5C" w14:textId="77777777" w:rsidR="00A0299C" w:rsidRDefault="00DA1560">
      <w:pPr>
        <w:pStyle w:val="ListNumber"/>
        <w:rPr/>
      </w:pPr>
    </w:p>
    <w:p w14:paraId="64A365E5" w14:textId="77777777" w:rsidR="00A0299C" w:rsidRDefault="00DA1560">
      <w:pPr>
        <w:pStyle w:val="ListNumber"/>
        <w:rPr/>
      </w:pPr>
    </w:p>
    <w:p w14:paraId="6B88DF2D" w14:textId="77777777" w:rsidR="00A0299C" w:rsidRDefault="00DA1560">
      <w:pPr>
        <w:pStyle w:val="ListNumber"/>
        <w:rPr/>
      </w:pPr>
    </w:p>
    <w:p w14:paraId="7CE6AB25" w14:textId="77777777" w:rsidR="00A0299C" w:rsidRDefault="00DA1560">
      <w:pPr>
        <w:pStyle w:val="ListNumber"/>
        <w:rPr/>
      </w:pPr>
    </w:p>
    <w:p w14:paraId="38409690" w14:textId="77777777" w:rsidR="00A0299C" w:rsidRDefault="00DA1560">
      <w:pPr>
        <w:pStyle w:val="ListNumber"/>
        <w:rPr/>
      </w:pPr>
    </w:p>
    <w:p w14:paraId="20DCF05A" w14:textId="77777777" w:rsidR="00A0299C" w:rsidRDefault="00DA1560">
      <w:pPr>
        <w:rPr/>
      </w:pPr>
    </w:p>
    <w:p w14:paraId="56FD5E99" w14:textId="77777777" w:rsidR="00A0299C" w:rsidRDefault="00A0299C">
      <w:pPr>
        <w:rPr/>
        <w:sectPr w:rsidR="00A0299C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122EC5F" w14:textId="77777777" w:rsidR="00A0299C" w:rsidRDefault="00DA1560">
      <w:pPr>
        <w:pStyle w:val="Heading1"/>
        <w:rPr/>
      </w:pPr>
      <w:bookmarkStart w:id="276" w:name="wide_matrix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A0299C" w14:paraId="3036866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8" w:author="Comparison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43D2DBB8" w14:textId="77777777" w:rsidR="00A0299C" w:rsidRDefault="00DA1560">
            <w:pPr>
              <w:rPr/>
            </w:pPr>
          </w:p>
        </w:tc>
        <w:tc>
          <w:tcPr>
            <w:tcW w:w="2400" w:type="dxa"/>
            <w:shd w:val="clear" w:color="auto" w:fill="1F4E79"/>
          </w:tcPr>
          <w:p w14:paraId="0B43E834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472FDBDF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1212D0B5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76DD694C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  <w:shd w:val="clear" w:color="auto" w:fill="1F4E79"/>
          </w:tcPr>
          <w:p w14:paraId="271D75A2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A0299C" w14:paraId="21872FE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CF840C" w14:textId="77777777" w:rsidR="00A0299C" w:rsidRDefault="00DA1560">
            <w:pPr>
              <w:rPr/>
            </w:pPr>
          </w:p>
        </w:tc>
        <w:tc>
          <w:tcPr>
            <w:tcW w:w="2400" w:type="dxa"/>
          </w:tcPr>
          <w:p w14:paraId="52099DA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55F1A24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1EA4CE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04947F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4FFC6A4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A0299C" w14:paraId="6E7B5B6B" w14:textId="77777777" w:rsidTr="00A0299C">
        <w:trPr>
          <w:del w:id="30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A460E54" w14:textId="77777777" w:rsidR="00A0299C" w:rsidRDefault="00DA1560">
            <w:pPr>
              <w:rPr/>
            </w:pPr>
          </w:p>
        </w:tc>
        <w:tc>
          <w:tcPr>
            <w:tcW w:w="2400" w:type="dxa"/>
          </w:tcPr>
          <w:p w14:paraId="4CA0A30D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499C113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034CA57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2E73F10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0F2D252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A0299C" w14:paraId="22E9F948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1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D6F0A97" w14:textId="77777777" w:rsidR="00A0299C" w:rsidRDefault="00DA1560">
            <w:pPr>
              <w:rPr/>
            </w:pPr>
          </w:p>
        </w:tc>
        <w:tc>
          <w:tcPr>
            <w:tcW w:w="2400" w:type="dxa"/>
          </w:tcPr>
          <w:p w14:paraId="77F5F9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281E658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C6E915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78CB7CF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186FECE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A0299C" w14:paraId="4A173C06" w14:textId="77777777" w:rsidTr="00A0299C">
        <w:trPr>
          <w:del w:id="3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50D0DD6" w14:textId="77777777" w:rsidR="00A0299C" w:rsidRDefault="00DA1560">
            <w:pPr>
              <w:rPr/>
            </w:pPr>
          </w:p>
        </w:tc>
        <w:tc>
          <w:tcPr>
            <w:tcW w:w="2400" w:type="dxa"/>
          </w:tcPr>
          <w:p w14:paraId="60D8739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6AD6CE6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4DB8425E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0D6F5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41A74BE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A0299C" w14:paraId="729C70A5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3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6695FB" w14:textId="77777777" w:rsidR="00A0299C" w:rsidRDefault="00DA1560">
            <w:pPr>
              <w:rPr/>
            </w:pPr>
          </w:p>
        </w:tc>
        <w:tc>
          <w:tcPr>
            <w:tcW w:w="2400" w:type="dxa"/>
          </w:tcPr>
          <w:p w14:paraId="1294BC4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6F08315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28596A8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0958EFC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2400" w:type="dxa"/>
          </w:tcPr>
          <w:p w14:paraId="33F2546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</w:tbl>
    <w:p w14:paraId="769A4E7E" w14:textId="77777777" w:rsidR="00A0299C" w:rsidRDefault="00A0299C">
      <w:pPr>
        <w:rPr/>
        <w:sectPr w:rsidR="00A0299C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18C22ED6" w14:textId="77777777" w:rsidR="00A0299C" w:rsidRDefault="00DA1560">
      <w:pPr>
        <w:pStyle w:val="Heading1"/>
        <w:rPr/>
      </w:pPr>
    </w:p>
    <w:p w14:paraId="6C8B9358" w14:textId="77777777" w:rsidR="00A0299C" w:rsidRDefault="00DA1560">
      <w:pPr>
        <w:pStyle w:val="ListBullet"/>
        <w:rPr/>
      </w:pPr>
    </w:p>
    <w:p w14:paraId="41A07B5F" w14:textId="77777777" w:rsidR="00A0299C" w:rsidRDefault="00DA1560">
      <w:pPr>
        <w:pStyle w:val="ListBullet"/>
        <w:rPr/>
      </w:pPr>
    </w:p>
    <w:p w14:paraId="44A9D4A3" w14:textId="77777777" w:rsidR="00A0299C" w:rsidRDefault="00DA1560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7616543B" w14:textId="77777777">
        <w:trPr>
          <w:jc w:val="center"/>
          <w:del w:id="365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24F44FC" w14:textId="77777777" w:rsidR="00A0299C" w:rsidRDefault="00DA1560">
            <w:pPr>
              <w:rPr/>
            </w:pPr>
          </w:p>
        </w:tc>
      </w:tr>
    </w:tbl>
    <w:p w14:paraId="51AA4FB9" w14:textId="77777777" w:rsidR="00A0299C" w:rsidRDefault="00DA1560">
      <w:pPr>
        <w:pStyle w:val="Heading1"/>
        <w:rPr/>
      </w:pPr>
    </w:p>
    <w:p w14:paraId="0DC14274" w14:textId="77777777" w:rsidR="00A0299C" w:rsidRDefault="00DA1560">
      <w:pPr>
        <w:pStyle w:val="ListBullet"/>
        <w:rPr/>
      </w:pPr>
    </w:p>
    <w:p w14:paraId="4A1F123D" w14:textId="77777777" w:rsidR="00A0299C" w:rsidRDefault="00DA1560">
      <w:pPr>
        <w:pStyle w:val="ListBullet"/>
        <w:rPr/>
      </w:pPr>
    </w:p>
    <w:p w14:paraId="250B8D8C" w14:textId="77777777" w:rsidR="00A0299C" w:rsidRDefault="00DA1560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A4F0C8" w14:textId="77777777">
        <w:trPr>
          <w:jc w:val="center"/>
          <w:del w:id="376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741F01A" w14:textId="77777777" w:rsidR="00A0299C" w:rsidRDefault="00DA1560">
            <w:pPr>
              <w:rPr/>
            </w:pPr>
          </w:p>
        </w:tc>
      </w:tr>
    </w:tbl>
    <w:p w14:paraId="1DB6129B" w14:textId="77777777" w:rsidR="00A0299C" w:rsidRDefault="00DA1560">
      <w:pPr>
        <w:pStyle w:val="Heading1"/>
        <w:rPr/>
      </w:pPr>
    </w:p>
    <w:p w14:paraId="6CF49800" w14:textId="77777777" w:rsidR="00A0299C" w:rsidRDefault="00DA1560">
      <w:pPr>
        <w:pStyle w:val="ListBullet"/>
        <w:rPr/>
      </w:pPr>
    </w:p>
    <w:p w14:paraId="7E783414" w14:textId="77777777" w:rsidR="00A0299C" w:rsidRDefault="00DA1560">
      <w:pPr>
        <w:pStyle w:val="ListBullet"/>
        <w:rPr/>
      </w:pPr>
    </w:p>
    <w:p w14:paraId="6472DBAC" w14:textId="77777777" w:rsidR="00A0299C" w:rsidRDefault="00DA1560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E89956" w14:textId="77777777">
        <w:trPr>
          <w:jc w:val="center"/>
          <w:del w:id="387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256251CB" w14:textId="77777777" w:rsidR="00A0299C" w:rsidRDefault="00DA1560">
            <w:pPr>
              <w:rPr/>
            </w:pPr>
          </w:p>
        </w:tc>
      </w:tr>
    </w:tbl>
    <w:p w14:paraId="414F41BF" w14:textId="77777777" w:rsidR="00A0299C" w:rsidRDefault="00DA1560">
      <w:pPr>
        <w:pStyle w:val="Heading1"/>
        <w:rPr/>
      </w:pPr>
    </w:p>
    <w:p w14:paraId="189A1D7F" w14:textId="77777777" w:rsidR="00A0299C" w:rsidRDefault="00DA1560">
      <w:pPr>
        <w:pStyle w:val="ListBullet"/>
        <w:rPr/>
      </w:pPr>
    </w:p>
    <w:p w14:paraId="6B6A5432" w14:textId="77777777" w:rsidR="00A0299C" w:rsidRDefault="00DA1560">
      <w:pPr>
        <w:pStyle w:val="ListBullet"/>
        <w:rPr/>
      </w:pPr>
    </w:p>
    <w:p w14:paraId="692CF1CE" w14:textId="77777777" w:rsidR="00A0299C" w:rsidRDefault="00DA1560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0C4364D8" w14:textId="77777777">
        <w:trPr>
          <w:jc w:val="center"/>
          <w:del w:id="398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7C455E66" w14:textId="77777777" w:rsidR="00A0299C" w:rsidRDefault="00DA1560">
            <w:pPr>
              <w:rPr/>
            </w:pPr>
          </w:p>
        </w:tc>
      </w:tr>
    </w:tbl>
    <w:p w14:paraId="10807AA1" w14:textId="77777777" w:rsidR="00A0299C" w:rsidRDefault="00DA1560">
      <w:pPr>
        <w:pStyle w:val="Heading1"/>
        <w:rPr/>
      </w:pPr>
    </w:p>
    <w:p w14:paraId="2BED22E5" w14:textId="77777777" w:rsidR="00A0299C" w:rsidRDefault="00DA1560">
      <w:pPr>
        <w:pStyle w:val="ListBullet"/>
        <w:rPr/>
      </w:pPr>
    </w:p>
    <w:p w14:paraId="43606BB4" w14:textId="77777777" w:rsidR="00A0299C" w:rsidRDefault="00DA1560">
      <w:pPr>
        <w:pStyle w:val="ListBullet"/>
        <w:rPr/>
      </w:pPr>
    </w:p>
    <w:p w14:paraId="6510C14A" w14:textId="77777777" w:rsidR="00A0299C" w:rsidRDefault="00DA1560">
      <w:pPr>
        <w:pStyle w:val="ListBullet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39D43039" w14:textId="77777777">
        <w:trPr>
          <w:jc w:val="center"/>
          <w:del w:id="409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ED4191C" w14:textId="77777777" w:rsidR="00A0299C" w:rsidRDefault="00DA1560">
            <w:pPr>
              <w:rPr/>
            </w:pPr>
          </w:p>
        </w:tc>
      </w:tr>
    </w:tbl>
    <w:p w14:paraId="1C4AC783" w14:textId="77777777" w:rsidR="00A0299C" w:rsidRDefault="00DA1560">
      <w:pPr>
        <w:pStyle w:val="Heading1"/>
        <w:rPr/>
      </w:pPr>
    </w:p>
    <w:p w14:paraId="7BD4A708" w14:textId="77777777" w:rsidR="00A0299C" w:rsidRDefault="00DA1560">
      <w:pPr>
        <w:pStyle w:val="ListBullet"/>
        <w:rPr/>
      </w:pPr>
    </w:p>
    <w:p w14:paraId="2818D1D2" w14:textId="77777777" w:rsidR="00A0299C" w:rsidRDefault="00DA1560">
      <w:pPr>
        <w:pStyle w:val="ListBullet"/>
        <w:rPr/>
      </w:pPr>
    </w:p>
    <w:p w14:paraId="5B363F20" w14:textId="77777777" w:rsidR="00A0299C" w:rsidRDefault="00DA1560">
      <w:pPr>
        <w:pStyle w:val="ListBullet"/>
        <w:rPr/>
      </w:pPr>
    </w:p>
    <w:p w14:paraId="4B20A6A9" w14:textId="77777777" w:rsidR="00A0299C" w:rsidRDefault="00DA1560">
      <w:pPr>
        <w:pStyle w:val="ListBullet"/>
        <w:rPr/>
      </w:pPr>
    </w:p>
    <w:p w14:paraId="3EA67AC9" w14:textId="77777777" w:rsidR="00A0299C" w:rsidRDefault="00DA1560">
      <w:pPr>
        <w:pStyle w:val="ListBullet"/>
        <w:rPr/>
      </w:pPr>
    </w:p>
    <w:p w14:paraId="13C13F3F" w14:textId="77777777" w:rsidR="00A0299C" w:rsidRDefault="00DA1560">
      <w:pPr>
        <w:pStyle w:val="ListBullet"/>
        <w:rPr/>
      </w:pPr>
    </w:p>
    <w:p w14:paraId="77A41FA3" w14:textId="77777777" w:rsidR="00A0299C" w:rsidRDefault="00DA1560">
      <w:pPr>
        <w:pStyle w:val="ListBullet"/>
        <w:rPr/>
      </w:pPr>
    </w:p>
    <w:p w14:paraId="6E5EA28E" w14:textId="77777777" w:rsidR="00A0299C" w:rsidRDefault="00DA1560">
      <w:pPr>
        <w:pStyle w:val="ListBullet"/>
        <w:rPr/>
      </w:pPr>
    </w:p>
    <w:p w14:paraId="3F8F0278" w14:textId="77777777" w:rsidR="00A0299C" w:rsidRDefault="00DA1560">
      <w:pPr>
        <w:pStyle w:val="ListBullet"/>
        <w:rPr/>
      </w:pPr>
    </w:p>
    <w:p w14:paraId="6C5E8A2F" w14:textId="77777777" w:rsidR="00A0299C" w:rsidRDefault="00DA1560">
      <w:pPr>
        <w:pStyle w:val="ListBullet"/>
        <w:rPr/>
      </w:pPr>
    </w:p>
    <w:p w14:paraId="01E8300E" w14:textId="77777777" w:rsidR="00A0299C" w:rsidRDefault="00DA1560">
      <w:pPr>
        <w:pStyle w:val="Heading1"/>
        <w:rPr/>
      </w:pPr>
    </w:p>
    <w:p w14:paraId="438829AE" w14:textId="77777777" w:rsidR="00A0299C" w:rsidRDefault="00DA1560">
      <w:pPr>
        <w:rPr/>
      </w:pPr>
    </w:p>
    <w:p w14:paraId="59B3D293" w14:textId="77777777" w:rsidR="00A0299C" w:rsidRDefault="00DA1560">
      <w:pPr>
        <w:rPr/>
      </w:pPr>
    </w:p>
    <w:p w14:paraId="62A2447E" w14:textId="77777777" w:rsidR="00A0299C" w:rsidRDefault="00DA1560">
      <w:pPr>
        <w:rPr/>
      </w:pPr>
    </w:p>
    <w:p w14:paraId="062A6F9E" w14:textId="77777777" w:rsidR="00A0299C" w:rsidRDefault="00DA1560">
      <w:pPr>
        <w:rPr/>
      </w:pPr>
    </w:p>
    <w:p w14:paraId="2508ABB5" w14:textId="77777777" w:rsidR="00A0299C" w:rsidRDefault="00DA1560">
      <w:pPr>
        <w:pStyle w:val="Heading1"/>
        <w:rPr/>
      </w:pPr>
    </w:p>
    <w:p w14:paraId="58B01824" w14:textId="77777777" w:rsidR="00A0299C" w:rsidRDefault="00DA1560">
      <w:pPr>
        <w:pStyle w:val="ListBullet"/>
        <w:rPr/>
      </w:pPr>
    </w:p>
    <w:p w14:paraId="769B11AA" w14:textId="77777777" w:rsidR="00A0299C" w:rsidRDefault="00DA1560">
      <w:pPr>
        <w:pStyle w:val="ListBullet"/>
        <w:rPr/>
      </w:pPr>
    </w:p>
    <w:p w14:paraId="360198E0" w14:textId="77777777" w:rsidR="00A0299C" w:rsidRDefault="00DA1560">
      <w:pPr>
        <w:pStyle w:val="ListBullet"/>
        <w:rPr/>
      </w:pPr>
    </w:p>
    <w:p w14:paraId="7652956D" w14:textId="77777777" w:rsidR="00A0299C" w:rsidRDefault="00DA1560">
      <w:pPr>
        <w:pStyle w:val="ListBullet"/>
        <w:rPr/>
      </w:pPr>
    </w:p>
    <w:p w14:paraId="593B5E72" w14:textId="77777777" w:rsidR="00A0299C" w:rsidRDefault="00DA1560">
      <w:pPr>
        <w:pStyle w:val="ListBullet"/>
        <w:rPr/>
      </w:pPr>
    </w:p>
    <w:p w14:paraId="55A3322D" w14:textId="77777777" w:rsidR="00A0299C" w:rsidRDefault="00DA1560">
      <w:pPr>
        <w:pStyle w:val="Heading1"/>
        <w:rPr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1"/>
        <w:gridCol w:w="3198"/>
        <w:gridCol w:w="3167"/>
      </w:tblGrid>
      <w:tr w:rsidR="00A0299C" w14:paraId="072D6C12" w14:textId="77777777">
        <w:trPr>
          <w:del w:id="458" w:author="Comparison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70C8BE5D" w14:textId="77777777" w:rsidR="00A0299C" w:rsidRDefault="00DA1560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603BE3B4" w14:textId="77777777" w:rsidR="00A0299C" w:rsidRDefault="00DA1560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749B5C36" w14:textId="77777777" w:rsidR="00A0299C" w:rsidRDefault="00DA1560">
            <w:pPr>
              <w:rPr/>
            </w:pPr>
          </w:p>
        </w:tc>
      </w:tr>
      <w:tr w:rsidR="00A0299C" w14:paraId="2A9BBB40" w14:textId="77777777">
        <w:trPr>
          <w:del w:id="465" w:author="Comparison" w:date="2026-07-05T01:08:00Z" w16du:dateUtc="2026-07-05T05:08:00Z"/>
        </w:trPr>
        <w:tc>
          <w:tcPr>
            <w:tcW w:w="3360" w:type="dxa"/>
          </w:tcPr>
          <w:p w14:paraId="7497A9F4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795FF76A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71A38E6C" w14:textId="77777777" w:rsidR="00A0299C" w:rsidRDefault="00A0299C">
            <w:pPr>
              <w:rPr/>
            </w:pPr>
          </w:p>
        </w:tc>
      </w:tr>
      <w:tr w:rsidR="00A0299C" w14:paraId="79CA7527" w14:textId="77777777">
        <w:trPr>
          <w:del w:id="469" w:author="Comparison" w:date="2026-07-05T01:08:00Z" w16du:dateUtc="2026-07-05T05:08:00Z"/>
        </w:trPr>
        <w:tc>
          <w:tcPr>
            <w:tcW w:w="3360" w:type="dxa"/>
          </w:tcPr>
          <w:p w14:paraId="336B3D06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3410E08E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0683651B" w14:textId="77777777" w:rsidR="00A0299C" w:rsidRDefault="00A0299C">
            <w:pPr>
              <w:rPr/>
            </w:pPr>
          </w:p>
        </w:tc>
      </w:tr>
      <w:tr w:rsidR="00A0299C" w14:paraId="2484722C" w14:textId="77777777">
        <w:trPr>
          <w:del w:id="473" w:author="Comparison" w:date="2026-07-05T01:08:00Z" w16du:dateUtc="2026-07-05T05:08:00Z"/>
        </w:trPr>
        <w:tc>
          <w:tcPr>
            <w:tcW w:w="3360" w:type="dxa"/>
          </w:tcPr>
          <w:p w14:paraId="66FD49C8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1E047E29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2D68B214" w14:textId="77777777" w:rsidR="00A0299C" w:rsidRDefault="00A0299C">
            <w:pPr>
              <w:rPr/>
            </w:pPr>
          </w:p>
        </w:tc>
      </w:tr>
      <w:tr w:rsidR="00A0299C" w14:paraId="60251359" w14:textId="77777777">
        <w:trPr>
          <w:del w:id="477" w:author="Comparison" w:date="2026-07-05T01:08:00Z" w16du:dateUtc="2026-07-05T05:08:00Z"/>
        </w:trPr>
        <w:tc>
          <w:tcPr>
            <w:tcW w:w="3360" w:type="dxa"/>
          </w:tcPr>
          <w:p w14:paraId="081CD1B6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54A5F0C8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7D13154D" w14:textId="77777777" w:rsidR="00A0299C" w:rsidRDefault="00A0299C">
            <w:pPr>
              <w:rPr/>
            </w:pPr>
          </w:p>
        </w:tc>
      </w:tr>
      <w:tr w:rsidR="00A0299C" w14:paraId="0EAC724D" w14:textId="77777777">
        <w:trPr>
          <w:del w:id="482" w:author="Comparison" w:date="2026-07-05T01:08:00Z" w16du:dateUtc="2026-07-05T05:08:00Z"/>
        </w:trPr>
        <w:tc>
          <w:tcPr>
            <w:tcW w:w="3360" w:type="dxa"/>
          </w:tcPr>
          <w:p w14:paraId="09641839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600202D8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483404E4" w14:textId="77777777" w:rsidR="00A0299C" w:rsidRDefault="00A0299C">
            <w:pPr>
              <w:rPr/>
            </w:pPr>
          </w:p>
        </w:tc>
      </w:tr>
      <w:tr w:rsidR="00A0299C" w14:paraId="3F281D04" w14:textId="77777777">
        <w:trPr>
          <w:del w:id="487" w:author="Comparison" w:date="2026-07-05T01:08:00Z" w16du:dateUtc="2026-07-05T05:08:00Z"/>
        </w:trPr>
        <w:tc>
          <w:tcPr>
            <w:tcW w:w="3360" w:type="dxa"/>
          </w:tcPr>
          <w:p w14:paraId="08A9B4CA" w14:textId="77777777" w:rsidR="00A0299C" w:rsidRDefault="00DA1560">
            <w:pPr>
              <w:rPr/>
            </w:pPr>
          </w:p>
        </w:tc>
        <w:tc>
          <w:tcPr>
            <w:tcW w:w="3360" w:type="dxa"/>
          </w:tcPr>
          <w:p w14:paraId="7189616D" w14:textId="77777777" w:rsidR="00A0299C" w:rsidRDefault="00A0299C">
            <w:pPr>
              <w:rPr/>
            </w:pPr>
          </w:p>
        </w:tc>
        <w:tc>
          <w:tcPr>
            <w:tcW w:w="3360" w:type="dxa"/>
          </w:tcPr>
          <w:p w14:paraId="3E6B8DB5" w14:textId="77777777" w:rsidR="00A0299C" w:rsidRDefault="00A0299C">
            <w:pPr>
              <w:rPr/>
            </w:pPr>
          </w:p>
        </w:tc>
      </w:tr>
    </w:tbl>
    <w:p w14:paraId="00EDE824" w14:textId="77777777" w:rsidR="00ED71BC" w:rsidRDefault="00ED71BC">
      <w:pPr>
        <w:ind w:left="1440"/>
        <w:pPrChange w:id="492" w:author="Comparison" w:date="2026-07-05T01:08:00Z" w16du:dateUtc="2026-07-05T05:08:00Z">
          <w:pPr/>
        </w:pPrChange>
      </w:pPr>
    </w:p>
    <w:sectPr w:rsidR="00ED71BC">
      <w:pgSz w:w="12240" w:h="15840"/>
      <w:pgMar w:top="1440" w:right="1440" w:bottom="1440" w:left="1440" w:header="720" w:footer="720" w:gutter="0"/>
      <w:cols w:space="720"/>
      <w:docGrid w:linePitch="0"/>
      <w:sectPrChange w:id="493" w:author="Comparison" w:date="2026-07-05T01:08:00Z" w16du:dateUtc="2026-07-05T05:08:00Z">
        <w:sectPr w:rsidR="00ED71BC">
          <w:pgMar w:top="936" w:right="1080" w:bottom="936" w:left="108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3A06D9" w14:textId="77777777" w:rsidR="00DA1560" w:rsidRDefault="00DA1560">
      <w:pPr>
        <w:spacing w:after="0" w:line="240" w:lineRule="auto"/>
      </w:pPr>
      <w:r>
        <w:separator/>
      </w:r>
    </w:p>
  </w:endnote>
  <w:endnote w:type="continuationSeparator" w:id="0">
    <w:p w14:paraId="03C583DE" w14:textId="77777777" w:rsidR="00DA1560" w:rsidRDefault="00DA1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3E6CF" w14:textId="77777777" w:rsidR="00A0299C" w:rsidRDefault="00DA1560">
    <w:pPr>
      <w:pStyle w:val="Footer"/>
      <w:pPrChange w:id="273" w:author="Comparison" w:date="2026-07-05T01:08:00Z" w16du:dateUtc="2026-07-05T05:08:00Z">
        <w:pPr>
          <w:pStyle w:val="Footer"/>
          <w:jc w:val="right"/>
        </w:pPr>
      </w:pPrChange>
    </w:pPr>
    <w:del w:id="274" w:author="Comparison" w:date="2026-07-05T01:08:00Z" w16du:dateUtc="2026-07-05T05:08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7B44D5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7B44D5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B7F4EA" w14:textId="77777777" w:rsidR="00DA1560" w:rsidRDefault="00DA1560">
      <w:pPr>
        <w:spacing w:after="0" w:line="240" w:lineRule="auto"/>
      </w:pPr>
      <w:r>
        <w:separator/>
      </w:r>
    </w:p>
  </w:footnote>
  <w:footnote w:type="continuationSeparator" w:id="0">
    <w:p w14:paraId="1E1D956E" w14:textId="77777777" w:rsidR="00DA1560" w:rsidRDefault="00DA1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B148F" w14:textId="77777777" w:rsidR="00A0299C" w:rsidRDefault="00DA1560">
    <w:pPr>
      <w:pStyle w:val="Header"/>
    </w:pPr>
    <w:del w:id="272" w:author="Comparison" w:date="2026-07-05T01:08:00Z" w16du:dateUtc="2026-07-05T05:08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363107">
    <w:abstractNumId w:val="8"/>
  </w:num>
  <w:num w:numId="2" w16cid:durableId="752552790">
    <w:abstractNumId w:val="6"/>
  </w:num>
  <w:num w:numId="3" w16cid:durableId="1976173862">
    <w:abstractNumId w:val="5"/>
  </w:num>
  <w:num w:numId="4" w16cid:durableId="1373656763">
    <w:abstractNumId w:val="4"/>
  </w:num>
  <w:num w:numId="5" w16cid:durableId="1886675958">
    <w:abstractNumId w:val="7"/>
  </w:num>
  <w:num w:numId="6" w16cid:durableId="881358998">
    <w:abstractNumId w:val="3"/>
  </w:num>
  <w:num w:numId="7" w16cid:durableId="419185775">
    <w:abstractNumId w:val="2"/>
  </w:num>
  <w:num w:numId="8" w16cid:durableId="1993867616">
    <w:abstractNumId w:val="1"/>
  </w:num>
  <w:num w:numId="9" w16cid:durableId="12226712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900"/>
    <w:rsid w:val="007B44D5"/>
    <w:rsid w:val="00A0299C"/>
    <w:rsid w:val="00AA1D8D"/>
    <w:rsid w:val="00B37A4C"/>
    <w:rsid w:val="00B47730"/>
    <w:rsid w:val="00CB0664"/>
    <w:rsid w:val="00DA1560"/>
    <w:rsid w:val="00DB3E99"/>
    <w:rsid w:val="00ED7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57F7C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7-05T01:08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Comparison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2026-07-03T21:19:00Z</dcterms:created>
  <dcterms:modified xsi:type="dcterms:W3CDTF">2026-07-05T05:08:00Z</dcterms:modified>
  <cp:category/>
</cp:coreProperties>
</file>