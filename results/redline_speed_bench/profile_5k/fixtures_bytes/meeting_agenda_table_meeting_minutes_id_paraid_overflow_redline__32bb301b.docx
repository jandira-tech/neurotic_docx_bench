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FFA5C4D" w14:textId="77777777" w:rsidR="00E73F26" w:rsidRDefault="00084EEB">
      <w:r>
        <w:t>Meeting Minutes</w:t>
      </w:r>
    </w:p>
    <w:p w14:paraId="1C113FBB" w14:textId="77777777" w:rsidR="00AA405F" w:rsidRDefault="00084EEB">
      <w:r>
        <w:t>Date: January 10, 2026</w:t>
      </w:r>
    </w:p>
    <w:p w14:paraId="5CC6A70C" w14:textId="77777777" w:rsidR="00AA405F" w:rsidRDefault="00084EEB">
      <w:r>
        <w:t>Attendees: John, Sarah, Mike</w:t>
      </w:r>
    </w:p>
    <w:p w14:paraId="4C036774" w14:textId="77777777" w:rsidR="00AA405F" w:rsidRDefault="00084EEB">
      <w:r>
        <w:t>Action items: Complete the report by Friday.</w:t>
      </w:r>
    </w:p>
    <w:p w14:paraId="22B3CD91" w14:textId="77777777" w:rsidR="00E73F26" w:rsidRDefault="00084EEB">
      <w:r>
        <w:t>Next meeting scheduled for January 17.</w:t>
      </w: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E73F26" w14:paraId="68E46A70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10" w:author="Comparison" w:date="2026-07-05T01:09:00Z" w16du:dateUtc="2026-07-05T05:09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1F41D" w14:textId="77777777" w:rsidR="00E73F26" w:rsidRDefault="00084EEB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EDE78" w14:textId="77777777" w:rsidR="00E73F26" w:rsidRDefault="00084EEB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96495" w14:textId="77777777" w:rsidR="00E73F26" w:rsidRDefault="00084EEB"/>
        </w:tc>
      </w:tr>
      <w:tr w:rsidR="00E73F26" w14:paraId="0CE5084E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17" w:author="Comparison" w:date="2026-07-05T01:09:00Z" w16du:dateUtc="2026-07-05T05:09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44160" w14:textId="77777777" w:rsidR="00E73F26" w:rsidRDefault="00084EEB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CCEEC" w14:textId="77777777" w:rsidR="00E73F26" w:rsidRDefault="00084EEB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B25C7" w14:textId="77777777" w:rsidR="00E73F26" w:rsidRDefault="00084EEB"/>
        </w:tc>
      </w:tr>
      <w:tr w:rsidR="00E73F26" w14:paraId="08AFE4E1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24" w:author="Comparison" w:date="2026-07-05T01:09:00Z" w16du:dateUtc="2026-07-05T05:09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C56FA" w14:textId="77777777" w:rsidR="00E73F26" w:rsidRDefault="00084EEB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188F7" w14:textId="77777777" w:rsidR="00E73F26" w:rsidRDefault="00084EEB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9044E6" w14:textId="77777777" w:rsidR="00E73F26" w:rsidRDefault="00084EEB"/>
        </w:tc>
      </w:tr>
      <w:tr w:rsidR="00E73F26" w14:paraId="24A73B03" w14:textId="77777777">
        <w:tblPrEx>
          <w:tblCellMar>
            <w:top w:w="0" w:type="dxa"/>
            <w:bottom w:w="0" w:type="dxa"/>
          </w:tblCellMar>
        </w:tblPrEx>
        <w:trPr>
          <w:trHeight w:val="360"/>
          <w:del w:id="31" w:author="Comparison" w:date="2026-07-05T01:09:00Z" w16du:dateUtc="2026-07-05T05:09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EC3D7D" w14:textId="77777777" w:rsidR="00E73F26" w:rsidRDefault="00084EEB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FD5A1" w14:textId="77777777" w:rsidR="00E73F26" w:rsidRDefault="00084EEB"/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34693" w14:textId="77777777" w:rsidR="00E73F26" w:rsidRDefault="00084EEB"/>
        </w:tc>
      </w:tr>
    </w:tbl>
    <w:p w14:paraId="3E8FB21D" w14:textId="77777777" w:rsidR="00E73F26" w:rsidRDefault="00E73F26"/>
    <w:sectPr w:rsidR="00E73F2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73F26"/>
    <w:rsid w:val="00084EEB"/>
    <w:rsid w:val="001023F7"/>
    <w:rsid w:val="00AA405F"/>
    <w:rsid w:val="00B37A4C"/>
    <w:rsid w:val="00E73F26"/>
    <w:rsid w:val="00EC7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BB48AA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222</Characters>
  <Application>Microsoft Office Word</Application>
  <DocSecurity>0</DocSecurity>
  <Lines>1</Lines>
  <Paragraphs>1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2026-05-14T20:29:00Z</dcterms:created>
  <dcterms:modified xsi:type="dcterms:W3CDTF">2026-07-05T05:09:00Z</dcterms:modified>
</cp:coreProperties>
</file>