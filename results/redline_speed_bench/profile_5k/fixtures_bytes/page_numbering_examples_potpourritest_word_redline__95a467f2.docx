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24B7A" w14:textId="40264297" w:rsidR="00F66B6B" w:rsidRDefault="00F66B6B" w:rsidP="00F66B6B">
      <w:pPr>
        <w:pStyle w:val="Title"/>
      </w:pPr>
      <w:r>
        <w:t>The Pot-Pourri Compendium</w:t>
      </w:r>
    </w:p>
    <w:p w14:paraId="02CE482F" w14:textId="77777777" w:rsidR="00725969" w:rsidRDefault="00F66B6B" w:rsidP="00F66B6B">
      <w:pPr>
        <w:pStyle w:val="Subtitle"/>
        <w:pPrChange w:id="20" w:author="Arthur Souza Rodrigues" w:date="2026-06-29T11:15:00Z" w16du:dateUtc="2026-06-29T15:15:00Z">
          <w:pPr>
            <w:pStyle w:val="Heading1"/>
          </w:pPr>
        </w:pPrChange>
      </w:pPr>
      <w:r>
        <w:t>A Sampler Document for Extraction Testing</w:t>
      </w:r>
    </w:p>
    <w:p w14:paraId="00216223" w14:textId="54EF8006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This document is intentionally varied. It mixes headings, body copy, inline formatting, colors, lists, a table, footnotes, a hyperlink, and a block quote so an extraction tool has plenty to chew on.</w:t>
      </w:r>
      <w:r>
        <w:rPr>
          <w:rFonts w:ascii="Aptos" w:hAnsi="Aptos"/>
          <w:b/>
          <w:i/>
          <w:color w:val="2E7D32"/>
        </w:rPr>
        <w:t xml:space="preserve"> Emphasis lives here. See note.</w:t>
      </w:r>
      <w:r>
        <w:rPr>
          <w:rStyle w:val="FootnoteReference"/>
          <w:rFonts w:ascii="Aptos" w:hAnsi="Aptos"/>
        </w:rPr>
        <w:footnoteReference w:id="1"/>
      </w:r>
    </w:p>
    <w:p w14:paraId="3505C72B" w14:textId="39B6932A" w:rsidR="00F66B6B" w:rsidRPr="00F66B6B" w:rsidRDefault="00F66B6B" w:rsidP="00F66B6B">
      <w:pPr>
        <w:pStyle w:val="Heading1"/>
      </w:pPr>
      <w:r>
        <w:t>1. Typography Samples</w:t>
      </w:r>
    </w:p>
    <w:p w14:paraId="10EED686" w14:textId="35A88123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Below are inline runs with mixed formatting. Each run is a separate span so an extractor can detect boundaries.</w:t>
      </w:r>
    </w:p>
    <w:p w14:paraId="659BB39B" w14:textId="5841125A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  <w:b/>
          <w:color w:val="1565C0"/>
        </w:rPr>
        <w:t xml:space="preserve">Bold blue, </w:t>
      </w:r>
      <w:r>
        <w:rPr>
          <w:rFonts w:ascii="Aptos" w:hAnsi="Aptos"/>
          <w:b/>
          <w:i/>
          <w:color w:val="C62828"/>
        </w:rPr>
        <w:t xml:space="preserve">italic red, </w:t>
      </w:r>
      <w:r>
        <w:rPr>
          <w:rFonts w:ascii="Aptos" w:hAnsi="Aptos"/>
          <w:b/>
          <w:i/>
          <w:color w:val="2E7D32"/>
          <w:u w:val="single"/>
        </w:rPr>
        <w:t xml:space="preserve">underlined green, </w:t>
      </w:r>
      <w:r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monospace.</w:t>
      </w:r>
    </w:p>
    <w:p w14:paraId="2DF4FB10" w14:textId="2A50721A" w:rsidR="00F66B6B" w:rsidRPr="00F66B6B" w:rsidRDefault="00F66B6B" w:rsidP="00F66B6B">
      <w:pPr>
        <w:pStyle w:val="Heading1"/>
      </w:pPr>
      <w:r>
        <w:t>2. Lists</w:t>
      </w:r>
    </w:p>
    <w:p w14:paraId="12ECBFF8" w14:textId="1F8D4644" w:rsidR="00F66B6B" w:rsidRPr="00F66B6B" w:rsidRDefault="00F66B6B" w:rsidP="00F66B6B">
      <w:pPr>
        <w:pStyle w:val="Heading2"/>
      </w:pPr>
      <w:r>
        <w:t>2.1 Bulleted</w:t>
      </w:r>
    </w:p>
    <w:p w14:paraId="283D7933" w14:textId="595F5DDC" w:rsidR="00F66B6B" w:rsidRPr="00F66B6B" w:rsidRDefault="00F66B6B" w:rsidP="00F66B6B">
      <w:pPr>
        <w:pStyle w:val="ListBullet"/>
        <w:spacing w:after="160" w:line="278" w:lineRule="auto"/>
      </w:pPr>
      <w:r>
        <w:t>Apples — a pomaceous fruit</w:t>
      </w:r>
    </w:p>
    <w:p w14:paraId="471AD8B6" w14:textId="6BF89BC6" w:rsidR="00F66B6B" w:rsidRDefault="00F66B6B" w:rsidP="00F66B6B">
      <w:pPr>
        <w:pStyle w:val="ListBullet"/>
        <w:spacing w:after="160" w:line="278" w:lineRule="auto"/>
      </w:pPr>
      <w:r>
        <w:t>Bourbon — distilled in Kentucky</w:t>
      </w:r>
    </w:p>
    <w:p w14:paraId="4505D5BC" w14:textId="0BE5759A" w:rsidR="00F66B6B" w:rsidRDefault="00F66B6B" w:rsidP="00F66B6B">
      <w:pPr>
        <w:pStyle w:val="ListBullet"/>
        <w:spacing w:after="160" w:line="278" w:lineRule="auto"/>
      </w:pPr>
      <w:r>
        <w:t>Cardamom — a fragrant spice</w:t>
      </w:r>
    </w:p>
    <w:p w14:paraId="4F4A3340" w14:textId="6C9D0E6A" w:rsidR="00F66B6B" w:rsidRDefault="00F66B6B" w:rsidP="00F66B6B">
      <w:pPr>
        <w:pStyle w:val="Heading2"/>
      </w:pPr>
      <w:r>
        <w:t>2.2 Numbered (with nested)</w:t>
      </w:r>
    </w:p>
    <w:p w14:paraId="6A5C9559" w14:textId="7CDA6878" w:rsidR="00F66B6B" w:rsidRPr="00F66B6B" w:rsidRDefault="00F66B6B" w:rsidP="00F66B6B">
      <w:pPr>
        <w:pStyle w:val="ListNumber"/>
        <w:spacing w:after="160" w:line="278" w:lineRule="auto"/>
        <w:ind w:left="360" w:hanging="360"/>
      </w:pPr>
      <w:r>
        <w:t>Preheat the oven to 375°F.</w:t>
      </w:r>
    </w:p>
    <w:p w14:paraId="4810DC60" w14:textId="49E32BF0" w:rsidR="00F66B6B" w:rsidRDefault="00F66B6B" w:rsidP="00F66B6B">
      <w:pPr>
        <w:pStyle w:val="ListNumber"/>
        <w:spacing w:after="160" w:line="278" w:lineRule="auto"/>
        <w:ind w:left="360" w:hanging="360"/>
      </w:pPr>
      <w:r>
        <w:t>Whisk dry ingredients.</w:t>
      </w:r>
    </w:p>
    <w:p w14:paraId="079B68DC" w14:textId="701277E4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</w:pPr>
      <w:r>
        <w:t>Sift the flour twice.</w:t>
      </w:r>
    </w:p>
    <w:p w14:paraId="6CDF8968" w14:textId="56A746AD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</w:pPr>
      <w:r>
        <w:t>Add a pinch of salt.</w:t>
      </w:r>
    </w:p>
    <w:p w14:paraId="5617EDCC" w14:textId="6F0A997A" w:rsidR="00F66B6B" w:rsidRDefault="00F66B6B" w:rsidP="00F66B6B">
      <w:pPr>
        <w:pStyle w:val="ListNumber"/>
        <w:spacing w:after="160" w:line="278" w:lineRule="auto"/>
        <w:ind w:left="360" w:hanging="360"/>
      </w:pPr>
      <w:r>
        <w:t>Bake for 22 minutes.</w:t>
      </w:r>
    </w:p>
    <w:p w14:paraId="05ABAFA8" w14:textId="267E656C" w:rsidR="00F66B6B" w:rsidRDefault="00F66B6B" w:rsidP="00F66B6B">
      <w:pPr>
        <w:pStyle w:val="Heading1"/>
      </w:pPr>
      <w:r>
        <w:t>3. Tabular Data</w:t>
      </w:r>
    </w:p>
    <w:p w14:paraId="26AC7480" w14:textId="40FE2705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62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71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5AA81D36" w14:textId="77777777" w:rsidTr="00F66B6B">
        <w:trPr>
          <w:ins w:id="80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89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34F7C378" w14:textId="77777777" w:rsidTr="00F66B6B">
        <w:trPr>
          <w:ins w:id="98" w:author="Arthur Souza Rodrigues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</w: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368339F2" w14:textId="77777777" w:rsidR="00F66B6B" w:rsidRPr="00F66B6B" w:rsidRDefault="00F66B6B" w:rsidP="00F66B6B"/>
    <w:p w14:paraId="0349A5D9" w14:textId="3B6C2D6E" w:rsidR="00F66B6B" w:rsidRDefault="00F66B6B" w:rsidP="00F66B6B">
      <w:pPr>
        <w:pStyle w:val="Heading1"/>
      </w:pPr>
      <w:r>
        <w:t>4. Quote &amp; Link</w:t>
      </w:r>
    </w:p>
    <w:p w14:paraId="665225E3" w14:textId="78847597" w:rsidR="00F66B6B" w:rsidRPr="00F66B6B" w:rsidRDefault="00F66B6B" w:rsidP="00F66B6B">
      <w:pPr>
        <w:pStyle w:val="Quote"/>
      </w:pPr>
      <w:r>
        <w:t>“Not all those who wander are lost.” — a line often quoted to test block-quote handling.</w:t>
      </w:r>
    </w:p>
    <w:p w14:paraId="7402C551" w14:textId="44B9C541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 xml:space="preserve">More information available at our </w:t>
      </w:r>
      <w:r>
        <w:fldChar w:fldCharType="begin"/>
      </w:r>
      <w:r>
        <w:instrText>HYPERLINK "https://example.com/reference"</w:instrText>
      </w:r>
      <w:r>
        <w:fldChar w:fldCharType="separate"/>
      </w:r>
      <w:r>
        <w:rPr>
          <w:rStyle w:val="Hyperlink"/>
          <w:rFonts w:ascii="Aptos" w:hAnsi="Aptos"/>
        </w:rPr>
        <w:t>reference page</w:t>
      </w:r>
      <w:r>
        <w:fldChar w:fldCharType="end"/>
      </w:r>
      <w:r>
        <w:rPr>
          <w:rFonts w:ascii="Aptos" w:hAnsi="Aptos"/>
        </w:rPr>
        <w:t>.</w:t>
      </w:r>
    </w:p>
    <w:p w14:paraId="65EF85F4" w14:textId="300B2EC3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This sentence carries a second footnote for testing multi-note extraction. †</w:t>
      </w:r>
      <w:r>
        <w:rPr>
          <w:rStyle w:val="FootnoteReference"/>
          <w:rFonts w:ascii="Aptos" w:hAnsi="Aptos"/>
        </w:rPr>
        <w:footnoteReference w:id="2"/>
      </w:r>
    </w:p>
    <w:p w14:paraId="3E0B38C0" w14:textId="4F8CF32B" w:rsidR="00F66B6B" w:rsidRPr="00F66B6B" w:rsidRDefault="00F66B6B" w:rsidP="00F66B6B">
      <w:pPr>
        <w:pStyle w:val="Heading1"/>
      </w:pPr>
      <w:r>
        <w:t>5. Color Callouts</w:t>
      </w:r>
    </w:p>
    <w:p w14:paraId="20BC05E3" w14:textId="29568F35" w:rsidR="00F66B6B" w:rsidRPr="00F66B6B" w:rsidRDefault="00F66B6B" w:rsidP="00F66B6B">
      <w:pPr>
        <w:rPr>
          <w:rFonts w:ascii="Aptos" w:hAnsi="Aptos"/>
          <w:b/>
          <w:color w:val="C62828"/>
        </w:rPr>
      </w:pPr>
      <w:r>
        <w:rPr>
          <w:rFonts w:ascii="Aptos" w:hAnsi="Aptos"/>
          <w:b/>
          <w:color w:val="C62828"/>
        </w:rPr>
        <w:t>WARNING: Do not feed the extraction tool after midnight.</w:t>
      </w:r>
    </w:p>
    <w:p w14:paraId="116C9CE2" w14:textId="25AFEC52" w:rsidR="00F66B6B" w:rsidRPr="00F66B6B" w:rsidRDefault="00F66B6B" w:rsidP="00F66B6B">
      <w:pPr>
        <w:rPr>
          <w:rFonts w:ascii="Aptos" w:hAnsi="Aptos"/>
          <w:b/>
          <w:color w:val="1565C0"/>
        </w:rPr>
      </w:pPr>
      <w:r>
        <w:rPr>
          <w:rFonts w:ascii="Aptos" w:hAnsi="Aptos"/>
          <w:b/>
          <w:color w:val="1565C0"/>
        </w:rPr>
        <w:t>INFO: Tables, lists, and footnotes should each round-trip cleanly.</w:t>
      </w:r>
    </w:p>
    <w:p w14:paraId="364BA969" w14:textId="0FAEE376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>
        <w:rPr>
          <w:rFonts w:ascii="Aptos" w:hAnsi="Aptos"/>
          <w:i/>
          <w:color w:val="6A1B9A"/>
          <w:sz w:val="28"/>
        </w:rPr>
        <w:t>— end of sample —</w:t>
      </w:r>
    </w:p>
    <w:p w14:paraId="241378CF" w14:textId="77777777" w:rsidR="00F66B6B" w:rsidRDefault="00F66B6B" w:rsidP="00F66B6B">
      <w:pPr>
        <w:pStyle w:val="Title"/>
      </w:pPr>
      <w:r>
        <w:t>The Pot-Pourri Compendium</w:t>
      </w:r>
    </w:p>
    <w:p w14:paraId="1A0E576C" w14:textId="77777777" w:rsidR="00F66B6B" w:rsidRPr="00F66B6B" w:rsidRDefault="00F66B6B" w:rsidP="00F66B6B">
      <w:pPr>
        <w:pStyle w:val="Subtitle"/>
      </w:pPr>
      <w:r>
        <w:t>A Sampler Document for Extraction Testing</w:t>
      </w:r>
    </w:p>
    <w:p w14:paraId="333C82E2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This document is intentionally varied. It mixes headings, body copy, inline formatting, colors, lists, a table, footnotes, a hyperlink, and a block quote so an extraction tool has plenty to chew on.</w:t>
      </w:r>
      <w:r>
        <w:rPr>
          <w:rFonts w:ascii="Aptos" w:hAnsi="Aptos"/>
          <w:b/>
          <w:i/>
          <w:color w:val="2E7D32"/>
        </w:rPr>
        <w:t xml:space="preserve"> Emphasis lives here. See note.</w:t>
      </w:r>
      <w:r>
        <w:rPr>
          <w:rStyle w:val="FootnoteReference"/>
          <w:rFonts w:ascii="Aptos" w:hAnsi="Aptos"/>
        </w:rPr>
        <w:footnoteReference w:id="3"/>
      </w:r>
    </w:p>
    <w:p w14:paraId="3375D7DE" w14:textId="77777777" w:rsidR="00F66B6B" w:rsidRPr="00F66B6B" w:rsidRDefault="00F66B6B" w:rsidP="00F66B6B">
      <w:pPr>
        <w:pStyle w:val="Heading1"/>
      </w:pPr>
      <w:r>
        <w:t>1. Typography Samples</w:t>
      </w:r>
    </w:p>
    <w:p w14:paraId="4AE7293A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Below are inline runs with mixed formatting. Each run is a separate span so an extractor can detect boundaries.</w:t>
      </w:r>
    </w:p>
    <w:p w14:paraId="21257E26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  <w:b/>
          <w:color w:val="1565C0"/>
        </w:rPr>
        <w:t xml:space="preserve">Bold blue, </w:t>
      </w:r>
      <w:r>
        <w:rPr>
          <w:rFonts w:ascii="Aptos" w:hAnsi="Aptos"/>
          <w:b/>
          <w:i/>
          <w:color w:val="C62828"/>
        </w:rPr>
        <w:t xml:space="preserve">italic red, </w:t>
      </w:r>
      <w:r>
        <w:rPr>
          <w:rFonts w:ascii="Aptos" w:hAnsi="Aptos"/>
          <w:b/>
          <w:i/>
          <w:color w:val="2E7D32"/>
          <w:u w:val="single"/>
        </w:rPr>
        <w:t xml:space="preserve">underlined green, </w:t>
      </w:r>
      <w:r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monospace.</w:t>
      </w:r>
    </w:p>
    <w:p w14:paraId="366536BF" w14:textId="77777777" w:rsidR="00F66B6B" w:rsidRPr="00F66B6B" w:rsidRDefault="00F66B6B" w:rsidP="00F66B6B">
      <w:pPr>
        <w:pStyle w:val="Heading1"/>
      </w:pPr>
      <w:r>
        <w:t>2. Lists</w:t>
      </w:r>
    </w:p>
    <w:p w14:paraId="63F2070A" w14:textId="77777777" w:rsidR="00F66B6B" w:rsidRPr="00F66B6B" w:rsidRDefault="00F66B6B" w:rsidP="00F66B6B">
      <w:pPr>
        <w:pStyle w:val="Heading2"/>
      </w:pPr>
      <w:r>
        <w:t>2.1 Bulleted</w:t>
      </w:r>
    </w:p>
    <w:p w14:paraId="5704F9AD" w14:textId="77777777" w:rsidR="00F66B6B" w:rsidRPr="00F66B6B" w:rsidRDefault="00F66B6B" w:rsidP="00F66B6B">
      <w:pPr>
        <w:pStyle w:val="ListBullet"/>
        <w:spacing w:after="160" w:line="278" w:lineRule="auto"/>
      </w:pPr>
      <w:r>
        <w:t>Apples — a pomaceous fruit</w:t>
      </w:r>
    </w:p>
    <w:p w14:paraId="74EB4307" w14:textId="77777777" w:rsidR="00F66B6B" w:rsidRDefault="00F66B6B" w:rsidP="00F66B6B">
      <w:pPr>
        <w:pStyle w:val="ListBullet"/>
        <w:spacing w:after="160" w:line="278" w:lineRule="auto"/>
      </w:pPr>
      <w:r>
        <w:lastRenderedPageBreak/>
      </w:r>
      <w:r>
        <w:t>Bourbon — distilled in Kentucky</w:t>
      </w:r>
    </w:p>
    <w:p w14:paraId="007753F1" w14:textId="77777777" w:rsidR="00F66B6B" w:rsidRDefault="00F66B6B" w:rsidP="00F66B6B">
      <w:pPr>
        <w:pStyle w:val="ListBullet"/>
        <w:spacing w:after="160" w:line="278" w:lineRule="auto"/>
      </w:pPr>
      <w:r>
        <w:t>Cardamom — a fragrant spice</w:t>
      </w:r>
    </w:p>
    <w:p w14:paraId="7CDBE358" w14:textId="77777777" w:rsidR="00F66B6B" w:rsidRDefault="00F66B6B" w:rsidP="00F66B6B">
      <w:pPr>
        <w:pStyle w:val="Heading2"/>
      </w:pPr>
      <w:r>
        <w:t>2.2 Numbered (with nested)</w:t>
      </w:r>
    </w:p>
    <w:p w14:paraId="1AAD99EA" w14:textId="77777777" w:rsidR="00F66B6B" w:rsidRPr="00F66B6B" w:rsidRDefault="00F66B6B" w:rsidP="00F66B6B">
      <w:pPr>
        <w:pStyle w:val="ListNumber"/>
        <w:spacing w:after="160" w:line="278" w:lineRule="auto"/>
        <w:ind w:left="360" w:hanging="360"/>
      </w:pPr>
      <w:r>
        <w:t>Preheat the oven to 375°F.</w:t>
      </w:r>
    </w:p>
    <w:p w14:paraId="10F65717" w14:textId="77777777" w:rsidR="00F66B6B" w:rsidRDefault="00F66B6B" w:rsidP="00F66B6B">
      <w:pPr>
        <w:pStyle w:val="ListNumber"/>
        <w:spacing w:after="160" w:line="278" w:lineRule="auto"/>
        <w:ind w:left="360" w:hanging="360"/>
      </w:pPr>
      <w:r>
        <w:t>Whisk dry ingredients.</w:t>
      </w:r>
    </w:p>
    <w:p w14:paraId="5577BFDB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</w:pPr>
      <w:r>
        <w:t>Sift the flour twice.</w:t>
      </w:r>
    </w:p>
    <w:p w14:paraId="6E081EBB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</w:pPr>
      <w:r>
        <w:t>Add a pinch of salt.</w:t>
      </w:r>
    </w:p>
    <w:p w14:paraId="488FD489" w14:textId="77777777" w:rsidR="00F66B6B" w:rsidRDefault="00F66B6B" w:rsidP="00F66B6B">
      <w:pPr>
        <w:pStyle w:val="ListNumber"/>
        <w:spacing w:after="160" w:line="278" w:lineRule="auto"/>
        <w:ind w:left="360" w:hanging="360"/>
      </w:pPr>
      <w:r>
        <w:t>Bake for 22 minutes.</w:t>
      </w:r>
    </w:p>
    <w:p w14:paraId="50D95520" w14:textId="77777777" w:rsidR="00F66B6B" w:rsidRDefault="00F66B6B" w:rsidP="00F66B6B">
      <w:pPr>
        <w:pStyle w:val="Heading1"/>
      </w:pPr>
      <w:r>
        <w:t>3. Tabular Data</w:t>
      </w:r>
    </w:p>
    <w:p w14:paraId="3CA37FCC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65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74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5EBEF72B" w14:textId="77777777" w:rsidTr="005D1077">
        <w:trPr>
          <w:ins w:id="183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92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430563B8" w14:textId="77777777" w:rsidTr="005D1077">
        <w:trPr>
          <w:ins w:id="201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40CF6901" w14:textId="77777777" w:rsidR="00F66B6B" w:rsidRPr="00F66B6B" w:rsidRDefault="00F66B6B" w:rsidP="00F66B6B"/>
    <w:p w14:paraId="6FFC1910" w14:textId="77777777" w:rsidR="00F66B6B" w:rsidRDefault="00F66B6B" w:rsidP="00F66B6B">
      <w:pPr>
        <w:pStyle w:val="Heading1"/>
      </w:pPr>
      <w:r>
        <w:t>4. Quote &amp; Link</w:t>
      </w:r>
    </w:p>
    <w:p w14:paraId="355A6284" w14:textId="77777777" w:rsidR="00F66B6B" w:rsidRPr="00F66B6B" w:rsidRDefault="00F66B6B" w:rsidP="00F66B6B">
      <w:pPr>
        <w:pStyle w:val="Quote"/>
      </w:pPr>
      <w:r>
        <w:t>“Not all those who wander are lost.” — a line often quoted to test block-quote handling.</w:t>
      </w:r>
    </w:p>
    <w:p w14:paraId="6782246A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 xml:space="preserve">More information available at our </w:t>
      </w:r>
      <w:r>
        <w:rPr>
          <w:rFonts w:ascii="Aptos" w:hAnsi="Aptos"/>
        </w:rPr>
        <w:fldChar w:fldCharType="begin"/>
      </w:r>
      <w:r>
        <w:rPr>
          <w:rFonts w:ascii="Aptos" w:hAnsi="Aptos"/>
        </w:rPr>
        <w:instrText>HYPERLINK "https://example.com/reference"</w:instrText>
      </w:r>
      <w:r>
        <w:rPr>
          <w:rFonts w:ascii="Aptos" w:hAnsi="Aptos"/>
        </w:rPr>
        <w:fldChar w:fldCharType="separate"/>
      </w:r>
      <w:r>
        <w:rPr>
          <w:rStyle w:val="Hyperlink"/>
          <w:rFonts w:ascii="Aptos" w:hAnsi="Aptos"/>
        </w:rPr>
        <w:t>reference page</w:t>
      </w:r>
      <w:r>
        <w:rPr>
          <w:rFonts w:ascii="Aptos" w:hAnsi="Aptos"/>
        </w:rPr>
        <w:fldChar w:fldCharType="end"/>
      </w:r>
      <w:r>
        <w:rPr>
          <w:rFonts w:ascii="Aptos" w:hAnsi="Aptos"/>
        </w:rPr>
        <w:t>.</w:t>
      </w:r>
    </w:p>
    <w:p w14:paraId="06BBD4C5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This sentence carries a second footnote for testing multi-note extraction. †</w:t>
      </w:r>
      <w:r>
        <w:rPr>
          <w:rStyle w:val="FootnoteReference"/>
          <w:rFonts w:ascii="Aptos" w:hAnsi="Aptos"/>
        </w:rPr>
        <w:footnoteReference w:id="4"/>
      </w:r>
    </w:p>
    <w:p w14:paraId="6EDE505F" w14:textId="77777777" w:rsidR="00F66B6B" w:rsidRPr="00F66B6B" w:rsidRDefault="00F66B6B" w:rsidP="00F66B6B">
      <w:pPr>
        <w:pStyle w:val="Heading1"/>
      </w:pPr>
      <w:r>
        <w:t>5. Color Callouts</w:t>
      </w:r>
    </w:p>
    <w:p w14:paraId="61BE3F4D" w14:textId="77777777" w:rsidR="00F66B6B" w:rsidRPr="00F66B6B" w:rsidRDefault="00F66B6B" w:rsidP="00F66B6B">
      <w:pPr>
        <w:rPr>
          <w:rFonts w:ascii="Aptos" w:hAnsi="Aptos"/>
          <w:b/>
          <w:color w:val="C62828"/>
        </w:rPr>
      </w:pPr>
      <w:r>
        <w:rPr>
          <w:rFonts w:ascii="Aptos" w:hAnsi="Aptos"/>
          <w:b/>
          <w:color w:val="C62828"/>
        </w:rPr>
        <w:t>WARNING: Do not feed the extraction tool after midnight.</w:t>
      </w:r>
    </w:p>
    <w:p w14:paraId="5A8F514D" w14:textId="77777777" w:rsidR="00F66B6B" w:rsidRPr="00F66B6B" w:rsidRDefault="00F66B6B" w:rsidP="00F66B6B">
      <w:pPr>
        <w:rPr>
          <w:rFonts w:ascii="Aptos" w:hAnsi="Aptos"/>
          <w:b/>
          <w:color w:val="1565C0"/>
        </w:rPr>
      </w:pPr>
      <w:r>
        <w:rPr>
          <w:rFonts w:ascii="Aptos" w:hAnsi="Aptos"/>
          <w:b/>
          <w:color w:val="1565C0"/>
        </w:rPr>
        <w:t>INFO: Tables, lists, and footnotes should each round-trip cleanly.</w:t>
      </w:r>
    </w:p>
    <w:p w14:paraId="472ED921" w14:textId="77777777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>
        <w:rPr>
          <w:rFonts w:ascii="Aptos" w:hAnsi="Aptos"/>
          <w:i/>
          <w:color w:val="6A1B9A"/>
          <w:sz w:val="28"/>
        </w:rPr>
        <w:t>— end of sample —</w:t>
      </w:r>
    </w:p>
    <w:p w14:paraId="6B4C9EE0" w14:textId="77777777" w:rsidR="00F66B6B" w:rsidRDefault="00F66B6B" w:rsidP="00F66B6B"/>
    <w:p w14:paraId="221BDDC7" w14:textId="77777777" w:rsidR="00F66B6B" w:rsidRDefault="00F66B6B" w:rsidP="00F66B6B">
      <w:pPr>
        <w:pStyle w:val="Title"/>
      </w:pPr>
      <w:r>
        <w:lastRenderedPageBreak/>
      </w:r>
      <w:r>
        <w:t>The Pot-Pourri Compendium</w:t>
      </w:r>
    </w:p>
    <w:p w14:paraId="2217E4D6" w14:textId="77777777" w:rsidR="00F66B6B" w:rsidRPr="00F66B6B" w:rsidRDefault="00F66B6B" w:rsidP="00F66B6B">
      <w:pPr>
        <w:pStyle w:val="Subtitle"/>
      </w:pPr>
      <w:r>
        <w:t>A Sampler Document for Extraction Testing</w:t>
      </w:r>
    </w:p>
    <w:p w14:paraId="09B2A027" w14:textId="20901E79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This document is intentionally block quote so an extraction tool has plenty to chew on.</w:t>
      </w:r>
      <w:r>
        <w:rPr>
          <w:rFonts w:ascii="Aptos" w:hAnsi="Aptos"/>
          <w:b/>
          <w:i/>
          <w:color w:val="2E7D32"/>
        </w:rPr>
        <w:t xml:space="preserve"> Emphasis lives here. See note.</w:t>
      </w:r>
      <w:r>
        <w:rPr>
          <w:rStyle w:val="FootnoteReference"/>
          <w:rFonts w:ascii="Aptos" w:hAnsi="Aptos"/>
        </w:rPr>
        <w:footnoteReference w:id="5"/>
      </w:r>
    </w:p>
    <w:p w14:paraId="24B6AF0E" w14:textId="77777777" w:rsidR="00F66B6B" w:rsidRPr="00F66B6B" w:rsidRDefault="00F66B6B" w:rsidP="00F66B6B">
      <w:pPr>
        <w:pStyle w:val="Heading1"/>
      </w:pPr>
      <w:r>
        <w:t>1. Typography Samples</w:t>
      </w:r>
    </w:p>
    <w:p w14:paraId="0F6674BB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Below are inline runs with mixed formatting. Each run is a separate span so an extractor can detect boundaries.</w:t>
      </w:r>
    </w:p>
    <w:p w14:paraId="6898F473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  <w:b/>
          <w:color w:val="1565C0"/>
        </w:rPr>
        <w:t xml:space="preserve">Bold blue, </w:t>
      </w:r>
      <w:r>
        <w:rPr>
          <w:rFonts w:ascii="Aptos" w:hAnsi="Aptos"/>
          <w:b/>
          <w:i/>
          <w:color w:val="C62828"/>
        </w:rPr>
        <w:t xml:space="preserve">italic red, </w:t>
      </w:r>
      <w:r>
        <w:rPr>
          <w:rFonts w:ascii="Aptos" w:hAnsi="Aptos"/>
          <w:b/>
          <w:i/>
          <w:color w:val="2E7D32"/>
          <w:u w:val="single"/>
        </w:rPr>
        <w:t xml:space="preserve">underlined green, </w:t>
      </w:r>
      <w:r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monospace.</w:t>
      </w:r>
    </w:p>
    <w:p w14:paraId="4EE6BF0C" w14:textId="77777777" w:rsidR="00F66B6B" w:rsidRPr="00F66B6B" w:rsidRDefault="00F66B6B" w:rsidP="00F66B6B">
      <w:pPr>
        <w:pStyle w:val="Heading1"/>
      </w:pPr>
      <w:r>
        <w:t>2. Lists</w:t>
      </w:r>
    </w:p>
    <w:p w14:paraId="053C1ABC" w14:textId="77777777" w:rsidR="00F66B6B" w:rsidRPr="00F66B6B" w:rsidRDefault="00F66B6B" w:rsidP="00F66B6B">
      <w:pPr>
        <w:pStyle w:val="Heading2"/>
      </w:pPr>
      <w:r>
        <w:t>2.1 Bulleted</w:t>
      </w:r>
    </w:p>
    <w:p w14:paraId="6DDA5CEF" w14:textId="77777777" w:rsidR="00F66B6B" w:rsidRPr="00F66B6B" w:rsidRDefault="00F66B6B" w:rsidP="00F66B6B">
      <w:pPr>
        <w:pStyle w:val="ListBullet"/>
        <w:spacing w:after="160" w:line="278" w:lineRule="auto"/>
      </w:pPr>
      <w:r>
        <w:t>Apples — a pomaceous fruit</w:t>
      </w:r>
    </w:p>
    <w:p w14:paraId="6D2C3754" w14:textId="77777777" w:rsidR="00F66B6B" w:rsidRDefault="00F66B6B" w:rsidP="00F66B6B">
      <w:pPr>
        <w:pStyle w:val="ListBullet"/>
        <w:spacing w:after="160" w:line="278" w:lineRule="auto"/>
      </w:pPr>
      <w:r>
        <w:t>Bourbon — distilled in Kentucky</w:t>
      </w:r>
    </w:p>
    <w:p w14:paraId="5453911E" w14:textId="77777777" w:rsidR="00F66B6B" w:rsidRDefault="00F66B6B" w:rsidP="00F66B6B">
      <w:pPr>
        <w:pStyle w:val="ListBullet"/>
        <w:spacing w:after="160" w:line="278" w:lineRule="auto"/>
      </w:pPr>
      <w:r>
        <w:t>Cardamom — a fragrant spice</w:t>
      </w:r>
    </w:p>
    <w:p w14:paraId="24F312A1" w14:textId="77777777" w:rsidR="00F66B6B" w:rsidRDefault="00F66B6B" w:rsidP="00F66B6B">
      <w:pPr>
        <w:pStyle w:val="Heading2"/>
      </w:pPr>
      <w:r>
        <w:t>2.2 Numbered (with nested)</w:t>
      </w:r>
    </w:p>
    <w:p w14:paraId="1C1E5F17" w14:textId="77777777" w:rsidR="00F66B6B" w:rsidRPr="00F66B6B" w:rsidRDefault="00F66B6B" w:rsidP="00F66B6B">
      <w:pPr>
        <w:pStyle w:val="ListNumber"/>
        <w:spacing w:after="160" w:line="278" w:lineRule="auto"/>
        <w:ind w:left="360" w:hanging="360"/>
      </w:pPr>
      <w:r>
        <w:t>Preheat the oven to 375°F.</w:t>
      </w:r>
    </w:p>
    <w:p w14:paraId="5432BC76" w14:textId="77777777" w:rsidR="00F66B6B" w:rsidRDefault="00F66B6B" w:rsidP="00F66B6B">
      <w:pPr>
        <w:pStyle w:val="ListNumber"/>
        <w:spacing w:after="160" w:line="278" w:lineRule="auto"/>
        <w:ind w:left="360" w:hanging="360"/>
      </w:pPr>
      <w:r>
        <w:t>Whisk dry ingredients.</w:t>
      </w:r>
    </w:p>
    <w:p w14:paraId="3974E32B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</w:pPr>
      <w:r>
        <w:t>Sift the flour twice.</w:t>
      </w:r>
    </w:p>
    <w:p w14:paraId="543BBC77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</w:pPr>
      <w:r>
        <w:t>Add a pinch of salt.</w:t>
      </w:r>
    </w:p>
    <w:p w14:paraId="12BA04E3" w14:textId="49086E0E" w:rsidR="00F66B6B" w:rsidDel="00F66B6B" w:rsidRDefault="00F66B6B" w:rsidP="00F66B6B">
      <w:pPr>
        <w:pStyle w:val="ListNumber"/>
        <w:spacing w:after="160" w:line="278" w:lineRule="auto"/>
        <w:ind w:left="360" w:hanging="360"/>
      </w:pPr>
    </w:p>
    <w:p w14:paraId="055A4246" w14:textId="4864B488" w:rsidR="00F66B6B" w:rsidDel="00F66B6B" w:rsidRDefault="00F66B6B" w:rsidP="00F66B6B">
      <w:pPr>
        <w:pStyle w:val="Heading1"/>
      </w:pPr>
    </w:p>
    <w:p w14:paraId="72AD27AE" w14:textId="6044CC8A" w:rsidR="00F66B6B" w:rsidRPr="00F66B6B" w:rsidDel="00F66B6B" w:rsidRDefault="00F66B6B" w:rsidP="00F66B6B">
      <w:pPr>
        <w:rPr>
          <w:rFonts w:ascii="Aptos" w:hAnsi="Apto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:rsidR="00F66B6B" w:rsidRPr="00F66B6B" w:rsidDel="00F66B6B" w14:paraId="0D448AE8" w14:textId="3FFAC94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71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D83D83" w14:textId="0993A4E3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3DBCBBCF" w14:textId="48F78961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C7DB95D" w14:textId="4959431D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4E3CCB00" w14:textId="7716C7C5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:rsidDel="00F66B6B" w14:paraId="64F0D273" w14:textId="4E6BB465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80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99199D6" w14:textId="481557B2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01C75906" w14:textId="1AFFD0A8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57AEEA15" w14:textId="584D68B9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6C571C98" w14:textId="127FDDC6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:rsidDel="00F66B6B" w14:paraId="39767887" w14:textId="00851B87" w:rsidTr="005D1077">
        <w:trPr>
          <w:del w:id="289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680E3" w14:textId="7D4ABD08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2B4B48A7" w14:textId="1C813EA5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22EED63" w14:textId="182B131E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5D55A3B7" w14:textId="740F0D7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:rsidDel="00F66B6B" w14:paraId="6D269E0E" w14:textId="5E6C4F56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98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0FAA3BE" w14:textId="2ACE3526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7A687B8C" w14:textId="1204A04A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1558ADA9" w14:textId="6C0F0AFC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60AF35B" w14:textId="6D728BDB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:rsidDel="00F66B6B" w14:paraId="0E48F747" w14:textId="65465EDB" w:rsidTr="005D1077">
        <w:trPr>
          <w:del w:id="307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8A8188" w14:textId="51C3110E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459847C0" w14:textId="0F30B6E4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7E0568A3" w14:textId="1CCA185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308C37E4" w14:textId="163408E8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20432348" w14:textId="57B1E8B3" w:rsidR="00F66B6B" w:rsidRPr="00F66B6B" w:rsidDel="00F66B6B" w:rsidRDefault="00F66B6B" w:rsidP="00F66B6B"/>
    <w:p w14:paraId="4AAD3562" w14:textId="28AEE7F5" w:rsidR="00F66B6B" w:rsidDel="00F66B6B" w:rsidRDefault="00F66B6B" w:rsidP="00F66B6B">
      <w:pPr>
        <w:pStyle w:val="Heading1"/>
      </w:pPr>
    </w:p>
    <w:p w14:paraId="71E5BB3A" w14:textId="40E5F0BB" w:rsidR="00F66B6B" w:rsidRPr="00F66B6B" w:rsidDel="00F66B6B" w:rsidRDefault="00F66B6B" w:rsidP="00F66B6B">
      <w:pPr>
        <w:pStyle w:val="Quote"/>
      </w:pPr>
    </w:p>
    <w:p w14:paraId="154C9CFB" w14:textId="316CB578" w:rsidR="00F66B6B" w:rsidRPr="00F66B6B" w:rsidDel="00F66B6B" w:rsidRDefault="00F66B6B" w:rsidP="00F66B6B">
      <w:pPr>
        <w:rPr>
          <w:rFonts w:ascii="Aptos" w:hAnsi="Aptos"/>
        </w:rPr>
      </w:pPr>
    </w:p>
    <w:p w14:paraId="372EF4DE" w14:textId="1BBFF242" w:rsidR="00F66B6B" w:rsidRPr="00F66B6B" w:rsidDel="00F66B6B" w:rsidRDefault="00F66B6B" w:rsidP="00F66B6B">
      <w:pPr>
        <w:rPr>
          <w:rFonts w:ascii="Aptos" w:hAnsi="Aptos"/>
        </w:rPr>
      </w:pPr>
    </w:p>
    <w:p w14:paraId="1F74BE85" w14:textId="5D2FAD60" w:rsidR="00F66B6B" w:rsidRPr="00F66B6B" w:rsidDel="00F66B6B" w:rsidRDefault="00F66B6B" w:rsidP="00F66B6B">
      <w:pPr>
        <w:pStyle w:val="Heading1"/>
      </w:pPr>
    </w:p>
    <w:p w14:paraId="5CBDADEF" w14:textId="17C72D82" w:rsidR="00F66B6B" w:rsidRPr="00F66B6B" w:rsidDel="00F66B6B" w:rsidRDefault="00F66B6B" w:rsidP="00F66B6B">
      <w:pPr>
        <w:rPr>
          <w:rFonts w:ascii="Aptos" w:hAnsi="Aptos"/>
          <w:b/>
          <w:color w:val="C62828"/>
        </w:rPr>
      </w:pPr>
    </w:p>
    <w:p w14:paraId="73C69DCF" w14:textId="287C16BF" w:rsidR="00F66B6B" w:rsidRPr="00F66B6B" w:rsidDel="00F66B6B" w:rsidRDefault="00F66B6B" w:rsidP="00F66B6B">
      <w:pPr>
        <w:rPr>
          <w:rFonts w:ascii="Aptos" w:hAnsi="Aptos"/>
          <w:b/>
          <w:color w:val="1565C0"/>
        </w:rPr>
      </w:pPr>
    </w:p>
    <w:p w14:paraId="25A1154C" w14:textId="6B611BF2" w:rsidR="00F66B6B" w:rsidRPr="00F66B6B" w:rsidDel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</w:p>
    <w:p w14:paraId="3EB3DE29" w14:textId="77777777" w:rsidR="00725969" w:rsidRDefault="00B27A5B"/>
    <w:p w14:paraId="155E8F62" w14:textId="77777777" w:rsidR="00725969" w:rsidRDefault="00B27A5B"/>
    <w:p w14:paraId="67AF6DD4" w14:textId="77777777" w:rsidR="00725969" w:rsidRDefault="00B27A5B"/>
    <w:p w14:paraId="501545F1" w14:textId="77777777" w:rsidR="00725969" w:rsidRDefault="00B27A5B"/>
    <w:p w14:paraId="5B2905EA" w14:textId="77777777" w:rsidR="00725969" w:rsidRDefault="00B27A5B"/>
    <w:p w14:paraId="4FD4DA44" w14:textId="77777777" w:rsidR="00725969" w:rsidRDefault="00B27A5B"/>
    <w:p w14:paraId="33C65100" w14:textId="77777777" w:rsidR="00725969" w:rsidRDefault="00725969">
      <w:pPr>
        <w:sectPr w:rsidR="00725969">
          <w:headerReference w:type="default" r:id="rId12"/>
          <w:footerReference w:type="defaul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1E2EDC" w14:textId="77777777" w:rsidR="00725969" w:rsidRDefault="00B27A5B"/>
    <w:p w14:paraId="52F8A129" w14:textId="77777777" w:rsidR="00725969" w:rsidRDefault="00B27A5B"/>
    <w:p w14:paraId="274B89AC" w14:textId="77777777" w:rsidR="00725969" w:rsidRDefault="00B27A5B"/>
    <w:p w14:paraId="17ED54EB" w14:textId="77777777" w:rsidR="00725969" w:rsidRDefault="00B27A5B"/>
    <w:p w14:paraId="06DF6F26" w14:textId="77777777" w:rsidR="00725969" w:rsidRDefault="00B27A5B"/>
    <w:p w14:paraId="44B7CBFD" w14:textId="77777777" w:rsidR="00725969" w:rsidRDefault="00B27A5B"/>
    <w:p w14:paraId="5A1971D0" w14:textId="77777777" w:rsidR="00725969" w:rsidRDefault="00725969">
      <w:pPr>
        <w:sectPr w:rsidR="00725969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D302EA7" w14:textId="77777777" w:rsidR="00725969" w:rsidRDefault="00B27A5B"/>
    <w:p w14:paraId="5C7A7A55" w14:textId="77777777" w:rsidR="00725969" w:rsidRDefault="00B27A5B"/>
    <w:p w14:paraId="61B3FB86" w14:textId="77777777" w:rsidR="00725969" w:rsidRDefault="00B27A5B"/>
    <w:p w14:paraId="50C52C0E" w14:textId="77777777" w:rsidR="00725969" w:rsidRDefault="00B27A5B"/>
    <w:p w14:paraId="3737EFE6" w14:textId="77777777" w:rsidR="00725969" w:rsidRDefault="00B27A5B"/>
    <w:sectPr w:rsidR="00725969">
      <w:headerReference w:type="even" r:id="rId14"/>
      <w:footerReference w:type="even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  <w:sectPrChange w:id="372" w:author="Arthur Souza Rodrigues" w:date="2026-06-29T11:15:00Z" w16du:dateUtc="2026-06-29T15:15:00Z">
        <w:sectPr w:rsidR="00725969">
          <w:pgMar w:top="1440" w:right="1800" w:bottom="1440" w:left="1800" w:header="720" w:footer="720" w:gutter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A1A510" w14:textId="77777777" w:rsidR="00B27A5B" w:rsidRDefault="00B27A5B">
      <w:pPr>
        <w:spacing w:after="0" w:line="240" w:lineRule="auto"/>
      </w:pPr>
      <w:r>
        <w:separator/>
      </w:r>
    </w:p>
  </w:endnote>
  <w:endnote w:type="continuationSeparator" w:id="0">
    <w:p w14:paraId="0699FEC6" w14:textId="77777777" w:rsidR="00B27A5B" w:rsidRDefault="00B27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FB2A16" w14:textId="77777777" w:rsidR="00725969" w:rsidRDefault="00B27A5B">
    <w:pPr>
      <w:pStyle w:val="Footer"/>
      <w:pPrChange w:id="348" w:author="Arthur Souza Rodrigues" w:date="2026-06-29T11:15:00Z" w16du:dateUtc="2026-06-29T15:15:00Z">
        <w:pPr>
          <w:pStyle w:val="Footer"/>
          <w:jc w:val="center"/>
        </w:pPr>
      </w:pPrChange>
    </w:pPr>
    <w:del w:id="349" w:author="Arthur Souza Rodrigues" w:date="2026-06-29T11:15:00Z" w16du:dateUtc="2026-06-29T15:15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D0C790" w14:textId="77777777" w:rsidR="008B1A5B" w:rsidRDefault="008B1A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6ED751" w14:textId="77777777" w:rsidR="008B1A5B" w:rsidRDefault="008B1A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3B225F" w14:textId="77777777" w:rsidR="00B27A5B" w:rsidRDefault="00B27A5B">
      <w:pPr>
        <w:spacing w:after="0" w:line="240" w:lineRule="auto"/>
      </w:pPr>
      <w:r>
        <w:separator/>
      </w:r>
    </w:p>
  </w:footnote>
  <w:footnote w:type="continuationSeparator" w:id="0">
    <w:p w14:paraId="252A3974" w14:textId="77777777" w:rsidR="00B27A5B" w:rsidRDefault="00B27A5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ins w:id="29" w:author="Arthur Souza Rodrigues" w:date="2026-06-29T11:15:00Z" w16du:dateUtc="2026-06-29T15:15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2">
    <w:p w14:paraId="380DC396" w14:textId="625EC936" w:rsidR="00F66B6B" w:rsidRDefault="00F66B6B">
      <w:pPr>
        <w:pStyle w:val="FootnoteText"/>
      </w:pPr>
      <w:ins w:id="116" w:author="Arthur Souza Rodrigues" w:date="2026-06-29T11:15:00Z" w16du:dateUtc="2026-06-29T15:15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3">
    <w:p w14:paraId="7577FA0C" w14:textId="77777777" w:rsidR="00F66B6B" w:rsidRDefault="00F66B6B" w:rsidP="00F66B6B">
      <w:pPr>
        <w:pStyle w:val="FootnoteText"/>
        <w:rPr>
          <w:ins w:id="131" w:author="Arthur Souza Rodrigues" w:date="2026-05-02T14:41:00Z" w16du:dateUtc="2026-05-02T18:41:00Z"/>
        </w:rPr>
      </w:pPr>
      <w:ins w:id="132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4">
    <w:p w14:paraId="16C0962C" w14:textId="77777777" w:rsidR="00F66B6B" w:rsidRDefault="00F66B6B" w:rsidP="00F66B6B">
      <w:pPr>
        <w:pStyle w:val="FootnoteText"/>
        <w:rPr>
          <w:ins w:id="219" w:author="Arthur Souza Rodrigues" w:date="2026-05-02T14:41:00Z" w16du:dateUtc="2026-05-02T18:41:00Z"/>
        </w:rPr>
      </w:pPr>
      <w:ins w:id="220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5">
    <w:p w14:paraId="2FBACB45" w14:textId="77777777" w:rsidR="00F66B6B" w:rsidRDefault="00F66B6B" w:rsidP="00F66B6B">
      <w:pPr>
        <w:pStyle w:val="FootnoteText"/>
      </w:pPr>
      <w:ins w:id="238" w:author="Arthur Souza Rodrigues" w:date="2026-06-29T11:15:00Z" w16du:dateUtc="2026-06-29T15:15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6">
    <w:p w14:paraId="2C14D48F" w14:textId="77777777" w:rsidR="00F66B6B" w:rsidDel="00F66B6B" w:rsidRDefault="00F66B6B" w:rsidP="00F66B6B">
      <w:pPr>
        <w:pStyle w:val="FootnoteText"/>
        <w:rPr>
          <w:del w:id="325" w:author="Arthur Souza Rodrigues" w:date="2026-05-02T14:42:00Z" w16du:dateUtc="2026-05-02T18:42:00Z"/>
        </w:rPr>
      </w:pPr>
      <w:del w:id="326" w:author="Arthur Souza Rodrigues" w:date="2026-05-02T14:42:00Z" w16du:dateUtc="2026-05-02T18:42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1FCD7" w14:textId="77777777" w:rsidR="008B1A5B" w:rsidRDefault="008B1A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3B1D6" w14:textId="77777777" w:rsidR="008B1A5B" w:rsidRDefault="008B1A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4DBD90" w14:textId="77777777" w:rsidR="008B1A5B" w:rsidRDefault="008B1A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984900">
    <w:abstractNumId w:val="8"/>
  </w:num>
  <w:num w:numId="2" w16cid:durableId="387455388">
    <w:abstractNumId w:val="6"/>
  </w:num>
  <w:num w:numId="3" w16cid:durableId="116485494">
    <w:abstractNumId w:val="5"/>
  </w:num>
  <w:num w:numId="4" w16cid:durableId="647787536">
    <w:abstractNumId w:val="4"/>
  </w:num>
  <w:num w:numId="5" w16cid:durableId="1048838157">
    <w:abstractNumId w:val="7"/>
  </w:num>
  <w:num w:numId="6" w16cid:durableId="725758069">
    <w:abstractNumId w:val="3"/>
  </w:num>
  <w:num w:numId="7" w16cid:durableId="1422026801">
    <w:abstractNumId w:val="2"/>
  </w:num>
  <w:num w:numId="8" w16cid:durableId="182865851">
    <w:abstractNumId w:val="1"/>
  </w:num>
  <w:num w:numId="9" w16cid:durableId="10624845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E46"/>
    <w:rsid w:val="0015074B"/>
    <w:rsid w:val="0029639D"/>
    <w:rsid w:val="00325BC5"/>
    <w:rsid w:val="00326F90"/>
    <w:rsid w:val="00340046"/>
    <w:rsid w:val="00701F35"/>
    <w:rsid w:val="00725969"/>
    <w:rsid w:val="008B1A5B"/>
    <w:rsid w:val="00924409"/>
    <w:rsid w:val="00AA1D8D"/>
    <w:rsid w:val="00B27A5B"/>
    <w:rsid w:val="00B47730"/>
    <w:rsid w:val="00CB0664"/>
    <w:rsid w:val="00CB4B32"/>
    <w:rsid w:val="00D47378"/>
    <w:rsid w:val="00F27502"/>
    <w:rsid w:val="00F66B6B"/>
    <w:rsid w:val="00FC693F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50722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 w:line="278" w:lineRule="auto"/>
      <w:outlineLvl w:val="0"/>
      <w:pPrChange w:id="0" w:author="Arthur Souza Rodrigues" w:date="2026-06-29T11:15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Arthur Souza Rodrigues" w:date="2026-06-29T11:15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 w:line="278" w:lineRule="auto"/>
      <w:outlineLvl w:val="1"/>
      <w:pPrChange w:id="1" w:author="Arthur Souza Rodrigues" w:date="2026-06-29T11:15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Arthur Souza Rodrigues" w:date="2026-06-29T11:15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 w:line="278" w:lineRule="auto"/>
      <w:outlineLvl w:val="2"/>
      <w:pPrChange w:id="2" w:author="Arthur Souza Rodrigues" w:date="2026-06-29T11:15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Arthur Souza Rodrigues" w:date="2026-06-29T11:15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3"/>
      <w:pPrChange w:id="3" w:author="Arthur Souza Rodrigues" w:date="2026-06-29T11:15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Arthur Souza Rodrigues" w:date="2026-06-29T11:15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4"/>
      <w:pPrChange w:id="4" w:author="Arthur Souza Rodrigues" w:date="2026-06-29T11:15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Arthur Souza Rodrigues" w:date="2026-06-29T11:15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5"/>
      <w:pPrChange w:id="5" w:author="Arthur Souza Rodrigues" w:date="2026-06-29T11:15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Arthur Souza Rodrigues" w:date="2026-06-29T11:15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6"/>
      <w:pPrChange w:id="6" w:author="Arthur Souza Rodrigues" w:date="2026-06-29T11:15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Arthur Souza Rodrigues" w:date="2026-06-29T11:1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 w:line="278" w:lineRule="auto"/>
      <w:outlineLvl w:val="7"/>
      <w:pPrChange w:id="7" w:author="Arthur Souza Rodrigues" w:date="2026-06-29T11:15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Arthur Souza Rodrigues" w:date="2026-06-29T11:15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 w:line="278" w:lineRule="auto"/>
      <w:outlineLvl w:val="8"/>
      <w:pPrChange w:id="8" w:author="Arthur Souza Rodrigues" w:date="2026-06-29T11:15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Arthur Souza Rodrigues" w:date="2026-06-29T11:15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  <w:pPrChange w:id="9" w:author="Arthur Souza Rodrigues" w:date="2026-06-29T11:15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Arthur Souza Rodrigues" w:date="2026-06-29T11:15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  <w:spacing w:after="160" w:line="278" w:lineRule="auto"/>
      <w:pPrChange w:id="10" w:author="Arthur Souza Rodrigues" w:date="2026-06-29T11:15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Arthur Souza Rodrigues" w:date="2026-06-29T11:15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tabs>
        <w:tab w:val="clear" w:pos="1080"/>
        <w:tab w:val="num" w:pos="360"/>
      </w:tabs>
      <w:ind w:left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tabs>
        <w:tab w:val="clear" w:pos="720"/>
        <w:tab w:val="num" w:pos="36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tabs>
        <w:tab w:val="clear" w:pos="1080"/>
        <w:tab w:val="num" w:pos="36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 w:after="160" w:line="278" w:lineRule="auto"/>
      <w:jc w:val="center"/>
      <w:pPrChange w:id="11" w:author="Arthur Souza Rodrigues" w:date="2026-06-29T11:15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Arthur Souza Rodrigues" w:date="2026-06-29T11:1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Arthur Souza Rodrigues" w:date="2026-06-29T11:15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Arthur Souza Rodrigues" w:date="2026-06-29T11:15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365F91" w:themeColor="accent1" w:themeShade="BF"/>
      <w:rPrChange w:id="13" w:author="Arthur Souza Rodrigues" w:date="2026-06-29T11:15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365F91" w:themeColor="accent1" w:themeShade="BF"/>
      <w:spacing w:val="5"/>
      <w:rPrChange w:id="14" w:author="Arthur Souza Rodrigues" w:date="2026-06-29T11:15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  <w:pPrChange w:id="15" w:author="Arthur Souza Rodrigues" w:date="2026-06-29T11:15:00Z"/>
    </w:pPr>
    <w:rPr>
      <w:rFonts w:eastAsiaTheme="minorHAnsi"/>
      <w:kern w:val="2"/>
      <w:sz w:val="20"/>
      <w:szCs w:val="20"/>
      <w14:ligatures w14:val="standardContextual"/>
      <w:rPrChange w:id="15" w:author="Arthur Souza Rodrigues" w:date="2026-06-29T11:15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1A5B"/>
    <w:rPr>
      <w:rFonts w:eastAsiaTheme="minorHAnsi"/>
      <w:kern w:val="2"/>
      <w:sz w:val="20"/>
      <w:szCs w:val="20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8B1A5B"/>
    <w:rPr>
      <w:vertAlign w:val="superscript"/>
    </w:rPr>
  </w:style>
  <w:style w:type="table" w:styleId="GridTable4-Accent1">
    <w:name w:val="Grid Table 4 Accent 1"/>
    <w:basedOn w:val="TableNormal"/>
    <w:uiPriority w:val="49"/>
    <w:rsid w:val="008B1A5B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B1A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A5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  <w:pPrChange w:id="16" w:author="Arthur Souza Rodrigues" w:date="2026-06-29T11:15:00Z"/>
    </w:pPr>
    <w:rPr>
      <w:rFonts w:eastAsiaTheme="minorHAnsi"/>
      <w:kern w:val="2"/>
      <w:sz w:val="24"/>
      <w:szCs w:val="24"/>
      <w14:ligatures w14:val="standardContextual"/>
      <w:rPrChange w:id="16" w:author="Arthur Souza Rodrigues" w:date="2026-06-29T11:1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8B1A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after="160" w:line="240" w:lineRule="auto"/>
      <w:pPrChange w:id="17" w:author="Arthur Souza Rodrigues" w:date="2026-06-29T11:15:00Z">
        <w:pPr>
          <w:spacing w:after="160"/>
        </w:pPr>
      </w:pPrChange>
    </w:pPr>
    <w:rPr>
      <w:rFonts w:eastAsiaTheme="minorHAnsi"/>
      <w:kern w:val="2"/>
      <w:sz w:val="20"/>
      <w:szCs w:val="20"/>
      <w14:ligatures w14:val="standardContextual"/>
      <w:rPrChange w:id="17" w:author="Arthur Souza Rodrigues" w:date="2026-06-29T11:15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1A5B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1A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1A5B"/>
    <w:rPr>
      <w:rFonts w:eastAsiaTheme="minorHAnsi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2026-06-29T15:15:00Z</dcterms:modified>
  <cp:category/>
</cp:coreProperties>
</file>