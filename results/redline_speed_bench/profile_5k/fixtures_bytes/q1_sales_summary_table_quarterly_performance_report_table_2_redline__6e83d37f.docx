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276DA3" w14:textId="77777777" w:rsidR="00B464C7" w:rsidRDefault="000B5B12">
      <w:r>
        <w:t>Quarterly Performance Report</w:t>
      </w:r>
    </w:p>
    <w:p w14:paraId="1E0C00B2" w14:textId="77777777" w:rsidR="00B17BE0" w:rsidRDefault="000B5B12"/>
    <w:p w14:paraId="4D837425" w14:textId="77777777" w:rsidR="00B17BE0" w:rsidRDefault="00B17BE0"/>
    <w:p w14:paraId="470B9438" w14:textId="77777777" w:rsidR="00B17BE0" w:rsidRDefault="00B17BE0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PrChange w:id="4" w:author="Comparison" w:date="2026-07-05T01:09:00Z" w16du:dateUtc="2026-07-05T05:09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340"/>
        <w:gridCol w:w="2340"/>
        <w:gridCol w:w="2340"/>
        <w:gridCol w:w="2340"/>
        <w:tblGridChange w:id="5">
          <w:tblGrid>
            <w:gridCol w:w="2340"/>
            <w:gridCol w:w="780"/>
            <w:gridCol w:w="1560"/>
            <w:gridCol w:w="1560"/>
            <w:gridCol w:w="780"/>
            <w:gridCol w:w="2340"/>
          </w:tblGrid>
        </w:tblGridChange>
      </w:tblGrid>
      <w:tr w:rsidR="00B17BE0" w14:paraId="19B62E5B" w14:textId="3B7F514E">
        <w:tblPrEx>
          <w:tblCellMar>
            <w:top w:w="0" w:type="dxa"/>
            <w:bottom w:w="0" w:type="dxa"/>
          </w:tblCellMar>
          <w:tblPrExChange w:id="6" w:author="Comparison" w:date="2026-07-05T01:09:00Z" w16du:dateUtc="2026-07-05T05:0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7" w:author="Comparison" w:date="2026-07-05T01:09:00Z" w16du:dateUtc="2026-07-05T05:09:00Z">
            <w:trPr>
              <w:trHeight w:val="360"/>
            </w:trPr>
          </w:trPrChange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8" w:author="Comparison" w:date="2026-07-05T01:09:00Z" w16du:dateUtc="2026-07-05T05:0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2420DF3" w14:textId="77777777" w:rsidR="00B17BE0" w:rsidRDefault="000B5B12">
            <w:r>
              <w:t>Metric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" w:author="Comparison" w:date="2026-07-05T01:09:00Z" w16du:dateUtc="2026-07-05T05:0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B1DE271" w14:textId="77777777" w:rsidR="00B17BE0" w:rsidRDefault="000B5B12">
            <w:moveFromRangeStart w:id="12" w:author="Comparison" w:date="2026-07-05T01:09:00Z" w:name="move234106205"/>
            <w:moveFrom w:id="13" w:author="Comparison" w:date="2026-07-05T01:09:00Z" w16du:dateUtc="2026-07-05T05:09:00Z">
              <w:r>
                <w:rPr>
                  <w:rPrChange w:id="14" w:author="Comparison" w:date="2026-07-05T01:09:00Z" w16du:dateUtc="2026-07-05T05:09:00Z">
                    <w:rPr>
                      <w:b/>
                      <w:bCs/>
                    </w:rPr>
                  </w:rPrChange>
                </w:rPr>
                <w:t>Revenue</w:t>
              </w:r>
            </w:moveFrom>
            <w:moveFromRangeEnd w:id="12"/>
            <w:r>
              <w:t>Q1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6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484E79D" w14:textId="77777777" w:rsidR="00B17BE0" w:rsidRDefault="000B5B12">
            <w:r>
              <w:t>Q2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9" w:author="Comparison" w:date="2026-07-05T01:09:00Z" w16du:dateUtc="2026-07-05T05:09:00Z">
              <w:tcPr>
                <w:tcW w:w="23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D932A11" w14:textId="77777777" w:rsidR="000B5B12" w:rsidRDefault="000B5B12">
            <w:r>
              <w:t>Q3</w:t>
            </w:r>
          </w:p>
        </w:tc>
      </w:tr>
      <w:tr w:rsidR="00B17BE0" w14:paraId="2F26C910" w14:textId="7A3EB18E">
        <w:tblPrEx>
          <w:tblCellMar>
            <w:top w:w="0" w:type="dxa"/>
            <w:bottom w:w="0" w:type="dxa"/>
          </w:tblCellMar>
          <w:tblPrExChange w:id="21" w:author="Comparison" w:date="2026-07-05T01:09:00Z" w16du:dateUtc="2026-07-05T05:0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22" w:author="Comparison" w:date="2026-07-05T01:09:00Z" w16du:dateUtc="2026-07-05T05:09:00Z">
            <w:trPr>
              <w:trHeight w:val="360"/>
            </w:trPr>
          </w:trPrChange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3" w:author="Comparison" w:date="2026-07-05T01:09:00Z" w16du:dateUtc="2026-07-05T05:0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D1D14FF" w14:textId="77777777" w:rsidR="00B17BE0" w:rsidRDefault="000B5B12">
            <w:moveToRangeStart w:id="25" w:author="Comparison" w:date="2026-07-05T01:09:00Z" w:name="move234106205"/>
            <w:moveTo w:id="26" w:author="Comparison" w:date="2026-07-05T01:09:00Z" w16du:dateUtc="2026-07-05T05:09:00Z">
              <w:r>
                <w:rPr>
                  <w:rPrChange w:id="27" w:author="Comparison" w:date="2026-07-05T01:09:00Z" w16du:dateUtc="2026-07-05T05:09:00Z">
                    <w:rPr>
                      <w:b/>
                      <w:bCs/>
                    </w:rPr>
                  </w:rPrChange>
                </w:rPr>
                <w:t>Revenue</w:t>
              </w:r>
            </w:moveTo>
            <w:moveToRangeEnd w:id="2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8" w:author="Comparison" w:date="2026-07-05T01:09:00Z" w16du:dateUtc="2026-07-05T05:0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FBB86D3" w14:textId="77777777" w:rsidR="00B17BE0" w:rsidRDefault="000B5B12">
            <w:r>
              <w:t>$1.2M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1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8304729" w14:textId="77777777" w:rsidR="00B17BE0" w:rsidRDefault="000B5B12">
            <w:r>
              <w:t>$1.5M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4" w:author="Comparison" w:date="2026-07-05T01:09:00Z" w16du:dateUtc="2026-07-05T05:09:00Z">
              <w:tcPr>
                <w:tcW w:w="23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4CFF178" w14:textId="77777777" w:rsidR="000B5B12" w:rsidRDefault="000B5B12">
            <w:r>
              <w:t>$1.8M</w:t>
            </w:r>
          </w:p>
        </w:tc>
      </w:tr>
      <w:tr w:rsidR="00B17BE0" w14:paraId="340212DD" w14:textId="64CD019E">
        <w:tblPrEx>
          <w:tblCellMar>
            <w:top w:w="0" w:type="dxa"/>
            <w:bottom w:w="0" w:type="dxa"/>
          </w:tblCellMar>
          <w:tblPrExChange w:id="36" w:author="Comparison" w:date="2026-07-05T01:09:00Z" w16du:dateUtc="2026-07-05T05:0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37" w:author="Comparison" w:date="2026-07-05T01:09:00Z" w16du:dateUtc="2026-07-05T05:09:00Z">
            <w:trPr>
              <w:trHeight w:val="360"/>
            </w:trPr>
          </w:trPrChange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8" w:author="Comparison" w:date="2026-07-05T01:09:00Z" w16du:dateUtc="2026-07-05T05:0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DFC2421" w14:textId="77777777" w:rsidR="00B17BE0" w:rsidRDefault="000B5B12">
            <w:r>
              <w:t>NPS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1" w:author="Comparison" w:date="2026-07-05T01:09:00Z" w16du:dateUtc="2026-07-05T05:0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D030477" w14:textId="77777777" w:rsidR="00B17BE0" w:rsidRDefault="000B5B12">
            <w:r>
              <w:t>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4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7CF3A73" w14:textId="77777777" w:rsidR="00B17BE0" w:rsidRDefault="000B5B12">
            <w:r>
              <w:t>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7" w:author="Comparison" w:date="2026-07-05T01:09:00Z" w16du:dateUtc="2026-07-05T05:09:00Z">
              <w:tcPr>
                <w:tcW w:w="23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12EFFCF" w14:textId="77777777" w:rsidR="000B5B12" w:rsidRDefault="000B5B12">
            <w:r>
              <w:t>72</w:t>
            </w:r>
          </w:p>
        </w:tc>
      </w:tr>
    </w:tbl>
    <w:p w14:paraId="4E9A6DE5" w14:textId="77777777" w:rsidR="00B17BE0" w:rsidRDefault="00B17BE0"/>
    <w:sectPr w:rsidR="00B17BE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7BE0"/>
    <w:rsid w:val="000B5B12"/>
    <w:rsid w:val="0033098B"/>
    <w:rsid w:val="008C687A"/>
    <w:rsid w:val="00B17BE0"/>
    <w:rsid w:val="00B37A4C"/>
    <w:rsid w:val="00B4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0453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2026-05-14T20:33:00Z</dcterms:created>
  <dcterms:modified xsi:type="dcterms:W3CDTF">2026-07-05T05:09:00Z</dcterms:modified>
</cp:coreProperties>
</file>