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313C800" w14:textId="6454BBE0">
      <w:pPr>
        <w:spacing w:before="0" w:after="20"/>
      </w:pPr>
      <w:r>
        <w:rPr>
          <w:rFonts w:ascii="Inter" w:hAnsi="Inter" w:eastAsia="Inter" w:cs="Inter"/>
          <w:b/>
          <w:bCs/>
          <w:color w:val="0F172A"/>
          <w:sz w:val="64"/>
          <w:szCs w:val="64"/>
        </w:rPr>
        <w:t>eigenpal/docx-editor</w:t>
      </w:r>
    </w:p>
    <w:p w14:paraId="B1E70C00" w14:textId="A775B400">
      <w:pPr>
        <w:spacing w:before="0" w:after="60"/>
      </w:pPr>
      <w:r>
        <w:rPr>
          <w:rFonts w:ascii="Inter" w:hAnsi="Inter" w:eastAsia="Inter" w:cs="Inter"/>
          <w:color w:val="64748B"/>
          <w:sz w:val="24"/>
          <w:szCs w:val="24"/>
        </w:rPr>
        <w:t>Project Charter &amp; Contributor Agreement</w:t>
      </w:r>
    </w:p>
    <w:p w14:paraId="6F066E00" w14:textId="D9FFD800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8C8D7A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 xml:space="preserve">npm  </w:t>
            </w:r>
            <w:hyperlink r:id="rIdclrrgvzn-co-bssfjluef">
              <w:r>
                <w:rPr>
                  <w:rFonts w:ascii="Courier New" w:hAnsi="Courier New" w:eastAsia="Inter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E54DDF80" w14:textId="CC483C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 xml:space="preserve">github  </w:t>
            </w:r>
            <w:hyperlink r:id="rIdjuy5xlgboggzopeudzji5">
              <w:r>
                <w:rPr>
                  <w:rFonts w:ascii="Courier New" w:hAnsi="Courier New" w:eastAsia="Inter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</w:hyperlink>
          </w:p>
        </w:tc>
      </w:tr>
    </w:tbl>
    <w:p w14:paraId="AB94DC00" w14:textId="9DE83E00">
      <w:pPr>
        <w:pBdr>
          <w:bottom w:val="single" w:sz="3" w:space="4" w:color="E2E8F0"/>
        </w:pBdr>
        <w:spacing w:before="300" w:after="80"/>
      </w:pPr>
      <w:r>
        <w:rPr>
          <w:rFonts w:ascii="Inter" w:hAnsi="Inter" w:eastAsia="Inter" w:cs="Inter"/>
          <w:b/>
          <w:bCs/>
          <w:color w:val="0F172A"/>
          <w:sz w:val="32"/>
          <w:szCs w:val="32"/>
        </w:rPr>
        <w:t xml:space="preserve">1.  What this is</w:t>
      </w:r>
      <w:ins w:id="1778776725720" w:author="Online User" w:date="2026-05-14T16:41:15.127Z">
        <w:r>
          <w:rPr>
            <w:rFonts w:ascii="Inter" w:cs="Inter"/>
            <w:b/>
            <w:bCs/>
            <w:sz w:val="32"/>
            <w:szCs w:val="32"/>
          </w:rPr>
          <w:t xml:space="preserve"> - Track Changes Demo</w:t>
        </w:r>
      </w:ins>
    </w:p>
    <w:p w14:paraId="5C239600" w14:textId="3003B8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An open-source WYSIWYG </w:t>
      </w:r>
      <w:r>
        <w:rPr>
          <w:rFonts w:ascii="Courier New" w:hAnsi="Courier New" w:eastAsia="Inter" w:cs="Courier New"/>
          <w:color w:val="0F172A"/>
          <w:sz w:val="19"/>
          <w:szCs w:val="19"/>
        </w:rPr>
        <w:t>.docx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editor for React. Drop in </w:t>
      </w:r>
      <w:r>
        <w:rPr>
          <w:rFonts w:ascii="Courier New" w:hAnsi="Courier New" w:eastAsia="Inter" w:cs="Courier New"/>
          <w:color w:val="0F172A"/>
          <w:sz w:val="19"/>
          <w:szCs w:val="19"/>
        </w:rPr>
        <w:t>&lt;DocxEditor documentBuffer={file} /&gt;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and your users can open, edit, and save Word documents entirely in the browser — </w:t>
      </w:r>
      <w:del w:id="10" w:author="sara.k" w:date="2026-03-04T09:21:00Z">
        <w:r>
          <w:rPr>
            <w:rFonts w:ascii="Inter" w:hAnsi="Inter" w:eastAsia="Inter" w:cs="Inter"/>
            <w:color w:val="0F172A"/>
            <w:sz w:val="22"/>
            <w:szCs w:val="22"/>
          </w:rPr>
          <w:delText>zero backend required</w:delText>
        </w:r>
      </w:del>
      <w:ins w:id="11" w:author="sara.k" w:date="2026-03-04T09:21:00Z">
        <w:r>
          <w:rPr>
            <w:rFonts w:ascii="Inter" w:hAnsi="Inter" w:eastAsia="Inter" w:cs="Inter"/>
            <w:color w:val="0F172A"/>
            <w:sz w:val="22"/>
            <w:szCs w:val="22"/>
          </w:rPr>
          <w:t>no backend required</w:t>
        </w:r>
      </w:ins>
      <w:r>
        <w:rPr>
          <w:rFonts w:ascii="Inter" w:hAnsi="Inter" w:eastAsia="Inter" w:cs="Inter"/>
          <w:color w:val="0F172A"/>
          <w:sz w:val="22"/>
          <w:szCs w:val="22"/>
        </w:rPr>
        <w:t>, no document data leaving the client.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Most editors serialise to HTML and back: </w:t>
      </w:r>
      <w:r>
        <w:rPr>
          <w:rFonts w:ascii="Courier New" w:hAnsi="Courier New" w:eastAsia="Inter" w:cs="Courier New"/>
          <w:color w:val="64748B"/>
          <w:sz w:val="19"/>
          <w:szCs w:val="19"/>
        </w:rPr>
        <w:t>DOCX → HTML → edits → HTML → DOCX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. Every hop loses formatting, tracked changes, and styles. </w:t>
      </w:r>
      <w:del w:id="12" w:author="thomas.v" w:date="2026-03-04T11:07:00Z">
        <w:r>
          <w:rPr>
            <w:rFonts w:ascii="Inter" w:hAnsi="Inter" w:eastAsia="Inter" w:cs="Inter"/>
            <w:color w:val="0F172A"/>
            <w:sz w:val="22"/>
            <w:szCs w:val="22"/>
          </w:rPr>
          <w:delText>docx-js-editor skips the pipeline entirely</w:delText>
        </w:r>
      </w:del>
      <w:ins w:id="13" w:author="thomas.v" w:date="2026-03-04T11:07:00Z">
        <w:r>
          <w:rPr>
            <w:rFonts w:ascii="Inter" w:hAnsi="Inter" w:eastAsia="Inter" w:cs="Inter"/>
            <w:color w:val="0F172A"/>
            <w:sz w:val="22"/>
            <w:szCs w:val="22"/>
          </w:rPr>
          <w:t>This library skips it</w:t>
        </w:r>
      </w:ins>
      <w:r>
        <w:rPr>
          <w:rFonts w:ascii="Inter" w:hAnsi="Inter" w:eastAsia="Inter" w:cs="Inter"/>
          <w:color w:val="0F172A"/>
          <w:sz w:val="22"/>
          <w:szCs w:val="22"/>
        </w:rPr>
        <w:t xml:space="preserve"> — OOXML is the canonical format throughout.</w:t>
      </w:r>
    </w:p>
    <w:p w14:paraId="CA9BBF00" w14:textId="BEEDE400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ED634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import { DocxEditor } from '@eigenpal/docx-js-editor'</w:t>
            </w:r>
          </w:p>
          <w:p w14:paraId="C2E93400" w14:textId="91D83F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import '@eigenpal/docx-js-editor/styles.css'</w:t>
            </w:r>
          </w:p>
          <w:p w14:paraId="C2811F40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function App({ file }: { file: ArrayBuffer }) {</w:t>
            </w:r>
          </w:p>
          <w:p w14:paraId="8F3B4A00" w14:textId="1F1832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  return (</w:t>
            </w:r>
          </w:p>
          <w:p w14:paraId="3A8E4300" w14:textId="A249A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    &lt;DocxEditor</w:t>
            </w:r>
          </w:p>
          <w:p w14:paraId="3B343800" w14:textId="DA9E7B8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      documentBuffer={file}</w:t>
            </w:r>
          </w:p>
          <w:p w14:paraId="83E86700" w14:textId="4854B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    /&gt;</w:t>
            </w:r>
          </w:p>
          <w:p w14:paraId="95377E00" w14:textId="B030CA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  )</w:t>
            </w:r>
          </w:p>
          <w:p w14:paraId="C96BED40" w14:textId="A01AB8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}</w:t>
            </w:r>
          </w:p>
        </w:tc>
      </w:tr>
    </w:tbl>
    <w:p w14:paraId="2163BE00" w14:textId="C9ADC048">
      <w:pPr>
        <w:spacing w:before="160" w:after="0"/>
      </w:pPr>
    </w:p>
    <w:p w14:paraId="124B2800" w14:textId="AA437C00">
      <w:pPr>
        <w:pBdr>
          <w:bottom w:val="single" w:sz="3" w:space="4" w:color="E2E8F0"/>
        </w:pBdr>
        <w:spacing w:before="300" w:after="80"/>
      </w:pPr>
      <w:r>
        <w:rPr>
          <w:rFonts w:ascii="Inter" w:hAnsi="Inter" w:eastAsia="Inter" w:cs="Inter"/>
          <w:b/>
          <w:bCs/>
          <w:color w:val="0F172A"/>
          <w:sz w:val="32"/>
          <w:szCs w:val="32"/>
        </w:rPr>
        <w:t xml:space="preserve">2.  Collaboration — Tracked Changes &amp; Comments</w:t>
      </w:r>
    </w:p>
    <w:p w14:paraId="2409DE00" w14:textId="1129CE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>Both features round-trip through OOXML so documents open correctly in Word, LibreOffice, and Google Docs.</w:t>
      </w:r>
    </w:p>
    <w:p w14:paraId="2F9DEC00" w14:textId="D5294C00">
      <w:pPr>
        <w:spacing w:before="80" w:after="0"/>
      </w:pPr>
    </w:p>
    <w:p w14:paraId="85023E80" w14:textId="15C85C00">
      <w:pPr>
        <w:spacing w:before="180" w:after="40"/>
      </w:pPr>
      <w:r>
        <w:rPr>
          <w:rFonts w:ascii="Inter" w:hAnsi="Inter" w:eastAsia="Inter" w:cs="Inter"/>
          <w:b/>
          <w:bCs/>
          <w:color w:val="0F172A"/>
          <w:sz w:val="22"/>
          <w:szCs w:val="22"/>
        </w:rPr>
        <w:t>Suggestion mode</w:t>
      </w:r>
    </w:p>
    <w:p w14:paraId="0D483E00" w14:textId="9F33E9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Toggle between </w:t>
      </w:r>
      <w:r>
        <w:rPr>
          <w:rFonts w:ascii="Courier New" w:hAnsi="Courier New" w:eastAsia="Inter" w:cs="Courier New"/>
          <w:color w:val="0F172A"/>
          <w:sz w:val="19"/>
          <w:szCs w:val="19"/>
        </w:rPr>
        <w:t>Editing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and </w:t>
      </w:r>
      <w:r>
        <w:rPr>
          <w:rFonts w:ascii="Courier New" w:hAnsi="Courier New" w:eastAsia="Inter" w:cs="Courier New"/>
          <w:color w:val="0F172A"/>
          <w:sz w:val="19"/>
          <w:szCs w:val="19"/>
        </w:rPr>
        <w:t>Suggesting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via the toolbar dropdown. In Suggesting mode, every edit becomes a tracked insertion (</w:t>
      </w:r>
      <w:r>
        <w:rPr>
          <w:rFonts w:ascii="Inter" w:hAnsi="Inter" w:eastAsia="Inter" w:cs="Inter"/>
          <w:color w:val="16A34A"/>
          <w:sz w:val="22"/>
          <w:szCs w:val="22"/>
        </w:rPr>
        <w:t>green underline</w:t>
      </w:r>
      <w:r>
        <w:rPr>
          <w:rFonts w:ascii="Inter" w:hAnsi="Inter" w:eastAsia="Inter" w:cs="Inter"/>
          <w:color w:val="0F172A"/>
          <w:sz w:val="22"/>
          <w:szCs w:val="22"/>
        </w:rPr>
        <w:t>) or deletion (</w:t>
      </w:r>
      <w:r>
        <w:rPr>
          <w:rFonts w:ascii="Inter" w:hAnsi="Inter" w:eastAsia="Inter" w:cs="Inter"/>
          <w:color w:val="DC2626"/>
          <w:sz w:val="22"/>
          <w:szCs w:val="22"/>
        </w:rPr>
        <w:t>red strikethrough</w:t>
      </w:r>
      <w:r>
        <w:rPr>
          <w:rFonts w:ascii="Inter" w:hAnsi="Inter" w:eastAsia="Inter" w:cs="Inter"/>
          <w:color w:val="0F172A"/>
          <w:sz w:val="22"/>
          <w:szCs w:val="22"/>
        </w:rPr>
        <w:t>). Consecutive keystrokes group into a single change. Accept or reject individually or all at once.</w:t>
      </w:r>
    </w:p>
    <w:p w14:paraId="DF754800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Serialises to </w:t>
      </w:r>
      <w:r>
        <w:rPr>
          <w:rFonts w:ascii="Courier New" w:hAnsi="Courier New" w:eastAsia="Inter" w:cs="Courier New"/>
          <w:color w:val="0F172A"/>
          <w:sz w:val="19"/>
          <w:szCs w:val="19"/>
        </w:rPr>
        <w:t>w:ins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eastAsia="Inter" w:cs="Courier New"/>
          <w:color w:val="0F172A"/>
          <w:sz w:val="19"/>
          <w:szCs w:val="19"/>
        </w:rPr>
        <w:t>w:del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— the same OOXML markup Word uses. Tracked changes survive a save/reload cycle and are reviewable in Word with full accept/reject UI.</w:t>
      </w:r>
    </w:p>
    <w:p w14:paraId="1E769400" w14:textId="E6D93300">
      <w:pPr>
        <w:spacing w:before="80" w:after="0"/>
      </w:pPr>
    </w:p>
    <w:p w14:paraId="EAB4FC00" w14:textId="876B9000">
      <w:pPr>
        <w:spacing w:before="180" w:after="40"/>
      </w:pPr>
      <w:r>
        <w:rPr>
          <w:rFonts w:ascii="Inter" w:hAnsi="Inter" w:eastAsia="Inter" w:cs="Inter"/>
          <w:b/>
          <w:bCs/>
          <w:color w:val="0F172A"/>
          <w:sz w:val="22"/>
          <w:szCs w:val="22"/>
        </w:rPr>
        <w:t>Comments</w:t>
      </w:r>
    </w:p>
    <w:p w14:paraId="E0DC0000" w14:textId="2F40A2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Select text and click the floating button on the page edge to </w:t>
      </w:r>
      <w:commentRangeStart w:id="100"/>
      <w:r>
        <w:rPr>
          <w:rFonts w:ascii="Inter" w:hAnsi="Inter" w:eastAsia="Inter" w:cs="Inter"/>
          <w:color w:val="0F172A"/>
          <w:sz w:val="22"/>
          <w:szCs w:val="22"/>
        </w:rPr>
        <w:t>add a comment anchored to that selection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eastAsia="Inter" w:cs="Inter"/>
          <w:color w:val="0F172A"/>
          <w:sz w:val="22"/>
          <w:szCs w:val="22"/>
        </w:rPr>
        <w:t>. A Google Docs-style sidebar shows threaded cards positioned at their anchor point in the document. Reply, resolve, reopen, or delete inline.</w:t>
      </w:r>
    </w:p>
    <w:p w14:paraId="5EB00800" w14:textId="4A396600">
      <w:pPr>
        <w:spacing w:before="60" w:after="0"/>
      </w:pPr>
    </w:p>
    <w:p w14:paraId="E227ED80" w14:textId="255A24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Serialises to </w:t>
      </w:r>
      <w:r>
        <w:rPr>
          <w:rFonts w:ascii="Courier New" w:hAnsi="Courier New" w:eastAsia="Inter" w:cs="Courier New"/>
          <w:color w:val="0F172A"/>
          <w:sz w:val="19"/>
          <w:szCs w:val="19"/>
        </w:rPr>
        <w:t>comments.xml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with </w:t>
      </w:r>
      <w:r>
        <w:rPr>
          <w:rFonts w:ascii="Courier New" w:hAnsi="Courier New" w:eastAsia="Inter" w:cs="Courier New"/>
          <w:color w:val="0F172A"/>
          <w:sz w:val="19"/>
          <w:szCs w:val="19"/>
        </w:rPr>
        <w:t>w:commentRangeStart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eastAsia="Inter" w:cs="Courier New"/>
          <w:color w:val="0F172A"/>
          <w:sz w:val="19"/>
          <w:szCs w:val="19"/>
        </w:rPr>
        <w:t>w:commentRangeEnd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markers. Comments and reply threads are preserved on round-trip.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eastAsia="Inter" w:cs="Inter"/>
          <w:b/>
          <w:bCs/>
          <w:color w:val="0F172A"/>
          <w:sz w:val="22"/>
          <w:szCs w:val="22"/>
        </w:rPr>
        <w:t>Agent-friendly</w:t>
      </w:r>
    </w:p>
    <w:p w14:paraId="F039A900" w14:textId="FBCBC2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Because tracked changes and comments are native OOXML, an AI agent can write </w:t>
      </w:r>
      <w:r>
        <w:rPr>
          <w:rFonts w:ascii="Courier New" w:hAnsi="Courier New" w:eastAsia="Inter" w:cs="Courier New"/>
          <w:color w:val="0F172A"/>
          <w:sz w:val="19"/>
          <w:szCs w:val="19"/>
        </w:rPr>
        <w:t>w:ins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eastAsia="Inter" w:cs="Courier New"/>
          <w:color w:val="0F172A"/>
          <w:sz w:val="19"/>
          <w:szCs w:val="19"/>
        </w:rPr>
        <w:t>w:del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eastAsia="Inter" w:cs="Courier New"/>
          <w:color w:val="0F172A"/>
          <w:sz w:val="19"/>
          <w:szCs w:val="19"/>
        </w:rPr>
        <w:t>w:comment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markup directly into a document and hand it to </w:t>
      </w:r>
      <w:r>
        <w:rPr>
          <w:rFonts w:ascii="Courier New" w:hAnsi="Courier New" w:eastAsia="Inter" w:cs="Courier New"/>
          <w:color w:val="0F172A"/>
          <w:sz w:val="19"/>
          <w:szCs w:val="19"/>
        </w:rPr>
        <w:t>&lt;DocxEditor /&gt;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for human review — no custom diff format, no proprietary API.</w:t>
      </w:r>
    </w:p>
    <w:p w14:paraId="80178800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eastAsia="Inter" w:cs="Inter"/>
          <w:b/>
          <w:bCs/>
          <w:color w:val="0F172A"/>
          <w:sz w:val="32"/>
          <w:szCs w:val="32"/>
        </w:rPr>
        <w:t xml:space="preserve">3.  Props</w:t>
      </w:r>
    </w:p>
    <w:p w14:paraId="2A6EFC00" w14:textId="E039DF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Pass </w:t>
      </w:r>
      <w:r>
        <w:rPr>
          <w:rFonts w:ascii="Courier New" w:hAnsi="Courier New" w:eastAsia="Inter" w:cs="Courier New"/>
          <w:color w:val="0F172A"/>
          <w:sz w:val="19"/>
          <w:szCs w:val="19"/>
        </w:rPr>
        <w:t>author="Your App"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to set the author name for comments and tracked changes. Toggle suggestion mode via the toolbar dropdown.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FE975440" w14:textId="D3FAA000">
            <w:pPr>
              <w:spacing w:before="0" w:after="0"/>
            </w:pPr>
            <w:r>
              <w:rPr>
                <w:rFonts w:ascii="Inter" w:hAnsi="Inter" w:eastAsia="Inter" w:cs="Inter"/>
                <w:b/>
                <w:bCs/>
                <w:color w:val="FFFFFF"/>
                <w:sz w:val="19"/>
                <w:szCs w:val="19"/>
              </w:rPr>
              <w:t>Prop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E66D88C0">
            <w:pPr>
              <w:spacing w:before="0" w:after="0"/>
            </w:pPr>
            <w:r>
              <w:rPr>
                <w:rFonts w:ascii="Inter" w:hAnsi="Inter" w:eastAsia="Inter" w:cs="Inter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AE86F700" w14:textId="BFD64400">
            <w:pPr>
              <w:spacing w:before="0" w:after="0"/>
            </w:pPr>
            <w:r>
              <w:rPr>
                <w:rFonts w:ascii="Inter" w:hAnsi="Inter" w:eastAsia="Inter" w:cs="Inter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eastAsia="Inter" w:cs="Inter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913A8D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2563EB"/>
                <w:sz w:val="19"/>
                <w:szCs w:val="19"/>
              </w:rPr>
              <w:t>documentBuffer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7C3AED"/>
                <w:sz w:val="19"/>
                <w:szCs w:val="19"/>
              </w:rPr>
              <w:t>ArrayBuffer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B6A1B600" w14:textId="29548C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.docx file contents to load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2563EB"/>
                <w:sz w:val="19"/>
                <w:szCs w:val="19"/>
              </w:rPr>
              <w:t>readOnly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F5C82C00" w14:textId="A05871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A83BF700" w14:textId="FA4B6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64748B"/>
                <w:sz w:val="19"/>
                <w:szCs w:val="19"/>
              </w:rPr>
              <w:t>false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DFAD16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Preview mode — no editing UI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EB3FF600" w14:textId="321050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2563EB"/>
                <w:sz w:val="19"/>
                <w:szCs w:val="19"/>
              </w:rPr>
              <w:t>showToolbar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FA905900" w14:textId="8EC49E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BEEA9200" w14:textId="4BB7A7B0">
            <w:pPr>
              <w:spacing w:before="0" w:after="0"/>
            </w:pPr>
            <w:r>
              <w:rPr>
                <w:rFonts w:ascii="Courier New" w:hAnsi="Courier New" w:eastAsia="Inter" w:cs="Courier New"/>
                <w:color w:val="64748B"/>
                <w:sz w:val="19"/>
                <w:szCs w:val="19"/>
              </w:rPr>
              <w:t>true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Show formatting toolbar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2563EB"/>
                <w:sz w:val="19"/>
                <w:szCs w:val="19"/>
              </w:rPr>
              <w:t>author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86E4F400" w14:textId="CB0B83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7C3AED"/>
                <w:sz w:val="19"/>
                <w:szCs w:val="19"/>
              </w:rPr>
              <w:t>string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64748B"/>
                <w:sz w:val="19"/>
                <w:szCs w:val="19"/>
              </w:rPr>
              <w:t>'User'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DDB1EC00" w14:textId="959DBF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Author name for comments and tracked changes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2563EB"/>
                <w:sz w:val="19"/>
                <w:szCs w:val="19"/>
              </w:rPr>
              <w:t>onChange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AD941E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C64FFC40">
            <w:pPr>
              <w:spacing w:before="0" w:after="0"/>
            </w:pPr>
            <w:r>
              <w:rPr>
                <w:rFonts w:ascii="Courier New" w:hAnsi="Courier New" w:eastAsia="Inter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D86BA400" w14:textId="D30074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Called on every document change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BD601000" w14:textId="7DC086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2563EB"/>
                <w:sz w:val="19"/>
                <w:szCs w:val="19"/>
              </w:rPr>
              <w:t>onSave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8F2984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C44FDB00" w14:textId="39B43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D41CEC00" w14:textId="2C0BBC8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Called on save, receives ArrayBuffer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89766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2563EB"/>
                <w:sz w:val="19"/>
                <w:szCs w:val="19"/>
              </w:rPr>
              <w:t>onError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B2CAB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ADD91800" w14:textId="67735D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Called on error</w:t>
            </w:r>
          </w:p>
        </w:tc>
      </w:tr>
    </w:tbl>
    <w:p w14:paraId="4C32CC00" w14:textId="A6A9CF00">
      <w:pPr>
        <w:spacing w:before="80" w:after="0"/>
      </w:pPr>
    </w:p>
    <w:p w14:paraId="F0E1BC00" w14:textId="CEB9E600">
      <w:pPr>
        <w:spacing w:after="160" w:line="259" w:lineRule="auto"/>
      </w:pPr>
    </w:p>
    <w:p>
      <w:r>
        <w:br w:type="page"/>
      </w:r>
    </w:p>
    <w:p w14:paraId="9E668D40" w14:textId="7D8B6000">
      <w:pPr>
        <w:spacing w:before="180" w:after="40"/>
      </w:pPr>
      <w:r>
        <w:rPr>
          <w:rFonts w:ascii="Inter" w:hAnsi="Inter" w:eastAsia="Inter" w:cs="Inter"/>
          <w:b/>
          <w:bCs/>
          <w:color w:val="0F172A"/>
          <w:sz w:val="22"/>
          <w:szCs w:val="22"/>
        </w:rPr>
        <w:t>Ref methods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DBF4C5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const ref = useRef&lt;DocxEditorRef&gt;(null)</w:t>
            </w:r>
          </w:p>
          <w:p w14:paraId="8CF62E00" w14:textId="D7310E00">
            <w:pPr>
              <w:spacing w:before="0" w:after="0"/>
            </w:pPr>
          </w:p>
          <w:p w14:paraId="F9C36200" w14:textId="7641B6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await ref.current.save()          // ArrayBuffer of the .docx</w:t>
            </w:r>
          </w:p>
          <w:p w14:paraId="8755F800" w14:textId="4C570E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ref.current.getDocument()         // current document object</w:t>
            </w:r>
          </w:p>
          <w:p w14:paraId="965FBD80" w14:textId="A79304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ref.current.setZoom(1.5)          // set zoom to 150%</w:t>
            </w:r>
          </w:p>
          <w:p w14:paraId="84152800" w14:textId="2F654B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ref.current.scrollToPage(3)       // scroll to page 3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ref.current.print()               // print</w:t>
            </w:r>
          </w:p>
        </w:tc>
      </w:tr>
    </w:tbl>
    <w:p w14:paraId="CDDE2200" w14:textId="97C67600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eastAsia="Inter" w:cs="Inter"/>
          <w:b/>
          <w:bCs/>
          <w:color w:val="0F172A"/>
          <w:sz w:val="32"/>
          <w:szCs w:val="32"/>
        </w:rPr>
        <w:t xml:space="preserve">4.  Contributing</w:t>
      </w:r>
    </w:p>
    <w:p w14:paraId="A57EB000" w14:textId="5084D000">
      <w:pPr>
        <w:spacing w:before="60" w:after="6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Read </w:t>
      </w:r>
      <w:hyperlink r:id="rIdbckue47mmm_l1hxfnuyyt">
        <w:r>
          <w:rPr>
            <w:rFonts w:ascii="Courier New" w:hAnsi="Courier New" w:eastAsia="Inter" w:cs="Courier New"/>
            <w:color w:val="2563EB"/>
            <w:sz w:val="19"/>
            <w:szCs w:val="19"/>
            <w:u w:val="single"/>
          </w:rPr>
          <w:t>docs/PLUGINS.md</w:t>
        </w:r>
      </w:hyperlink>
      <w:r>
        <w:rPr>
          <w:rFonts w:ascii="Inter" w:hAnsi="Inter" w:eastAsia="Inter" w:cs="Inter"/>
          <w:color w:val="0F172A"/>
          <w:sz w:val="22"/>
          <w:szCs w:val="22"/>
        </w:rPr>
        <w:t xml:space="preserve"> before opening a pull request that touches the plugin API.</w:t>
      </w:r>
    </w:p>
    <w:p w14:paraId="999EE400" w14:textId="24089F00">
      <w:pPr>
        <w:spacing w:before="60" w:after="0"/>
      </w:pPr>
    </w:p>
    <w:p w14:paraId="5D0DEE00" w14:textId="CF5EE400">
      <w:pPr>
        <w:spacing w:before="180" w:after="40"/>
      </w:pPr>
      <w:r>
        <w:rPr>
          <w:rFonts w:ascii="Inter" w:hAnsi="Inter" w:eastAsia="Inter" w:cs="Inter"/>
          <w:b/>
          <w:bCs/>
          <w:color w:val="0F172A"/>
          <w:sz w:val="22"/>
          <w:szCs w:val="22"/>
        </w:rPr>
        <w:t>Ground rules</w:t>
      </w:r>
    </w:p>
    <w:p w14:paraId="A50DB5D0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eastAsia="Inter" w:cs="Inter"/>
          <w:color w:val="0F172A"/>
          <w:sz w:val="22"/>
          <w:szCs w:val="22"/>
        </w:rPr>
        <w:t>Every PR must pass the round-trip test: load a .docx, apply an edit, export, reload — content and formatting must be stable on unchanged content.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eastAsia="Inter" w:cs="Inter"/>
          <w:color w:val="0F172A"/>
          <w:sz w:val="22"/>
          <w:szCs w:val="22"/>
        </w:rPr>
        <w:t xml:space="preserve">Run </w:t>
      </w:r>
      <w:r>
        <w:rPr>
          <w:rFonts w:ascii="Courier New" w:hAnsi="Courier New" w:eastAsia="Inter" w:cs="Courier New"/>
          <w:color w:val="0F172A"/>
          <w:sz w:val="19"/>
          <w:szCs w:val="19"/>
        </w:rPr>
        <w:t>bun test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and </w:t>
      </w:r>
      <w:r>
        <w:rPr>
          <w:rFonts w:ascii="Courier New" w:hAnsi="Courier New" w:eastAsia="Inter" w:cs="Courier New"/>
          <w:color w:val="0F172A"/>
          <w:sz w:val="19"/>
          <w:szCs w:val="19"/>
        </w:rPr>
        <w:t>bun run test:e2e</w:t>
      </w:r>
      <w:r>
        <w:rPr>
          <w:rFonts w:ascii="Inter" w:hAnsi="Inter" w:eastAsia="Inter" w:cs="Inter"/>
          <w:color w:val="0F172A"/>
          <w:sz w:val="22"/>
          <w:szCs w:val="22"/>
        </w:rPr>
        <w:t xml:space="preserve"> locally before pushing.</w:t>
      </w:r>
    </w:p>
    <w:p w14:paraId="BA8E6A00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eastAsia="Inter" w:cs="Inter"/>
            <w:color w:val="0F172A"/>
            <w:sz w:val="22"/>
            <w:szCs w:val="22"/>
          </w:rPr>
          <w:delText>Do not introduce intermediate HTML serialisation. This is a hard constraint.</w:delText>
        </w:r>
      </w:del>
      <w:ins w:id="15" w:author="anon-contributor" w:date="2026-03-04T23:44:00Z">
        <w:r>
          <w:rPr>
            <w:rFonts w:ascii="Inter" w:hAnsi="Inter" w:eastAsia="Inter" w:cs="Inter"/>
            <w:color w:val="0F172A"/>
            <w:sz w:val="22"/>
            <w:szCs w:val="22"/>
          </w:rPr>
          <w:t>Avoid intermediate HTML serialisation where possible.</w:t>
        </w:r>
      </w:ins>
    </w:p>
    <w:p w14:paraId="E7641900" w14:textId="B76B68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eastAsia="Inter" w:cs="Inter"/>
          <w:color w:val="0F172A"/>
          <w:sz w:val="22"/>
          <w:szCs w:val="22"/>
        </w:rPr>
        <w:t>Tracked changes and comments must survive a full OOXML round-trip — save, open in Word, verify changes are reviewable, reload in the editor.</w:t>
      </w:r>
    </w:p>
    <w:p w14:paraId="9068C800" w14:textId="10AA3000">
      <w:pPr>
        <w:spacing w:before="80" w:after="0"/>
      </w:pPr>
    </w:p>
    <w:p w14:paraId="7AB6E680" w14:textId="9C2C3800">
      <w:pPr>
        <w:spacing w:before="180" w:after="40"/>
      </w:pPr>
      <w:r>
        <w:rPr>
          <w:rFonts w:ascii="Inter" w:hAnsi="Inter" w:eastAsia="Inter" w:cs="Inter"/>
          <w:b/>
          <w:bCs/>
          <w:color w:val="0F172A"/>
          <w:sz w:val="22"/>
          <w:szCs w:val="22"/>
        </w:rPr>
        <w:t>Dev setup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E0B8D4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>bun install</w:t>
            </w:r>
          </w:p>
          <w:p w14:paraId="60D6F200" w14:textId="DA5F6C00">
            <w:pPr>
              <w:spacing w:before="0" w:after="0"/>
            </w:pPr>
            <w:r>
              <w:rPr>
                <w:rFonts w:ascii="Courier New" w:hAnsi="Courier New" w:eastAsia="Inter" w:cs="Courier New"/>
                <w:color w:val="0F172A"/>
                <w:sz w:val="19"/>
                <w:szCs w:val="19"/>
              </w:rPr>
              <w:t xml:space="preserve">bun run dev          // Vite demo on localhost:5173</w:t>
            </w:r>
          </w:p>
        </w:tc>
      </w:tr>
    </w:tbl>
    <w:p w14:paraId="CB7B5C80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eastAsia="Inter" w:cs="Inter"/>
          <w:b/>
          <w:bCs/>
          <w:color w:val="0F172A"/>
          <w:sz w:val="32"/>
          <w:szCs w:val="32"/>
        </w:rPr>
        <w:t>Sign-off</w:t>
      </w:r>
    </w:p>
    <w:p w14:paraId="A7C28100" w14:textId="C3981400">
      <w:pPr>
        <w:spacing w:before="60" w:after="0"/>
      </w:pPr>
    </w:p>
    <w:tbl>
      <w:tblPr>
        <w:tblW w:w="9360" w:type="dxa"/>
      </w:tblPr>
      <w:tblGrid>
        <w:gridCol w:w="4680"/>
        <w:gridCol w:w="4680"/>
      </w:tblGrid>
      <w:t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8BFFAF00" w14:textId="45F16900">
            <w:pPr>
              <w:spacing w:before="0" w:after="8"/>
            </w:pPr>
            <w:r>
              <w:rPr>
                <w:rFonts w:ascii="Inter" w:hAnsi="Inter" w:eastAsia="Inter" w:cs="Inter"/>
                <w:b/>
                <w:bCs/>
                <w:color w:val="0F172A"/>
                <w:sz w:val="24"/>
                <w:szCs w:val="24"/>
              </w:rPr>
              <w:t>EigenPal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 xml:space="preserve">Maintainer  ·  eigenpal.com</w:t>
            </w:r>
          </w:p>
          <w:p w14:paraId="574FD3C0" w14:textId="9CCC4000">
            <w:pPr>
              <w:pBdr>
                <w:bottom w:val="single" w:sz="3" w:space="1" w:color="E2E8F0"/>
              </w:pBdr>
              <w:spacing w:after="60"/>
            </w:pPr>
          </w:p>
          <w:p w14:paraId="CF83EC00" w14:textId="8B75A98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signature · date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EEAF6600" w14:textId="1E5E2600">
            <w:pPr>
              <w:spacing w:before="0" w:after="8"/>
            </w:pPr>
            <w:r>
              <w:rPr>
                <w:rFonts w:ascii="Inter" w:hAnsi="Inter" w:eastAsia="Inter" w:cs="Inter"/>
                <w:b/>
                <w:bCs/>
                <w:color w:val="0F172A"/>
                <w:sz w:val="24"/>
                <w:szCs w:val="24"/>
              </w:rPr>
              <w:t>Contributor</w:t>
            </w:r>
          </w:p>
          <w:p w14:paraId="BE3A3A00" w14:textId="23392000">
            <w:pPr>
              <w:spacing w:before="0" w:after="32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on behalf of the community</w:t>
            </w:r>
          </w:p>
          <w:p w14:paraId="7B105400" w14:textId="E15E7E8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eastAsia="Inter" w:cs="Inter"/>
                <w:color w:val="64748B"/>
                <w:sz w:val="20"/>
                <w:szCs w:val="20"/>
              </w:rPr>
              <w:t>signature · date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D1227FAA">
      <w:r>
        <w:rPr>
          <w:rStyle w:val="CommentReference"/>
        </w:rPr>
        <w:annotationRef/>
      </w:r>
      <w:r>
        <w:t>Just like that!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D1227F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56F3D616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D1227FAA" w16cid:durableId="56F3D6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>1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 of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>1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 · </w:t>
    </w:r>
    <w:hyperlink>
      <w:r>
        <w:rPr>
          <w:rFonts w:ascii="Inter" w:hAnsi="Inter" w:cs="Inter"/>
          <w:color w:val="64748B"/>
          <w:sz w:val="20"/>
          <w:szCs w:val="20"/>
        </w:rPr>
        <w:t>eigenpal.com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>Docx Editor: Project Charter &amp; Contributor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2026-03-05T19:36:13.142Z</dcterms:created>
  <dcterms:modified xsi:type="dcterms:W3CDTF">2026-05-14T16:41:21.244Z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