
<file path=[Content_Types].xml><?xml version="1.0" encoding="utf-8"?>
<Types xmlns="http://schemas.openxmlformats.org/package/2006/content-types">
  <Default Extension="bin" ContentType="image/png"/>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1DECCAB2" w14:textId="77777777" w:rsidR="001A08DA" w:rsidRDefault="001A08DA">
      <w:pPr>
        <w:rPr>
          <w:rFonts w:ascii="&quot;Calibri&quot;, Arial, sans-serif" w:hAnsi="&quot;Calibri&quot;, Arial, sans-serif"/>
          <w:b/>
          <w:sz w:val="32"/>
          <w:rPrChange w:id="0" w:author="Arthur Souza Rodrigues" w:date="2026-07-10T21:47:00Z" w16du:dateUtc="2026-07-11T01:47:00Z"/>
        </w:rPr>
      </w:pPr>
      <w:r>
        <w:rPr>
          <w:rFonts w:ascii="&quot;Calibri&quot;, Arial, sans-serif" w:hAnsi="&quot;Calibri&quot;, Arial, sans-serif"/>
          <w:b/>
          <w:sz w:val="32"/>
          <w:rPrChange w:id="1" w:author="Arthur Souza Rodrigues" w:date="2026-07-10T21:47:00Z" w16du:dateUtc="2026-07-11T01:47:00Z"/>
        </w:rPr>
        <w:t>file_</w:t>
      </w:r>
      <w:ins w:id="2" w:author="Arthur Souza Rodrigues" w:date="2026-07-10T21:47:00Z" w16du:dateUtc="2026-07-11T01:47:00Z">
        <w:r>
          <w:rPr>
            <w:rFonts w:ascii="&quot;Calibri&quot;, Arial, sans-serif" w:hAnsi="&quot;Calibri&quot;, Arial, sans-serif" w:cs="&quot;Calibri&quot;, Arial, sans-serif"/>
            <w:b/>
            <w:bCs/>
            <w:sz w:val="32"/>
            <w:szCs w:val="32"/>
          </w:rPr>
          <w:t>101</w:t>
        </w:r>
      </w:ins>
      <w:del w:id="3" w:author="Arthur Souza Rodrigues" w:date="2026-07-10T21:47:00Z" w16du:dateUtc="2026-07-11T01:47:00Z">
        <w:r>
          <w:delText>100</w:delText>
        </w:r>
      </w:del>
      <w:r>
        <w:rPr>
          <w:rFonts w:ascii="&quot;Calibri&quot;, Arial, sans-serif" w:hAnsi="&quot;Calibri&quot;, Arial, sans-serif"/>
          <w:b/>
          <w:sz w:val="32"/>
          <w:rPrChange w:id="4" w:author="Arthur Souza Rodrigues" w:date="2026-07-10T21:47:00Z" w16du:dateUtc="2026-07-11T01:47:00Z"/>
        </w:rPr>
        <w:t>.docx</w:t>
      </w:r>
    </w:p>
    <w:p w14:paraId="123C8CD0" w14:textId="4A82FB3A" w:rsidR="0018060C" w:rsidRDefault="00D823EB">
      <w:pPr>
        <w:rPr>
          <w:del w:id="5" w:author="Arthur Souza Rodrigues" w:date="2026-07-10T21:47:00Z" w16du:dateUtc="2026-07-11T01:47:00Z"/>
        </w:rPr>
      </w:pPr>
      <w:ins w:id="6" w:author="Arthur Souza Rodrigues" w:date="2026-07-10T21:47:00Z" w16du:dateUtc="2026-07-11T01:47:00Z">
        <w:r>
          <w:rPr>
            <w:rFonts w:ascii="&quot;Calibri&quot;, Arial, sans-serif" w:hAnsi="&quot;Calibri&quot;, Arial, sans-serif" w:cs="&quot;Calibri&quot;, Arial, sans-serif"/>
            <w:b/>
            <w:bCs/>
            <w:sz w:val="32"/>
            <w:szCs w:val="32"/>
          </w:rPr>
          <w:t>Calibri</w:t>
        </w:r>
      </w:ins>
      <w:del w:id="7" w:author="Arthur Souza Rodrigues" w:date="2026-07-10T21:47:00Z" w16du:dateUtc="2026-07-11T01:47:00Z">
        <w:r>
          <w:rPr>
            <w:noProof/>
          </w:rPr>
          <mc:AlternateContent>
            <mc:Choice Requires="wps">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910BA9"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yFAuNOEAAAAPAQAADwAAAGRycy9kb3du cmV2LnhtbExPy07DMBC8I/EP1iJxQdRpokKbxqkQzzOhUq9ObGK39jrEbhv+nuUEl9WuZnYe1Wby jp30GG1AAfNZBkxjF5TFXsD24+V2CSwmiUq6gFrAt46wqS8vKlmqcMZ3fWpSz0gEYykFmJSGkvPY Ge1lnIVBI2GfYfQy0Tn2XI3yTOLe8TzL7riXFsnByEE/Gt0dmqMX8Lzr9gfXmFfTrr5uTES72r9Z Ia6vpqc1jYc1sKSn9PcBvx0oP9QUrA1HVJE5AcVyviAqLUUBjAj3ZAqsFZDnxQJ4XfH/PeofAAAA //8DAFBLAQItABQABgAIAAAAIQC2gziS/gAAAOEBAAATAAAAAAAAAAAAAAAAAAAAAABbQ29udGVu dF9UeXBlc10ueG1sUEsBAi0AFAAGAAgAAAAhADj9If/WAAAAlAEAAAsAAAAAAAAAAAAAAAAALwEA AF9yZWxzLy5yZWxzUEsBAi0AFAAGAAgAAAAhAP0+OoK7AQAAzQMAAA4AAAAAAAAAAAAAAAAALgIA AGRycy9lMm9Eb2MueG1sUEsBAi0AFAAGAAgAAAAhAMhQLjThAAAADwEAAA8AAAAAAAAAAAAAAAAA FQQAAGRycy9kb3ducmV2LnhtbFBLBQYAAAAABAAEAPMAAAAjBQAAAAA= " strokecolor="#5b9bd5 [3204]" strokeweight=".5pt">
                  <v:stroke endarrow="block"/>
                </v:shape>
              </w:pict>
            </mc:Fallback>
          </mc:AlternateContent>
        </w:r>
        <w:r>
          <w:rPr>
            <w:noProof/>
          </w:rPr>
          <mc:AlternateContent>
            <mc:Choice Requires="wps">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91173DC"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D/aR7R5AAAAA8BAAAPAAAAZHJzL2Rvd25yZXYueG1sTI9B T4QwEIXvJv6HZky8uYVCZJelbIjGZPUm68Fjl45ApC3SwuK/dzzpZZLJvPfmfcVhNQNbcPK9sxLi TQQMbeN0b1sJb6enuy0wH5TVanAWJXyjh0N5fVWoXLuLfcWlDi2jEOtzJaELYcw5902HRvmNG9HS 7cNNRgVap5brSV0o3AxcRNE9N6q39KFTIz502HzWs5FQZccjzun715Lsnqt0V6tEnF6kvL1ZH/c0 qj2wgGv4c8AvA/WHkoqd3Wy1Z4OEJM1ikkrYigwYCbI4I6CzBJGkAnhZ8P8c5Q8AAAD//wMAUEsB Ai0AFAAGAAgAAAAhALaDOJL+AAAA4QEAABMAAAAAAAAAAAAAAAAAAAAAAFtDb250ZW50X1R5cGVz XS54bWxQSwECLQAUAAYACAAAACEAOP0h/9YAAACUAQAACwAAAAAAAAAAAAAAAAAvAQAAX3JlbHMv LnJlbHNQSwECLQAUAAYACAAAACEAKBIXtbEBAACvAwAADgAAAAAAAAAAAAAAAAAuAgAAZHJzL2Uy b0RvYy54bWxQSwECLQAUAAYACAAAACEA/2ke0eQAAAAPAQAADwAAAAAAAAAAAAAAAAALBAAAZHJz L2Rvd25yZXYueG1sUEsFBgAAAAAEAAQA8wAAABwFAAAAAA== " adj="10800" strokecolor="#5b9bd5 [3204]" strokeweight=".5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C2FA5C6"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IWvdBveAAAACgEAAA8AAABkcnMv ZG93bnJldi54bWxMj0tPwzAQhO9I/AdrkbhRhwahKI1T8RBCqAdEoXfH3iZR43UUO4/+exYucBlp NZrZ+Yrt4jox4RBaTwpuVwkIJONtS7WCr8+XmwxEiJqs7jyhgjMG2JaXF4XOrZ/pA6d9rAWXUMi1 gibGPpcymAadDivfI7F39IPTkc+hlnbQM5e7Tq6T5F463RJ/aHSPTw2a0350Cg7++Dg7U9HbdH5v x9fdYEy2U+r6annesDxsQERc4l8Cfhh4P5Q8rPIj2SA6BUwTf5W9LEmZpVKQpndrkGUh/yOU3wAA AP//AwBQSwECLQAUAAYACAAAACEAtoM4kv4AAADhAQAAEwAAAAAAAAAAAAAAAAAAAAAAW0NvbnRl bnRfVHlwZXNdLnhtbFBLAQItABQABgAIAAAAIQA4/SH/1gAAAJQBAAALAAAAAAAAAAAAAAAAAC8B AABfcmVscy8ucmVsc1BLAQItABQABgAIAAAAIQAPy1QBagIAADcFAAAOAAAAAAAAAAAAAAAAAC4C AABkcnMvZTJvRG9jLnhtbFBLAQItABQABgAIAAAAIQCFr3Qb3gAAAAoBAAAPAAAAAAAAAAAAAAAA AMQEAABkcnMvZG93bnJldi54bWxQSwUGAAAAAAQABADzAAAAzwUAAAAA " filled="f" stroked="f" strokeweight="1pt">
                  <w10:anchorlock/>
                </v:rect>
              </w:pict>
            </mc:Fallback>
          </mc:AlternateContent>
        </w:r>
        <w:r>
          <w:rPr>
            <w:noProof/>
          </w:rPr>
          <mc:AlternateContent>
            <mc:Choice Requires="wps">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B250D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wCE1cuQAAAAPAQAADwAAAGRycy9kb3ducmV2Lnht bEyPQUvDQBCF74L/YRnBm92kLVHTbIpoCoKn1BZ6nCZrEszOptlts/57x1O9DAzzvTfvZetgenHR o+ssKYhnEQhNla07ahTsPjcPTyCcR6qxt6QV/GgH6/z2JsO0thOV+rL1jWATcikqaL0fUild1WqD bmYHTXz7sqNBz+vYyHrEic1NL+dRlEiDHfGHFgf92urqe3s2Cg6nHW2mogj74gNPoZIlTu+lUvd3 4W3F42UFwuvgrwr468D5IedgR3um2olewSKOE0YVJNEcBAPL5+UCxJHJOHoEmWfyf4/8FwAA//8D AFBLAQItABQABgAIAAAAIQC2gziS/gAAAOEBAAATAAAAAAAAAAAAAAAAAAAAAABbQ29udGVudF9U eXBlc10ueG1sUEsBAi0AFAAGAAgAAAAhADj9If/WAAAAlAEAAAsAAAAAAAAAAAAAAAAALwEAAF9y ZWxzLy5yZWxzUEsBAi0AFAAGAAgAAAAhALNI7jBgAgAAGQUAAA4AAAAAAAAAAAAAAAAALgIAAGRy cy9lMm9Eb2MueG1sUEsBAi0AFAAGAAgAAAAhAMAhNXLkAAAADwEAAA8AAAAAAAAAAAAAAAAAugQA AGRycy9kb3ducmV2LnhtbFBLBQYAAAAABAAEAPMAAADLBQAAAAA= " adj="18614" fillcolor="#5b9bd5 [3204]" strokecolor="#1f4d78 [1604]" strokeweight="1pt"/>
              </w:pict>
            </mc:Fallback>
          </mc:AlternateContent>
        </w:r>
        <w:r>
          <w:rPr>
            <w:noProof/>
          </w:rPr>
          <mc:AlternateContent>
            <mc:Choice Requires="wps">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3328F3" id="Rectangle 1" o:spid="_x0000_s1026" style="position:absolute;margin-left:3.2pt;margin-top:7.5pt;width:133.25pt;height:81.1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Dmee+PfAAAADQEAAA8AAABkcnMvZG93bnJldi54bWxM T01PwzAMvSPxHyIjcWPpCqzQNZ3QEBckDhv8AK/xmm5NUjXp2v57zIldLPk9+30Um8m24kJ9aLxT sFwkIMhVXjeuVvDz/fHwAiJEdBpb70jBTAE25e1Ngbn2o9vRZR9rwSIu5KjAxNjlUobKkMWw8B05 5o6+txh57WupexxZ3LYyTZKVtNg4djDY0dZQdd4Plk2QdvMyG7fnLzN9NtTOJxpmpe7vpvc1j7c1 iEhT/P+Avw6cH0oOdvCD00G0ClZPfMjwM9diOs3SVxAHBrLsEWRZyOsW5S8AAAD//wMAUEsBAi0A FAAGAAgAAAAhALaDOJL+AAAA4QEAABMAAAAAAAAAAAAAAAAAAAAAAFtDb250ZW50X1R5cGVzXS54 bWxQSwECLQAUAAYACAAAACEAOP0h/9YAAACUAQAACwAAAAAAAAAAAAAAAAAvAQAAX3JlbHMvLnJl bHNQSwECLQAUAAYACAAAACEArZId314CAAAUBQAADgAAAAAAAAAAAAAAAAAuAgAAZHJzL2Uyb0Rv Yy54bWxQSwECLQAUAAYACAAAACEAOZ57498AAAANAQAADwAAAAAAAAAAAAAAAAC4BAAAZHJzL2Rv d25yZXYueG1sUEsFBgAAAAAEAAQA8wAAAMQFAAAAAA== " fillcolor="#5b9bd5 [3204]" strokecolor="#1f4d78 [1604]" strokeweight="1pt"/>
              </w:pict>
            </mc:Fallback>
          </mc:AlternateContent>
        </w:r>
      </w:del>
    </w:p>
    <w:p w14:paraId="37F2C3E1" w14:textId="77777777" w:rsidR="00E95776" w:rsidRPr="00F94915" w:rsidRDefault="007E6509" w:rsidP="00F94915">
      <w:pPr>
        <w:rPr>
          <w:del w:id="8" w:author="Arthur Souza Rodrigues" w:date="2026-07-10T21:47:00Z" w16du:dateUtc="2026-07-11T01:47:00Z"/>
        </w:rPr>
      </w:pPr>
      <w:del w:id="9" w:author="Arthur Souza Rodrigues" w:date="2026-07-10T21:47:00Z" w16du:dateUtc="2026-07-11T01:47:00Z">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8"/>
                </a:graphicData>
              </a:graphic>
            </wp:inline>
          </w:drawing>
        </w:r>
      </w:del>
    </w:p>
    <w:p w14:paraId="7751710B" w14:textId="77777777" w:rsidR="00E95776" w:rsidRDefault="007E6509" w:rsidP="00270EE7">
      <w:pPr>
        <w:pStyle w:val="ListParagraph"/>
        <w:numPr>
          <w:ilvl w:val="0"/>
          <w:numId w:val="1"/>
        </w:numPr>
        <w:rPr>
          <w:del w:id="10" w:author="Arthur Souza Rodrigues" w:date="2026-07-10T21:47:00Z" w16du:dateUtc="2026-07-11T01:47:00Z"/>
        </w:rPr>
      </w:pPr>
      <w:del w:id="11" w:author="Arthur Souza Rodrigues" w:date="2026-07-10T21:47:00Z" w16du:dateUtc="2026-07-11T01:47:00Z">
        <w:r>
          <w:delText>Video provides a powerful way to help you prove your point.</w:delText>
        </w:r>
      </w:del>
    </w:p>
    <w:p w14:paraId="0A6A98D4" w14:textId="77777777" w:rsidR="00E95776" w:rsidRDefault="007E6509" w:rsidP="00270EE7">
      <w:pPr>
        <w:pStyle w:val="ListParagraph"/>
        <w:numPr>
          <w:ilvl w:val="1"/>
          <w:numId w:val="1"/>
        </w:numPr>
        <w:rPr>
          <w:del w:id="12" w:author="Arthur Souza Rodrigues" w:date="2026-07-10T21:47:00Z" w16du:dateUtc="2026-07-11T01:47:00Z"/>
        </w:rPr>
      </w:pPr>
      <w:del w:id="13" w:author="Arthur Souza Rodrigues" w:date="2026-07-10T21:47:00Z" w16du:dateUtc="2026-07-11T01:47:00Z">
        <w:r>
          <w:delText>When you click Online Video, you can paste in the embed code for the video you want to add.</w:delText>
        </w:r>
      </w:del>
    </w:p>
    <w:p w14:paraId="3675AACC" w14:textId="77777777" w:rsidR="00E95776" w:rsidRDefault="007E6509" w:rsidP="00270EE7">
      <w:pPr>
        <w:pStyle w:val="ListParagraph"/>
        <w:numPr>
          <w:ilvl w:val="1"/>
          <w:numId w:val="1"/>
        </w:numPr>
        <w:rPr>
          <w:del w:id="14" w:author="Arthur Souza Rodrigues" w:date="2026-07-10T21:47:00Z" w16du:dateUtc="2026-07-11T01:47:00Z"/>
        </w:rPr>
      </w:pPr>
      <w:del w:id="15" w:author="Arthur Souza Rodrigues" w:date="2026-07-10T21:47:00Z" w16du:dateUtc="2026-07-11T01:47:00Z">
        <w:r>
          <w:delText>You can also type a keyword to search online for the video that best fits your document.</w:delText>
        </w:r>
      </w:del>
    </w:p>
    <w:p w14:paraId="5B262D46" w14:textId="77777777" w:rsidR="00E95776" w:rsidRDefault="007E6509" w:rsidP="00270EE7">
      <w:pPr>
        <w:pStyle w:val="ListParagraph"/>
        <w:numPr>
          <w:ilvl w:val="0"/>
          <w:numId w:val="1"/>
        </w:numPr>
        <w:rPr>
          <w:del w:id="16" w:author="Arthur Souza Rodrigues" w:date="2026-07-10T21:47:00Z" w16du:dateUtc="2026-07-11T01:47:00Z"/>
        </w:rPr>
      </w:pPr>
      <w:del w:id="17" w:author="Arthur Souza Rodrigues" w:date="2026-07-10T21:47:00Z" w16du:dateUtc="2026-07-11T01:47:00Z">
        <w:r>
          <w:delText>To make your document look professionally produced, Word provides header, footer, cover page, and text box designs that complement each other.</w:delText>
        </w:r>
      </w:del>
    </w:p>
    <w:p w14:paraId="62A3B61C" w14:textId="77777777" w:rsidR="00E95776" w:rsidRDefault="007E6509" w:rsidP="00270EE7">
      <w:pPr>
        <w:pStyle w:val="ListParagraph"/>
        <w:numPr>
          <w:ilvl w:val="1"/>
          <w:numId w:val="1"/>
        </w:numPr>
        <w:rPr>
          <w:del w:id="18" w:author="Arthur Souza Rodrigues" w:date="2026-07-10T21:47:00Z" w16du:dateUtc="2026-07-11T01:47:00Z"/>
        </w:rPr>
      </w:pPr>
      <w:del w:id="19" w:author="Arthur Souza Rodrigues" w:date="2026-07-10T21:47:00Z" w16du:dateUtc="2026-07-11T01:47:00Z">
        <w:r>
          <w:delText>For example, you can add a matching cover page, header, and sidebar.</w:delText>
        </w:r>
      </w:del>
    </w:p>
    <w:p w14:paraId="3D8E4EA7" w14:textId="77777777" w:rsidR="00E95776" w:rsidRDefault="007E6509" w:rsidP="00270EE7">
      <w:pPr>
        <w:pStyle w:val="ListParagraph"/>
        <w:numPr>
          <w:ilvl w:val="1"/>
          <w:numId w:val="1"/>
        </w:numPr>
        <w:rPr>
          <w:del w:id="20" w:author="Arthur Souza Rodrigues" w:date="2026-07-10T21:47:00Z" w16du:dateUtc="2026-07-11T01:47:00Z"/>
        </w:rPr>
      </w:pPr>
      <w:del w:id="21" w:author="Arthur Souza Rodrigues" w:date="2026-07-10T21:47:00Z" w16du:dateUtc="2026-07-11T01:47:00Z">
        <w:r>
          <w:delText>Click Insert and then choose the elements you want from the different galleries.</w:delText>
        </w:r>
      </w:del>
    </w:p>
    <w:p w14:paraId="176C2786" w14:textId="77777777" w:rsidR="00E95776" w:rsidRDefault="007E6509" w:rsidP="00270EE7">
      <w:pPr>
        <w:pStyle w:val="ListParagraph"/>
        <w:numPr>
          <w:ilvl w:val="1"/>
          <w:numId w:val="1"/>
        </w:numPr>
        <w:rPr>
          <w:del w:id="22" w:author="Arthur Souza Rodrigues" w:date="2026-07-10T21:47:00Z" w16du:dateUtc="2026-07-11T01:47:00Z"/>
        </w:rPr>
      </w:pPr>
      <w:del w:id="23" w:author="Arthur Souza Rodrigues" w:date="2026-07-10T21:47:00Z" w16du:dateUtc="2026-07-11T01:47:00Z">
        <w:r>
          <w:delText>Themes and styles also help keep your document coordinated.</w:delText>
        </w:r>
      </w:del>
    </w:p>
    <w:p w14:paraId="2B3504C4" w14:textId="77777777" w:rsidR="00E95776" w:rsidRDefault="007E6509" w:rsidP="00270EE7">
      <w:pPr>
        <w:pStyle w:val="ListParagraph"/>
        <w:numPr>
          <w:ilvl w:val="2"/>
          <w:numId w:val="1"/>
        </w:numPr>
        <w:rPr>
          <w:del w:id="24" w:author="Arthur Souza Rodrigues" w:date="2026-07-10T21:47:00Z" w16du:dateUtc="2026-07-11T01:47:00Z"/>
        </w:rPr>
      </w:pPr>
      <w:del w:id="25" w:author="Arthur Souza Rodrigues" w:date="2026-07-10T21:47:00Z" w16du:dateUtc="2026-07-11T01:47:00Z">
        <w:r>
          <w:delText>When you click Design and choose a new Theme, the pictures, charts, and SmartArt graphics change to match your new theme.</w:delText>
        </w:r>
      </w:del>
    </w:p>
    <w:p w14:paraId="2C0498D0" w14:textId="77777777" w:rsidR="00E95776" w:rsidRDefault="007E6509" w:rsidP="00270EE7">
      <w:pPr>
        <w:pStyle w:val="ListParagraph"/>
        <w:numPr>
          <w:ilvl w:val="0"/>
          <w:numId w:val="1"/>
        </w:numPr>
        <w:rPr>
          <w:del w:id="26" w:author="Arthur Souza Rodrigues" w:date="2026-07-10T21:47:00Z" w16du:dateUtc="2026-07-11T01:47:00Z"/>
        </w:rPr>
      </w:pPr>
      <w:del w:id="27" w:author="Arthur Souza Rodrigues" w:date="2026-07-10T21:47:00Z" w16du:dateUtc="2026-07-11T01:47:00Z">
        <w:r>
          <w:delText>When you apply styles, your headings change to match the new theme.</w:delText>
        </w:r>
      </w:del>
    </w:p>
    <w:p w14:paraId="47673396" w14:textId="77777777" w:rsidR="00E95776" w:rsidRDefault="007E6509" w:rsidP="00270EE7">
      <w:pPr>
        <w:pStyle w:val="ListParagraph"/>
        <w:numPr>
          <w:ilvl w:val="1"/>
          <w:numId w:val="1"/>
        </w:numPr>
        <w:rPr>
          <w:del w:id="28" w:author="Arthur Souza Rodrigues" w:date="2026-07-10T21:47:00Z" w16du:dateUtc="2026-07-11T01:47:00Z"/>
        </w:rPr>
      </w:pPr>
      <w:del w:id="29" w:author="Arthur Souza Rodrigues" w:date="2026-07-10T21:47:00Z" w16du:dateUtc="2026-07-11T01:47:00Z">
        <w:r>
          <w:delText>Save time in Word with new buttons that show up where you need them.</w:delText>
        </w:r>
      </w:del>
    </w:p>
    <w:p w14:paraId="5D32DB08" w14:textId="77777777" w:rsidR="00E95776" w:rsidRDefault="007E6509" w:rsidP="008B7E91">
      <w:pPr>
        <w:spacing w:after="480"/>
        <w:rPr>
          <w:del w:id="30" w:author="Arthur Souza Rodrigues" w:date="2026-07-10T21:47:00Z" w16du:dateUtc="2026-07-11T01:47:00Z"/>
        </w:rPr>
      </w:pPr>
      <w:del w:id="31" w:author="Arthur Souza Rodrigues" w:date="2026-07-10T21:47:00Z" w16du:dateUtc="2026-07-11T01:47:00Z">
        <w:r>
          <w:lastRenderedPageBreak/>
        </w:r>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03099E12" w14:textId="77777777" w:rsidR="00E95776" w:rsidRDefault="007E6509">
      <w:pPr>
        <w:rPr>
          <w:del w:id="32" w:author="Arthur Souza Rodrigues" w:date="2026-07-10T21:47:00Z" w16du:dateUtc="2026-07-11T01:47:00Z"/>
        </w:rPr>
      </w:pPr>
      <w:del w:id="33" w:author="Arthur Souza Rodrigues" w:date="2026-07-10T21:47:00Z" w16du:dateUtc="2026-07-11T01:47:00Z">
        <w:r>
          <w:del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2301DC0D" w14:textId="77777777" w:rsidR="00E95776" w:rsidRDefault="007E6509" w:rsidP="008B7E91">
      <w:pPr>
        <w:spacing w:before="800"/>
        <w:rPr>
          <w:del w:id="34" w:author="Arthur Souza Rodrigues" w:date="2026-07-10T21:47:00Z" w16du:dateUtc="2026-07-11T01:47:00Z"/>
        </w:rPr>
      </w:pPr>
      <w:del w:id="35" w:author="Arthur Souza Rodrigues" w:date="2026-07-10T21:47:00Z" w16du:dateUtc="2026-07-11T01:47: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1963AB74" w14:textId="77777777" w:rsidR="00E95776" w:rsidRDefault="007E6509" w:rsidP="00C92A32">
      <w:pPr>
        <w:pStyle w:val="Heading1"/>
        <w:rPr>
          <w:del w:id="36" w:author="Arthur Souza Rodrigues" w:date="2026-07-10T21:47:00Z" w16du:dateUtc="2026-07-11T01:47:00Z"/>
        </w:rPr>
      </w:pPr>
      <w:del w:id="37" w:author="Arthur Souza Rodrigues" w:date="2026-07-10T21:47:00Z" w16du:dateUtc="2026-07-11T01:47:00Z">
        <w:r>
          <w:delText>Heading 1</w:delText>
        </w:r>
      </w:del>
    </w:p>
    <w:p w14:paraId="1FB54B9F" w14:textId="77777777" w:rsidR="00E95776" w:rsidRPr="00C92A32" w:rsidRDefault="007E6509">
      <w:pPr>
        <w:pPrChange w:id="38" w:author="Arthur Souza Rodrigues" w:date="2026-07-10T21:47:00Z" w16du:dateUtc="2026-07-11T01:47:00Z">
          <w:pPr>
            <w:pStyle w:val="Heading2"/>
          </w:pPr>
        </w:pPrChange>
      </w:pPr>
      <w:del w:id="39" w:author="Arthur Souza Rodrigues" w:date="2026-07-10T21:47:00Z" w16du:dateUtc="2026-07-11T01:47:00Z">
        <w:r>
          <w:delText>This is</w:delText>
        </w:r>
      </w:del>
      <w:r>
        <w:rPr>
          <w:rFonts w:ascii="&quot;Calibri&quot;, Arial, sans-serif" w:hAnsi="&quot;Calibri&quot;, Arial, sans-serif"/>
          <w:b/>
          <w:sz w:val="32"/>
          <w:rPrChange w:id="40" w:author="Arthur Souza Rodrigues" w:date="2026-07-10T21:47:00Z" w16du:dateUtc="2026-07-11T01:47:00Z"/>
        </w:rPr>
        <w:t xml:space="preserve"> Heading 2</w:t>
      </w:r>
      <w:ins w:id="41" w:author="Arthur Souza Rodrigues" w:date="2026-07-10T21:47:00Z" w16du:dateUtc="2026-07-11T01:47:00Z">
        <w:r>
          <w:rPr>
            <w:rFonts w:ascii="&quot;Calibri&quot;, Arial, sans-serif" w:hAnsi="&quot;Calibri&quot;, Arial, sans-serif" w:cs="&quot;Calibri&quot;, Arial, sans-serif"/>
            <w:b/>
            <w:bCs/>
            <w:sz w:val="32"/>
            <w:szCs w:val="32"/>
          </w:rPr>
          <w:t xml:space="preserve"> Right Demo</w:t>
        </w:r>
      </w:ins>
    </w:p>
    <w:p w14:paraId="0922DB5F" w14:textId="77777777" w:rsidR="00E95776" w:rsidRDefault="00D823EB">
      <w:pPr>
        <w:rPr>
          <w:del w:id="42" w:author="Arthur Souza Rodrigues" w:date="2026-07-10T21:47:00Z" w16du:dateUtc="2026-07-11T01:47:00Z"/>
        </w:rPr>
      </w:pPr>
      <w:ins w:id="43" w:author="Arthur Souza Rodrigues" w:date="2026-07-10T21:47:00Z" w16du:dateUtc="2026-07-11T01:47:00Z">
        <w:r>
          <w:rPr>
            <w:rFonts w:ascii="&quot;Calibri&quot;, Arial, sans-serif" w:hAnsi="&quot;Calibri&quot;, Arial, sans-serif" w:cs="&quot;Calibri&quot;, Arial, sans-serif"/>
            <w:b/>
            <w:bCs/>
            <w:sz w:val="32"/>
            <w:szCs w:val="32"/>
          </w:rPr>
          <w:t xml:space="preserve">Calibri font with </w:t>
        </w:r>
      </w:ins>
      <w:del w:id="44" w:author="Arthur Souza Rodrigues" w:date="2026-07-10T21:47:00Z" w16du:dateUtc="2026-07-11T01:47:00Z">
        <w:r>
          <w:rPr>
            <w:b/>
            <w:i/>
            <w:highlight w:val="yellow"/>
            <w:u w:val="single"/>
          </w:rPr>
          <w:delText>Video provides a powerful way to help you prove your point.</w:delText>
        </w:r>
        <w:r>
          <w:delText xml:space="preserve"> When you click Online Video, you can paste in the embed code for the video you want to add. You can also type a keyword to search online for the video that best fits your document.</w:delText>
        </w:r>
      </w:del>
    </w:p>
    <w:p w14:paraId="19467F5D" w14:textId="77777777" w:rsidR="00E95776" w:rsidRDefault="007E6509" w:rsidP="00C92A32">
      <w:pPr>
        <w:pStyle w:val="Heading1"/>
        <w:rPr>
          <w:del w:id="45" w:author="Arthur Souza Rodrigues" w:date="2026-07-10T21:47:00Z" w16du:dateUtc="2026-07-11T01:47:00Z"/>
        </w:rPr>
      </w:pPr>
      <w:del w:id="46" w:author="Arthur Souza Rodrigues" w:date="2026-07-10T21:47:00Z" w16du:dateUtc="2026-07-11T01:47:00Z">
        <w:r>
          <w:delText>Second Heading 1</w:delText>
        </w:r>
      </w:del>
    </w:p>
    <w:p w14:paraId="4090E0F0" w14:textId="77777777" w:rsidR="00E95776" w:rsidRDefault="007E6509">
      <w:pPr>
        <w:rPr>
          <w:del w:id="47" w:author="Arthur Souza Rodrigues" w:date="2026-07-10T21:47:00Z" w16du:dateUtc="2026-07-11T01:47:00Z"/>
        </w:rPr>
      </w:pPr>
      <w:del w:id="48" w:author="Arthur Souza Rodrigues" w:date="2026-07-10T21:47:00Z" w16du:dateUtc="2026-07-11T01:47:00Z">
        <w:r>
          <w:rPr>
            <w:noProof/>
          </w:rPr>
          <w:delText>Lorem ipsum dolor sit amet, consectetuer adipiscing elit. Maecenas porttitor congue massa. Fusce posuere, magna sed pulvinar ultricies, purus lectus malesuada libero, sit amet commodo magna eros quis urna.</w:delText>
        </w:r>
      </w:del>
    </w:p>
    <w:p w14:paraId="11121BFA" w14:textId="77777777" w:rsidR="00E95776" w:rsidRDefault="007E6509" w:rsidP="00C92A32">
      <w:pPr>
        <w:pStyle w:val="Heading2"/>
        <w:rPr>
          <w:del w:id="49" w:author="Arthur Souza Rodrigues" w:date="2026-07-10T21:47:00Z" w16du:dateUtc="2026-07-11T01:47:00Z"/>
        </w:rPr>
      </w:pPr>
      <w:del w:id="50" w:author="Arthur Souza Rodrigues" w:date="2026-07-10T21:47:00Z" w16du:dateUtc="2026-07-11T01:47:00Z">
        <w:r>
          <w:delText>More Info</w:delText>
        </w:r>
      </w:del>
    </w:p>
    <w:p w14:paraId="7EC7EF8D" w14:textId="77777777" w:rsidR="00E95776" w:rsidRDefault="007E6509">
      <w:pPr>
        <w:rPr>
          <w:del w:id="51" w:author="Arthur Souza Rodrigues" w:date="2026-07-10T21:47:00Z" w16du:dateUtc="2026-07-11T01:47:00Z"/>
        </w:rPr>
      </w:pPr>
      <w:del w:id="52" w:author="Arthur Souza Rodrigues" w:date="2026-07-10T21:47:00Z" w16du:dateUtc="2026-07-11T01:47:00Z">
        <w:r>
          <w:rPr>
            <w:noProof/>
          </w:rPr>
          <w:delText>Lorem ipsum dolor sit amet, consectetuer adipiscing elit.</w:delText>
        </w:r>
      </w:del>
    </w:p>
    <w:p w14:paraId="573DFB18" w14:textId="77777777" w:rsidR="00E95776" w:rsidRDefault="007E6509">
      <w:pPr>
        <w:rPr>
          <w:del w:id="53" w:author="Arthur Souza Rodrigues" w:date="2026-07-10T21:47:00Z" w16du:dateUtc="2026-07-11T01:47:00Z"/>
        </w:rPr>
      </w:pPr>
      <w:del w:id="54" w:author="Arthur Souza Rodrigues" w:date="2026-07-10T21:47:00Z" w16du:dateUtc="2026-07-11T01:47:00Z">
        <w:r>
          <w:delText xml:space="preserve">When </w:delText>
        </w:r>
        <w:r>
          <w:delText>you click Online Video</w:delText>
        </w:r>
        <w:r>
          <w:delText>, you can paste in the embed code for the video you want to add. You can also type a keyword to search online for the video that best fits your document.</w:delText>
        </w:r>
      </w:del>
    </w:p>
    <w:sdt>
      <w:sdtPr>
        <w:alias w:val="RichTextContentControl"/>
        <w:tag w:val="RichTextContentControl"/>
        <w:id w:val="1111861867"/>
      </w:sdtPr>
      <w:sdtEndPr/>
      <w:sdtContent>
        <w:p w14:paraId="7FD69FC2" w14:textId="77777777" w:rsidR="00E95776" w:rsidRDefault="007E6509">
          <w:pPr>
            <w:rPr>
              <w:del w:id="56" w:author="Arthur Souza Rodrigues" w:date="2026-07-10T21:47:00Z" w16du:dateUtc="2026-07-11T01:47:00Z"/>
            </w:rPr>
          </w:pPr>
          <w:del w:id="57" w:author="Arthur Souza Rodrigues" w:date="2026-07-10T21:47:00Z" w16du:dateUtc="2026-07-11T01:47: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67BBBFB9" w14:textId="77777777" w:rsidR="00E95776" w:rsidRDefault="007E6509">
      <w:pPr>
        <w:rPr>
          <w:del w:id="58" w:author="Arthur Souza Rodrigues" w:date="2026-07-10T21:47:00Z" w16du:dateUtc="2026-07-11T01:47:00Z"/>
        </w:rPr>
      </w:pPr>
      <w:del w:id="59" w:author="Arthur Souza Rodrigues" w:date="2026-07-10T21:47:00Z" w16du:dateUtc="2026-07-11T01:47:00Z">
        <w:r>
          <w:delText xml:space="preserve">To </w:delText>
        </w:r>
      </w:del>
      <w:sdt>
        <w:sdtPr>
          <w:alias w:val="Plain text content control"/>
          <w:tag w:val="Plain text content control"/>
          <w:id w:val="-329529258"/>
          <w:text/>
        </w:sdtPr>
        <w:sdtEndPr/>
        <w:sdtContent>
          <w:del w:id="60" w:author="Arthur Souza Rodrigues" w:date="2026-07-10T21:47:00Z" w16du:dateUtc="2026-07-11T01:47:00Z">
            <w:r>
              <w:delText>make your document look professionally</w:delText>
            </w:r>
          </w:del>
        </w:sdtContent>
      </w:sdt>
      <w:del w:id="61" w:author="Arthur Souza Rodrigues" w:date="2026-07-10T21:47:00Z" w16du:dateUtc="2026-07-11T01:47:00Z">
        <w:r>
          <w:delText xml:space="preserve">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132646417"/>
        <w:picture/>
      </w:sdtPr>
      <w:sdtEndPr/>
      <w:sdtContent>
        <w:p w14:paraId="28B70BED" w14:textId="77777777" w:rsidR="00E95776" w:rsidRDefault="007E6509">
          <w:r>
            <w:rPr>
              <w:noProof/>
            </w:rPr>
            <w:drawing>
              <wp:inline distT="0" distB="0" distL="0" distR="0" wp14:anchorId="3F768D1D" wp14:editId="34C40631">
                <wp:extent cx="1896761" cy="1515822"/>
                <wp:effectExtent l="0" t="0" r="0" b="0"/>
                <wp:docPr id="7" name="Picture 1"/>
                <wp:cNvGraphicFramePr>
                  <a:graphicFrameLocks noChangeAspect="1"/>
                </wp:cNvGraphicFramePr>
                <a:graphic>
                  <a:graphicData uri="http://schemas.openxmlformats.org/drawingml/2006/picture">
                    <pic:pic>
                      <pic:nvPicPr>
                        <pic:cNvPr id="7"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E95776"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E95776" w:rsidRDefault="007E6509">
          <w:pPr>
            <w:rPr>
              <w:del w:id="62" w:author="Arthur Souza Rodrigues" w:date="2026-07-10T21:47:00Z" w16du:dateUtc="2026-07-11T01:47:00Z"/>
            </w:rPr>
          </w:pPr>
          <w:del w:id="63" w:author="Arthur Souza Rodrigues" w:date="2026-07-10T21:47:00Z" w16du:dateUtc="2026-07-11T01:47:00Z">
            <w:r>
              <w:delText>Two</w:delText>
            </w:r>
          </w:del>
        </w:p>
      </w:sdtContent>
    </w:sdt>
    <w:p w14:paraId="30E8E50B" w14:textId="77777777" w:rsidR="00E95776" w:rsidRDefault="007E6509">
      <w:pPr>
        <w:rPr>
          <w:del w:id="64" w:author="Arthur Souza Rodrigues" w:date="2026-07-10T21:47:00Z" w16du:dateUtc="2026-07-11T01:47:00Z"/>
        </w:rPr>
      </w:pPr>
      <w:del w:id="65" w:author="Arthur Souza Rodrigues" w:date="2026-07-10T21:47:00Z" w16du:dateUtc="2026-07-11T01:47:00Z">
        <w:r>
          <w:delText xml:space="preserve">Video provides a powerful way to help you prove your point. When you click Online Video, you can paste in the embed code for the video you want to add. You can also type a keyword to search online for the video that best fits your document. </w:delText>
        </w:r>
        <w:r>
          <w:rPr>
            <w:rStyle w:val="EndnoteReference"/>
          </w:rPr>
          <w:endnoteReference w:id="1"/>
        </w:r>
        <w:r>
          <w:delText>To make your document look professionally produced, Word provides header, footer, cover page, and text box designs that complement each other. For example, you can add a matching cover page, header, and sidebar.</w:delText>
        </w:r>
      </w:del>
    </w:p>
    <w:p w14:paraId="71A7AA3D" w14:textId="77777777" w:rsidR="00E95776" w:rsidRDefault="00E95776">
      <w:pPr>
        <w:rPr>
          <w:del w:id="67" w:author="Arthur Souza Rodrigues" w:date="2026-07-10T21:47:00Z" w16du:dateUtc="2026-07-11T01:47:00Z"/>
        </w:rPr>
        <w:sectPr w:rsidR="00E95776">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3ADECB" w14:textId="77777777" w:rsidR="00E95776" w:rsidRDefault="007E6509" w:rsidP="005E2746">
      <w:pPr>
        <w:pBdr>
          <w:top w:val="single" w:sz="4" w:space="1" w:color="auto"/>
          <w:left w:val="single" w:sz="4" w:space="4" w:color="auto"/>
          <w:bottom w:val="single" w:sz="4" w:space="1" w:color="auto"/>
          <w:right w:val="single" w:sz="4" w:space="4" w:color="auto"/>
        </w:pBdr>
        <w:rPr>
          <w:del w:id="68" w:author="Arthur Souza Rodrigues" w:date="2026-07-10T21:47:00Z" w16du:dateUtc="2026-07-11T01:47:00Z"/>
        </w:rPr>
      </w:pPr>
      <w:del w:id="69" w:author="Arthur Souza Rodrigues" w:date="2026-07-10T21:47:00Z" w16du:dateUtc="2026-07-11T01:47:00Z">
        <w:r>
          <w:lastRenderedPageBreak/>
        </w:r>
        <w:r>
          <w:delText>Video provides a powerful way to help you prove your point. When you click Online Video, you can paste in the embed code for the video you want to add. You can also type a keyword to search online for the video that best fits your document.</w:delText>
        </w:r>
      </w:del>
    </w:p>
    <w:customXmlDelRangeStart w:id="70" w:author="Arthur Souza Rodrigues" w:date="2026-07-10T21:47:00Z"/>
    <w:sdt>
      <w:sdtPr>
        <w:rPr>
          <w:b w:val="0"/>
          <w:bCs w:val="0"/>
          <w:noProof/>
          <w:color w:val="auto"/>
        </w:rPr>
        <w:alias w:val="MyTable"/>
        <w:tag w:val="MyTable"/>
        <w:id w:val="354002298"/>
      </w:sdtPr>
      <w:sdtEndPr>
        <w:rPr>
          <w:noProof w:val="0"/>
        </w:rPr>
      </w:sdtEndPr>
      <w:sdtContent>
        <w:customXmlDelRangeEnd w:id="70"/>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del w:id="71"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customXmlDelRangeStart w:id="72" w:author="Arthur Souza Rodrigues" w:date="2026-07-10T21:47:00Z"/>
              <w:sdt>
                <w:sdtPr>
                  <w:rPr>
                    <w:noProof/>
                  </w:rPr>
                  <w:alias w:val="Latin1"/>
                  <w:tag w:val="Latin1"/>
                  <w:id w:val="1646851742"/>
                </w:sdtPr>
                <w:sdtEndPr/>
                <w:sdtContent>
                  <w:customXmlDelRangeEnd w:id="72"/>
                  <w:p w14:paraId="1581FCAC" w14:textId="77777777" w:rsidR="00E95776" w:rsidRDefault="007E6509">
                    <w:pPr>
                      <w:rPr>
                        <w:del w:id="73" w:author="Arthur Souza Rodrigues" w:date="2026-07-10T21:47:00Z" w16du:dateUtc="2026-07-11T01:47:00Z"/>
                      </w:rPr>
                    </w:pPr>
                    <w:del w:id="74" w:author="Arthur Souza Rodrigues" w:date="2026-07-10T21:47:00Z" w16du:dateUtc="2026-07-11T01:47:00Z">
                      <w:r>
                        <w:rPr>
                          <w:noProof/>
                        </w:rPr>
                        <w:delText>Lorem ipsum dolor sit amet</w:delText>
                      </w:r>
                    </w:del>
                  </w:p>
                  <w:customXmlDelRangeStart w:id="75" w:author="Arthur Souza Rodrigues" w:date="2026-07-10T21:47:00Z"/>
                </w:sdtContent>
              </w:sdt>
              <w:customXmlDelRangeEnd w:id="75"/>
            </w:tc>
            <w:tc>
              <w:tcPr>
                <w:tcW w:w="3117" w:type="dxa"/>
              </w:tcPr>
              <w:customXmlDelRangeStart w:id="76" w:author="Arthur Souza Rodrigues" w:date="2026-07-10T21:47:00Z"/>
              <w:sdt>
                <w:sdtPr>
                  <w:rPr>
                    <w:noProof/>
                  </w:rPr>
                  <w:alias w:val="Latin2"/>
                  <w:tag w:val="Latin2"/>
                  <w:id w:val="1730795754"/>
                </w:sdtPr>
                <w:sdtEndPr/>
                <w:sdtContent>
                  <w:customXmlDelRangeEnd w:id="76"/>
                  <w:p w14:paraId="36C70DAE" w14:textId="77777777" w:rsidR="00E95776" w:rsidRPr="00C4274D" w:rsidRDefault="007E6509">
                    <w:pPr>
                      <w:cnfStyle w:val="100000000000" w:firstRow="1" w:lastRow="0" w:firstColumn="0" w:lastColumn="0" w:oddVBand="0" w:evenVBand="0" w:oddHBand="0" w:evenHBand="0" w:firstRowFirstColumn="0" w:firstRowLastColumn="0" w:lastRowFirstColumn="0" w:lastRowLastColumn="0"/>
                      <w:rPr>
                        <w:del w:id="77" w:author="Arthur Souza Rodrigues" w:date="2026-07-10T21:47:00Z" w16du:dateUtc="2026-07-11T01:47:00Z"/>
                        <w:b w:val="0"/>
                      </w:rPr>
                    </w:pPr>
                    <w:del w:id="78" w:author="Arthur Souza Rodrigues" w:date="2026-07-10T21:47:00Z" w16du:dateUtc="2026-07-11T01:47:00Z">
                      <w:r>
                        <w:rPr>
                          <w:noProof/>
                        </w:rPr>
                        <w:delText>Consectetuer adipiscing elit</w:delText>
                      </w:r>
                    </w:del>
                  </w:p>
                  <w:customXmlDelRangeStart w:id="79" w:author="Arthur Souza Rodrigues" w:date="2026-07-10T21:47:00Z"/>
                </w:sdtContent>
              </w:sdt>
              <w:customXmlDelRangeEnd w:id="79"/>
            </w:tc>
            <w:tc>
              <w:tcPr>
                <w:tcW w:w="3117" w:type="dxa"/>
              </w:tcPr>
              <w:customXmlDelRangeStart w:id="80" w:author="Arthur Souza Rodrigues" w:date="2026-07-10T21:47:00Z"/>
              <w:sdt>
                <w:sdtPr>
                  <w:rPr>
                    <w:noProof/>
                  </w:rPr>
                  <w:alias w:val="Latin3"/>
                  <w:tag w:val="Latin3"/>
                  <w:id w:val="-88469536"/>
                </w:sdtPr>
                <w:sdtEndPr/>
                <w:sdtContent>
                  <w:customXmlDelRangeEnd w:id="80"/>
                  <w:p w14:paraId="0D6492B9" w14:textId="77777777" w:rsidR="00E95776" w:rsidRDefault="007E6509">
                    <w:pPr>
                      <w:cnfStyle w:val="100000000000" w:firstRow="1" w:lastRow="0" w:firstColumn="0" w:lastColumn="0" w:oddVBand="0" w:evenVBand="0" w:oddHBand="0" w:evenHBand="0" w:firstRowFirstColumn="0" w:firstRowLastColumn="0" w:lastRowFirstColumn="0" w:lastRowLastColumn="0"/>
                      <w:rPr>
                        <w:del w:id="81" w:author="Arthur Souza Rodrigues" w:date="2026-07-10T21:47:00Z" w16du:dateUtc="2026-07-11T01:47:00Z"/>
                      </w:rPr>
                    </w:pPr>
                    <w:del w:id="82" w:author="Arthur Souza Rodrigues" w:date="2026-07-10T21:47:00Z" w16du:dateUtc="2026-07-11T01:47:00Z">
                      <w:r>
                        <w:rPr>
                          <w:noProof/>
                        </w:rPr>
                        <w:delText>Maecenas porttitor congue massa.</w:delText>
                      </w:r>
                    </w:del>
                  </w:p>
                  <w:customXmlDelRangeStart w:id="83" w:author="Arthur Souza Rodrigues" w:date="2026-07-10T21:47:00Z"/>
                </w:sdtContent>
              </w:sdt>
              <w:customXmlDelRangeEnd w:id="83"/>
            </w:tc>
          </w:tr>
          <w:customXmlDelRangeStart w:id="84" w:author="Arthur Souza Rodrigues" w:date="2026-07-10T21:47:00Z"/>
          <w:sdt>
            <w:sdtPr>
              <w:rPr>
                <w:b w:val="0"/>
                <w:bCs w:val="0"/>
              </w:rPr>
              <w:alias w:val="Row1"/>
              <w:tag w:val="Row1"/>
              <w:id w:val="2087339449"/>
            </w:sdtPr>
            <w:sdtEndPr/>
            <w:sdtContent>
              <w:customXmlDelRangeEnd w:id="84"/>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del w:id="85"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customXmlDelRangeStart w:id="86" w:author="Arthur Souza Rodrigues" w:date="2026-07-10T21:47:00Z"/>
                  <w:sdt>
                    <w:sdtPr>
                      <w:alias w:val="Data11"/>
                      <w:tag w:val="Data11"/>
                      <w:id w:val="1641614218"/>
                      <w:text/>
                    </w:sdtPr>
                    <w:sdtEndPr/>
                    <w:sdtContent>
                      <w:customXmlDelRangeEnd w:id="86"/>
                      <w:p w14:paraId="2A2ECE4B" w14:textId="77777777" w:rsidR="00E95776" w:rsidRDefault="007E6509">
                        <w:pPr>
                          <w:rPr>
                            <w:del w:id="87" w:author="Arthur Souza Rodrigues" w:date="2026-07-10T21:47:00Z" w16du:dateUtc="2026-07-11T01:47:00Z"/>
                          </w:rPr>
                        </w:pPr>
                        <w:del w:id="88" w:author="Arthur Souza Rodrigues" w:date="2026-07-10T21:47:00Z" w16du:dateUtc="2026-07-11T01:47:00Z">
                          <w:r>
                            <w:delText>100</w:delText>
                          </w:r>
                        </w:del>
                      </w:p>
                      <w:customXmlDelRangeStart w:id="89" w:author="Arthur Souza Rodrigues" w:date="2026-07-10T21:47:00Z"/>
                    </w:sdtContent>
                  </w:sdt>
                  <w:customXmlDelRangeEnd w:id="89"/>
                </w:tc>
                <w:tc>
                  <w:tcPr>
                    <w:tcW w:w="3117" w:type="dxa"/>
                  </w:tcPr>
                  <w:customXmlDelRangeStart w:id="90" w:author="Arthur Souza Rodrigues" w:date="2026-07-10T21:47:00Z"/>
                  <w:sdt>
                    <w:sdtPr>
                      <w:alias w:val="Data12"/>
                      <w:tag w:val="Data12"/>
                      <w:id w:val="184647321"/>
                      <w:text/>
                    </w:sdtPr>
                    <w:sdtEndPr/>
                    <w:sdtContent>
                      <w:customXmlDelRangeEnd w:id="90"/>
                      <w:p w14:paraId="60ACCD8A" w14:textId="77777777" w:rsidR="00E95776" w:rsidRDefault="007E6509">
                        <w:pPr>
                          <w:cnfStyle w:val="000000100000" w:firstRow="0" w:lastRow="0" w:firstColumn="0" w:lastColumn="0" w:oddVBand="0" w:evenVBand="0" w:oddHBand="1" w:evenHBand="0" w:firstRowFirstColumn="0" w:firstRowLastColumn="0" w:lastRowFirstColumn="0" w:lastRowLastColumn="0"/>
                          <w:rPr>
                            <w:del w:id="91" w:author="Arthur Souza Rodrigues" w:date="2026-07-10T21:47:00Z" w16du:dateUtc="2026-07-11T01:47:00Z"/>
                          </w:rPr>
                        </w:pPr>
                        <w:del w:id="92" w:author="Arthur Souza Rodrigues" w:date="2026-07-10T21:47:00Z" w16du:dateUtc="2026-07-11T01:47:00Z">
                          <w:r>
                            <w:delText>200</w:delText>
                          </w:r>
                        </w:del>
                      </w:p>
                      <w:customXmlDelRangeStart w:id="93" w:author="Arthur Souza Rodrigues" w:date="2026-07-10T21:47:00Z"/>
                    </w:sdtContent>
                  </w:sdt>
                  <w:customXmlDelRangeEnd w:id="93"/>
                </w:tc>
                <w:tc>
                  <w:tcPr>
                    <w:tcW w:w="3117" w:type="dxa"/>
                  </w:tcPr>
                  <w:customXmlDelRangeStart w:id="94" w:author="Arthur Souza Rodrigues" w:date="2026-07-10T21:47:00Z"/>
                  <w:sdt>
                    <w:sdtPr>
                      <w:alias w:val="Data13"/>
                      <w:tag w:val="Data13"/>
                      <w:id w:val="131915776"/>
                      <w:text/>
                    </w:sdtPr>
                    <w:sdtEndPr/>
                    <w:sdtContent>
                      <w:customXmlDelRangeEnd w:id="94"/>
                      <w:p w14:paraId="60560D1C" w14:textId="77777777" w:rsidR="00E95776" w:rsidRDefault="007E6509">
                        <w:pPr>
                          <w:cnfStyle w:val="000000100000" w:firstRow="0" w:lastRow="0" w:firstColumn="0" w:lastColumn="0" w:oddVBand="0" w:evenVBand="0" w:oddHBand="1" w:evenHBand="0" w:firstRowFirstColumn="0" w:firstRowLastColumn="0" w:lastRowFirstColumn="0" w:lastRowLastColumn="0"/>
                          <w:rPr>
                            <w:del w:id="95" w:author="Arthur Souza Rodrigues" w:date="2026-07-10T21:47:00Z" w16du:dateUtc="2026-07-11T01:47:00Z"/>
                          </w:rPr>
                        </w:pPr>
                        <w:del w:id="96" w:author="Arthur Souza Rodrigues" w:date="2026-07-10T21:47:00Z" w16du:dateUtc="2026-07-11T01:47:00Z">
                          <w:r>
                            <w:delText>300</w:delText>
                          </w:r>
                        </w:del>
                      </w:p>
                      <w:customXmlDelRangeStart w:id="97" w:author="Arthur Souza Rodrigues" w:date="2026-07-10T21:47:00Z"/>
                    </w:sdtContent>
                  </w:sdt>
                  <w:customXmlDelRangeEnd w:id="97"/>
                </w:tc>
              </w:tr>
              <w:customXmlDelRangeStart w:id="98" w:author="Arthur Souza Rodrigues" w:date="2026-07-10T21:47:00Z"/>
            </w:sdtContent>
          </w:sdt>
          <w:customXmlDelRangeEnd w:id="98"/>
          <w:customXmlDelRangeStart w:id="99" w:author="Arthur Souza Rodrigues" w:date="2026-07-10T21:47:00Z"/>
          <w:sdt>
            <w:sdtPr>
              <w:rPr>
                <w:b w:val="0"/>
                <w:bCs w:val="0"/>
              </w:rPr>
              <w:alias w:val="Row2"/>
              <w:tag w:val="Row2"/>
              <w:id w:val="1563601403"/>
            </w:sdtPr>
            <w:sdtEndPr/>
            <w:sdtContent>
              <w:customXmlDelRangeEnd w:id="99"/>
              <w:tr w:rsidR="00C4274D" w14:paraId="68A60E71" w14:textId="77777777" w:rsidTr="00665111">
                <w:trPr>
                  <w:del w:id="100"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customXmlDelRangeStart w:id="101" w:author="Arthur Souza Rodrigues" w:date="2026-07-10T21:47:00Z"/>
                  <w:sdt>
                    <w:sdtPr>
                      <w:alias w:val="Data21"/>
                      <w:tag w:val="Data21"/>
                      <w:id w:val="-1031330684"/>
                      <w:text/>
                    </w:sdtPr>
                    <w:sdtEndPr/>
                    <w:sdtContent>
                      <w:customXmlDelRangeEnd w:id="101"/>
                      <w:p w14:paraId="576927AA" w14:textId="77777777" w:rsidR="00E95776" w:rsidRDefault="007E6509">
                        <w:pPr>
                          <w:rPr>
                            <w:del w:id="102" w:author="Arthur Souza Rodrigues" w:date="2026-07-10T21:47:00Z" w16du:dateUtc="2026-07-11T01:47:00Z"/>
                          </w:rPr>
                        </w:pPr>
                        <w:del w:id="103" w:author="Arthur Souza Rodrigues" w:date="2026-07-10T21:47:00Z" w16du:dateUtc="2026-07-11T01:47:00Z">
                          <w:r>
                            <w:delText>400</w:delText>
                          </w:r>
                        </w:del>
                      </w:p>
                      <w:customXmlDelRangeStart w:id="104" w:author="Arthur Souza Rodrigues" w:date="2026-07-10T21:47:00Z"/>
                    </w:sdtContent>
                  </w:sdt>
                  <w:customXmlDelRangeEnd w:id="104"/>
                </w:tc>
                <w:tc>
                  <w:tcPr>
                    <w:tcW w:w="3117" w:type="dxa"/>
                  </w:tcPr>
                  <w:customXmlDelRangeStart w:id="105" w:author="Arthur Souza Rodrigues" w:date="2026-07-10T21:47:00Z"/>
                  <w:sdt>
                    <w:sdtPr>
                      <w:alias w:val="Data22"/>
                      <w:tag w:val="Data22"/>
                      <w:id w:val="560603829"/>
                      <w:text/>
                    </w:sdtPr>
                    <w:sdtEndPr/>
                    <w:sdtContent>
                      <w:customXmlDelRangeEnd w:id="105"/>
                      <w:p w14:paraId="7823894F" w14:textId="77777777" w:rsidR="00E95776" w:rsidRDefault="007E6509">
                        <w:pPr>
                          <w:cnfStyle w:val="000000000000" w:firstRow="0" w:lastRow="0" w:firstColumn="0" w:lastColumn="0" w:oddVBand="0" w:evenVBand="0" w:oddHBand="0" w:evenHBand="0" w:firstRowFirstColumn="0" w:firstRowLastColumn="0" w:lastRowFirstColumn="0" w:lastRowLastColumn="0"/>
                          <w:rPr>
                            <w:del w:id="106" w:author="Arthur Souza Rodrigues" w:date="2026-07-10T21:47:00Z" w16du:dateUtc="2026-07-11T01:47:00Z"/>
                          </w:rPr>
                        </w:pPr>
                        <w:del w:id="107" w:author="Arthur Souza Rodrigues" w:date="2026-07-10T21:47:00Z" w16du:dateUtc="2026-07-11T01:47:00Z">
                          <w:r>
                            <w:delText>500</w:delText>
                          </w:r>
                        </w:del>
                      </w:p>
                      <w:customXmlDelRangeStart w:id="108" w:author="Arthur Souza Rodrigues" w:date="2026-07-10T21:47:00Z"/>
                    </w:sdtContent>
                  </w:sdt>
                  <w:customXmlDelRangeEnd w:id="108"/>
                </w:tc>
                <w:tc>
                  <w:tcPr>
                    <w:tcW w:w="3117" w:type="dxa"/>
                  </w:tcPr>
                  <w:customXmlDelRangeStart w:id="109" w:author="Arthur Souza Rodrigues" w:date="2026-07-10T21:47:00Z"/>
                  <w:sdt>
                    <w:sdtPr>
                      <w:alias w:val="Data23"/>
                      <w:tag w:val="Data23"/>
                      <w:id w:val="-847252032"/>
                      <w:text/>
                    </w:sdtPr>
                    <w:sdtEndPr/>
                    <w:sdtContent>
                      <w:customXmlDelRangeEnd w:id="109"/>
                      <w:p w14:paraId="065792C4" w14:textId="77777777" w:rsidR="00E95776" w:rsidRDefault="007E6509">
                        <w:pPr>
                          <w:cnfStyle w:val="000000000000" w:firstRow="0" w:lastRow="0" w:firstColumn="0" w:lastColumn="0" w:oddVBand="0" w:evenVBand="0" w:oddHBand="0" w:evenHBand="0" w:firstRowFirstColumn="0" w:firstRowLastColumn="0" w:lastRowFirstColumn="0" w:lastRowLastColumn="0"/>
                          <w:rPr>
                            <w:del w:id="110" w:author="Arthur Souza Rodrigues" w:date="2026-07-10T21:47:00Z" w16du:dateUtc="2026-07-11T01:47:00Z"/>
                          </w:rPr>
                        </w:pPr>
                        <w:del w:id="111" w:author="Arthur Souza Rodrigues" w:date="2026-07-10T21:47:00Z" w16du:dateUtc="2026-07-11T01:47:00Z">
                          <w:r>
                            <w:delText>600</w:delText>
                          </w:r>
                        </w:del>
                      </w:p>
                      <w:customXmlDelRangeStart w:id="112" w:author="Arthur Souza Rodrigues" w:date="2026-07-10T21:47:00Z"/>
                    </w:sdtContent>
                  </w:sdt>
                  <w:customXmlDelRangeEnd w:id="112"/>
                </w:tc>
              </w:tr>
              <w:customXmlDelRangeStart w:id="113" w:author="Arthur Souza Rodrigues" w:date="2026-07-10T21:47:00Z"/>
            </w:sdtContent>
          </w:sdt>
          <w:customXmlDelRangeEnd w:id="113"/>
        </w:tbl>
        <w:customXmlDelRangeStart w:id="114" w:author="Arthur Souza Rodrigues" w:date="2026-07-10T21:47:00Z"/>
      </w:sdtContent>
    </w:sdt>
    <w:customXmlDelRangeEnd w:id="114"/>
    <w:p w14:paraId="4584E974" w14:textId="77777777" w:rsidR="00E95776" w:rsidRDefault="00E95776" w:rsidP="00C4274D">
      <w:pPr>
        <w:rPr>
          <w:del w:id="115" w:author="Arthur Souza Rodrigues" w:date="2026-07-10T21:47:00Z" w16du:dateUtc="2026-07-11T01:47:00Z"/>
        </w:rPr>
      </w:pPr>
    </w:p>
    <w:sdt>
      <w:sdtPr>
        <w:alias w:val="RichTextContentControl"/>
        <w:tag w:val="RichTextContentControl"/>
        <w:id w:val="873813965"/>
      </w:sdtPr>
      <w:sdtEndPr/>
      <w:sdtContent>
        <w:p w14:paraId="16FCF045" w14:textId="77777777" w:rsidR="00E95776" w:rsidRDefault="007E6509">
          <w:pPr>
            <w:rPr>
              <w:del w:id="116" w:author="Arthur Souza Rodrigues" w:date="2026-07-10T21:47:00Z" w16du:dateUtc="2026-07-11T01:47:00Z"/>
            </w:rPr>
          </w:pPr>
          <w:del w:id="117" w:author="Arthur Souza Rodrigues" w:date="2026-07-10T21:47:00Z" w16du:dateUtc="2026-07-11T01:47: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009A347A" w14:textId="77777777" w:rsidR="00E95776" w:rsidRDefault="007E6509">
      <w:pPr>
        <w:rPr>
          <w:del w:id="118" w:author="Arthur Souza Rodrigues" w:date="2026-07-10T21:47:00Z" w16du:dateUtc="2026-07-11T01:47:00Z"/>
        </w:rPr>
      </w:pPr>
      <w:del w:id="119" w:author="Arthur Souza Rodrigues" w:date="2026-07-10T21:47:00Z" w16du:dateUtc="2026-07-11T01:47:00Z">
        <w:r>
          <w:delText xml:space="preserve">To </w:delText>
        </w:r>
      </w:del>
      <w:sdt>
        <w:sdtPr>
          <w:alias w:val="Plain text content control"/>
          <w:tag w:val="Plain text content control"/>
          <w:id w:val="-1477523936"/>
          <w:text/>
        </w:sdtPr>
        <w:sdtEndPr/>
        <w:sdtContent>
          <w:del w:id="120" w:author="Arthur Souza Rodrigues" w:date="2026-07-10T21:47:00Z" w16du:dateUtc="2026-07-11T01:47:00Z">
            <w:r>
              <w:delText>make your document look professionally</w:delText>
            </w:r>
          </w:del>
        </w:sdtContent>
      </w:sdt>
      <w:del w:id="121" w:author="Arthur Souza Rodrigues" w:date="2026-07-10T21:47:00Z" w16du:dateUtc="2026-07-11T01:47:00Z">
        <w:r>
          <w:delText xml:space="preserve">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615948864"/>
        <w:picture/>
      </w:sdtPr>
      <w:sdtEndPr/>
      <w:sdtContent>
        <w:p w14:paraId="36DBE2A5" w14:textId="77777777" w:rsidR="00E95776" w:rsidRDefault="007E6509">
          <w:r>
            <w:rPr>
              <w:noProof/>
            </w:rPr>
            <w:drawing>
              <wp:inline distT="0" distB="0" distL="0" distR="0" wp14:anchorId="0795BA59" wp14:editId="4614BF3A">
                <wp:extent cx="1896761" cy="1515822"/>
                <wp:effectExtent l="0" t="0" r="0" b="0"/>
                <wp:docPr id="8" name="Picture 1"/>
                <wp:cNvGraphicFramePr>
                  <a:graphicFrameLocks noChangeAspect="1"/>
                </wp:cNvGraphicFramePr>
                <a:graphic>
                  <a:graphicData uri="http://schemas.openxmlformats.org/drawingml/2006/picture">
                    <pic:pic>
                      <pic:nvPicPr>
                        <pic:cNvPr id="8"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E95776"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E95776" w:rsidRDefault="007E6509">
          <w:pPr>
            <w:rPr>
              <w:del w:id="122" w:author="Arthur Souza Rodrigues" w:date="2026-07-10T21:47:00Z" w16du:dateUtc="2026-07-11T01:47:00Z"/>
            </w:rPr>
          </w:pPr>
          <w:del w:id="123" w:author="Arthur Souza Rodrigues" w:date="2026-07-10T21:47:00Z" w16du:dateUtc="2026-07-11T01:47:00Z">
            <w:r>
              <w:delText>Two</w:delText>
            </w:r>
          </w:del>
        </w:p>
      </w:sdtContent>
    </w:sdt>
    <w:p w14:paraId="337FAE81" w14:textId="77777777" w:rsidR="00E95776" w:rsidRDefault="007E6509">
      <w:pPr>
        <w:rPr>
          <w:del w:id="124" w:author="Arthur Souza Rodrigues" w:date="2026-07-10T21:47:00Z" w16du:dateUtc="2026-07-11T01:47:00Z"/>
        </w:rPr>
      </w:pPr>
      <w:del w:id="125" w:author="Arthur Souza Rodrigues" w:date="2026-07-10T21:47:00Z" w16du:dateUtc="2026-07-11T01:47: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289707828"/>
        <w:docPartObj>
          <w:docPartGallery w:val="Cover Pages"/>
          <w:docPartUnique/>
        </w:docPartObj>
      </w:sdtPr>
      <w:sdtEndPr/>
      <w:sdtContent>
        <w:p w14:paraId="4456598A" w14:textId="77777777" w:rsidR="00E95776" w:rsidRDefault="007E6509">
          <w:pPr>
            <w:rPr>
              <w:del w:id="126" w:author="Arthur Souza Rodrigues" w:date="2026-07-10T21:47:00Z" w16du:dateUtc="2026-07-11T01:47:00Z"/>
            </w:rPr>
          </w:pPr>
          <w:del w:id="127" w:author="Arthur Souza Rodrigues" w:date="2026-07-10T21:47:00Z" w16du:dateUtc="2026-07-11T01:47:00Z">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E95776" w:rsidRDefault="00D823EB">
                                  <w:pPr>
                                    <w:pStyle w:val="NoSpacing"/>
                                    <w:rPr>
                                      <w:del w:id="128" w:author="Arthur Souza Rodrigues" w:date="2026-07-10T21:47:00Z" w16du:dateUtc="2026-07-11T01:47:00Z"/>
                                      <w:noProof/>
                                      <w:color w:val="44546A" w:themeColor="text2"/>
                                    </w:rPr>
                                  </w:pPr>
                                  <w:customXmlDelRangeStart w:id="129" w:author="Arthur Souza Rodrigues" w:date="2026-07-10T21:47: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29"/>
                                      <w:del w:id="130" w:author="Arthur Souza Rodrigues" w:date="2026-07-10T21:47:00Z" w16du:dateUtc="2026-07-11T01:47:00Z">
                                        <w:r w:rsidR="007E6509">
                                          <w:rPr>
                                            <w:noProof/>
                                            <w:color w:val="44546A" w:themeColor="text2"/>
                                          </w:rPr>
                                          <w:delText>Eric White</w:delText>
                                        </w:r>
                                      </w:del>
                                      <w:customXmlDelRangeStart w:id="131" w:author="Arthur Souza Rodrigues" w:date="2026-07-10T21:47:00Z"/>
                                    </w:sdtContent>
                                  </w:sdt>
                                  <w:customXmlDelRangeEnd w:id="131"/>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77777777" w:rsidR="00E95776" w:rsidRDefault="00D823EB">
                            <w:pPr>
                              <w:pStyle w:val="NoSpacing"/>
                              <w:rPr>
                                <w:del w:id="132" w:author="Arthur Souza Rodrigues" w:date="2026-07-10T21:47:00Z" w16du:dateUtc="2026-07-11T01:47:00Z"/>
                                <w:noProof/>
                                <w:color w:val="44546A" w:themeColor="text2"/>
                              </w:rPr>
                            </w:pPr>
                            <w:customXmlDelRangeStart w:id="133" w:author="Arthur Souza Rodrigues" w:date="2026-07-10T21:47: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33"/>
                                <w:del w:id="134" w:author="Arthur Souza Rodrigues" w:date="2026-07-10T21:47:00Z" w16du:dateUtc="2026-07-11T01:47:00Z">
                                  <w:r w:rsidR="007E6509">
                                    <w:rPr>
                                      <w:noProof/>
                                      <w:color w:val="44546A" w:themeColor="text2"/>
                                    </w:rPr>
                                    <w:delText>Eric White</w:delText>
                                  </w:r>
                                </w:del>
                                <w:customXmlDelRangeStart w:id="135" w:author="Arthur Souza Rodrigues" w:date="2026-07-10T21:47:00Z"/>
                              </w:sdtContent>
                            </w:sdt>
                            <w:customXmlDelRangeEnd w:id="135"/>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E95776" w:rsidRDefault="00E95776">
                                  <w:pPr>
                                    <w:rPr>
                                      <w:del w:id="136" w:author="Arthur Souza Rodrigues" w:date="2026-07-10T21:47:00Z" w16du:dateUtc="2026-07-11T01:47:00Z"/>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aa1uTN8AAAAMAQAADwAAAGRycy9kb3ducmV2LnhtbEyPMW/CMBCFdyT+g3VIXVBx QBChEAeVVnTrQMrC5sRHEjU+R7GB8O85urTL052e7t370u1gW3HF3jeOFMxnEQik0pmGKgXH7/3r GoQPmoxuHaGCO3rYZuNRqhPjbnTAax4qwSHkE62gDqFLpPRljVb7meuQ2Du73urAa19J0+sbh9tW LqIollY3xB9q3eF7jeVPfrEK9nE4NWd3+lwdp3E3zXfLr2LnlHqZDB8blrcNiIBD+LuAJwP3h4yL Fe5CxotWAdOEX31683jBMAVPq2i5Bpml8j9E9gAAAP//AwBQSwECLQAUAAYACAAAACEAtoM4kv4A AADhAQAAEwAAAAAAAAAAAAAAAAAAAAAAW0NvbnRlbnRfVHlwZXNdLnhtbFBLAQItABQABgAIAAAA IQA4/SH/1gAAAJQBAAALAAAAAAAAAAAAAAAAAC8BAABfcmVscy8ucmVsc1BLAQItABQABgAIAAAA IQDQMF3rwAIAAGEGAAAOAAAAAAAAAAAAAAAAAC4CAABkcnMvZTJvRG9jLnhtbFBLAQItABQABgAI AAAAIQBprW5M3wAAAAwBAAAPAAAAAAAAAAAAAAAAABoFAABkcnMvZG93bnJldi54bWxQSwUGAAAA AAQABADzAAAAJgYAAAAA " fillcolor="#deeaf6 [660]" stroked="f" strokeweight="1pt">
                      <v:fill color2="#9cc2e5 [1940]" rotate="t" focus="100%" type="gradient">
                        <o:fill v:ext="view" type="gradientUnscaled"/>
                      </v:fill>
                      <v:textbox inset="21.6pt,,21.6pt">
                        <w:txbxContent>
                          <w:p w14:paraId="0F5FC56C" w14:textId="77777777" w:rsidR="00E95776" w:rsidRDefault="00E95776">
                            <w:pPr>
                              <w:rPr>
                                <w:del w:id="137" w:author="Arthur Souza Rodrigues" w:date="2026-07-10T21:47:00Z" w16du:dateUtc="2026-07-11T01:47:00Z"/>
                              </w:rPr>
                            </w:pPr>
                          </w:p>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E95776" w:rsidRDefault="00D823EB">
                                  <w:pPr>
                                    <w:spacing w:before="240"/>
                                    <w:jc w:val="center"/>
                                    <w:rPr>
                                      <w:del w:id="138" w:author="Arthur Souza Rodrigues" w:date="2026-07-10T21:47:00Z" w16du:dateUtc="2026-07-11T01:47:00Z"/>
                                      <w:color w:val="FFFFFF" w:themeColor="background1"/>
                                    </w:rPr>
                                  </w:pPr>
                                  <w:customXmlDelRangeStart w:id="139" w:author="Arthur Souza Rodrigues" w:date="2026-07-10T21:47: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39"/>
                                      <w:del w:id="140" w:author="Arthur Souza Rodrigues" w:date="2026-07-10T21:47:00Z" w16du:dateUtc="2026-07-11T01:47:00Z">
                                        <w:r w:rsidR="007E6509">
                                          <w:rPr>
                                            <w:color w:val="FFFFFF" w:themeColor="background1"/>
                                          </w:rPr>
                                          <w:delText>This is my interesting abstract</w:delText>
                                        </w:r>
                                      </w:del>
                                      <w:customXmlDelRangeStart w:id="141" w:author="Arthur Souza Rodrigues" w:date="2026-07-10T21:47:00Z"/>
                                    </w:sdtContent>
                                  </w:sdt>
                                  <w:customXmlDelRangeEnd w:id="141"/>
                                  <w:del w:id="142" w:author="Arthur Souza Rodrigues" w:date="2026-07-10T21:47:00Z" w16du:dateUtc="2026-07-11T01:47:00Z">
                                    <w:r w:rsidR="007E6509">
                                      <w:rPr>
                                        <w:color w:val="FFFFFF" w:themeColor="background1"/>
                                      </w:rPr>
                                      <w:delText>.</w:delText>
                                    </w:r>
                                  </w:del>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DxilGm3gAAAAoBAAAPAAAAZHJzL2Rvd25yZXYueG1sTI/BTsMwEETvSP0Ha5G4 RNRpIE1J41QIVFSJE20/wI2XJCJeR7HThr/vwgUuo12NdnZesZlsJ844+NaRgsU8BoFUOdNSreB4 2N6vQPigyejOESr4Rg+bcnZT6Ny4C33geR9qwSHkc62gCaHPpfRVg1b7ueuR2Pt0g9WB16GWZtAX DredTOJ4Ka1uiT80useXBquv/WgVBGzfU5eNyduyjnYyWlEkswel7m6n1zXL8xpEwCn8XcAPA/eH koud3EjGi04B04RfZe8xTZ5AnHjI0gRkWcj/COUVAAD//wMAUEsBAi0AFAAGAAgAAAAhALaDOJL+ AAAA4QEAABMAAAAAAAAAAAAAAAAAAAAAAFtDb250ZW50X1R5cGVzXS54bWxQSwECLQAUAAYACAAA ACEAOP0h/9YAAACUAQAACwAAAAAAAAAAAAAAAAAvAQAAX3JlbHMvLnJlbHNQSwECLQAUAAYACAAA ACEAgWeJE4kCAABzBQAADgAAAAAAAAAAAAAAAAAuAgAAZHJzL2Uyb0RvYy54bWxQSwECLQAUAAYA CAAAACEA8YpRpt4AAAAKAQAADwAAAAAAAAAAAAAAAADjBAAAZHJzL2Rvd25yZXYueG1sUEsFBgAA AAAEAAQA8wAAAO4FAAAAAA== " fillcolor="#44546a [3215]" stroked="f" strokeweight="1pt">
                      <v:textbox inset="14.4pt,14.4pt,14.4pt,28.8pt">
                        <w:txbxContent>
                          <w:p w14:paraId="7ECC6AAF" w14:textId="77777777" w:rsidR="00E95776" w:rsidRDefault="00D823EB">
                            <w:pPr>
                              <w:spacing w:before="240"/>
                              <w:jc w:val="center"/>
                              <w:rPr>
                                <w:del w:id="143" w:author="Arthur Souza Rodrigues" w:date="2026-07-10T21:47:00Z" w16du:dateUtc="2026-07-11T01:47:00Z"/>
                                <w:color w:val="FFFFFF" w:themeColor="background1"/>
                              </w:rPr>
                            </w:pPr>
                            <w:customXmlDelRangeStart w:id="144" w:author="Arthur Souza Rodrigues" w:date="2026-07-10T21:47: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44"/>
                                <w:del w:id="145" w:author="Arthur Souza Rodrigues" w:date="2026-07-10T21:47:00Z" w16du:dateUtc="2026-07-11T01:47:00Z">
                                  <w:r w:rsidR="007E6509">
                                    <w:rPr>
                                      <w:color w:val="FFFFFF" w:themeColor="background1"/>
                                    </w:rPr>
                                    <w:delText>This is my interesting abstract</w:delText>
                                  </w:r>
                                </w:del>
                                <w:customXmlDelRangeStart w:id="146" w:author="Arthur Souza Rodrigues" w:date="2026-07-10T21:47:00Z"/>
                              </w:sdtContent>
                            </w:sdt>
                            <w:customXmlDelRangeEnd w:id="146"/>
                            <w:del w:id="147" w:author="Arthur Souza Rodrigues" w:date="2026-07-10T21:47:00Z" w16du:dateUtc="2026-07-11T01:47:00Z">
                              <w:r w:rsidR="007E6509">
                                <w:rPr>
                                  <w:color w:val="FFFFFF" w:themeColor="background1"/>
                                </w:rPr>
                                <w:delText>.</w:delText>
                              </w:r>
                            </w:del>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B1EED0D"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047A333"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Ej4RvLhAAAACQEAAA8AAABkcnMvZG93 bnJldi54bWxMj8FOwzAQRO9I/IO1SFxQa6ei0KRxKgTigigSLQe4ubETR8TryHbb0K9n4QKXkVaz OzuvXI2uZwcTYudRQjYVwAzWXnfYSnjbPk4WwGJSqFXv0Uj4MhFW1flZqQrtj/hqDpvUMgrBWCgJ NqWh4DzW1jgVp34wSF7jg1OJxtByHdSRwl3PZ0LccKc6pA9WDebemvpzs3cSmvU7Xs1PeWOfw1P+ 4UUmXk6ZlJcX48OS5G4JLJkx/V3ADwP1h4qK7fwedWS9BKJJv0re9XyWA9vR0uIWeFXy/wTVNwAA AP//AwBQSwECLQAUAAYACAAAACEAtoM4kv4AAADhAQAAEwAAAAAAAAAAAAAAAAAAAAAAW0NvbnRl bnRfVHlwZXNdLnhtbFBLAQItABQABgAIAAAAIQA4/SH/1gAAAJQBAAALAAAAAAAAAAAAAAAAAC8B AABfcmVscy8ucmVsc1BLAQItABQABgAIAAAAIQCKl25lZwIAACsFAAAOAAAAAAAAAAAAAAAAAC4C AABkcnMvZTJvRG9jLnhtbFBLAQItABQABgAIAAAAIQBI+Eby4QAAAAkBAAAPAAAAAAAAAAAAAAAA AMEEAABkcnMvZG93bnJldi54bWxQSwUGAAAAAAQABADzAAAAzwUAAAAA "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customXmlDelRangeStart w:id="148" w:author="Arthur Souza Rodrigues" w:date="2026-07-10T21:47: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48"/>
                                    <w:p w14:paraId="58E3DB93" w14:textId="77777777" w:rsidR="00E95776" w:rsidRDefault="00022A2E">
                                      <w:pPr>
                                        <w:spacing w:line="240" w:lineRule="auto"/>
                                        <w:rPr>
                                          <w:del w:id="149" w:author="Arthur Souza Rodrigues" w:date="2026-07-10T21:47:00Z" w16du:dateUtc="2026-07-11T01:47:00Z"/>
                                          <w:rFonts w:asciiTheme="majorHAnsi" w:eastAsiaTheme="majorEastAsia" w:hAnsiTheme="majorHAnsi" w:cstheme="majorBidi"/>
                                          <w:noProof/>
                                          <w:color w:val="5B9BD5" w:themeColor="accent1"/>
                                          <w:sz w:val="72"/>
                                          <w:szCs w:val="144"/>
                                        </w:rPr>
                                      </w:pPr>
                                      <w:del w:id="150" w:author="Arthur Souza Rodrigues" w:date="2026-07-10T21:47:00Z" w16du:dateUtc="2026-07-11T01:47:00Z">
                                        <w:r>
                                          <w:rPr>
                                            <w:rFonts w:asciiTheme="majorHAnsi" w:eastAsiaTheme="majorEastAsia" w:hAnsiTheme="majorHAnsi" w:cstheme="majorBidi"/>
                                            <w:noProof/>
                                            <w:color w:val="5B9BD5" w:themeColor="accent1"/>
                                            <w:sz w:val="72"/>
                                            <w:szCs w:val="72"/>
                                          </w:rPr>
                                          <w:delText xml:space="preserve">     </w:delText>
                                        </w:r>
                                      </w:del>
                                    </w:p>
                                    <w:customXmlDelRangeStart w:id="151" w:author="Arthur Souza Rodrigues" w:date="2026-07-10T21:47:00Z"/>
                                  </w:sdtContent>
                                </w:sdt>
                                <w:customXmlDelRangeEnd w:id="151"/>
                                <w:customXmlDelRangeStart w:id="152" w:author="Arthur Souza Rodrigues" w:date="2026-07-10T21:47: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52"/>
                                    <w:p w14:paraId="386B7A36" w14:textId="77777777" w:rsidR="00E95776" w:rsidRDefault="00022A2E">
                                      <w:pPr>
                                        <w:rPr>
                                          <w:del w:id="153" w:author="Arthur Souza Rodrigues" w:date="2026-07-10T21:47:00Z" w16du:dateUtc="2026-07-11T01:47:00Z"/>
                                          <w:rFonts w:asciiTheme="majorHAnsi" w:eastAsiaTheme="majorEastAsia" w:hAnsiTheme="majorHAnsi" w:cstheme="majorBidi"/>
                                          <w:noProof/>
                                          <w:color w:val="44546A" w:themeColor="text2"/>
                                          <w:sz w:val="32"/>
                                          <w:szCs w:val="40"/>
                                        </w:rPr>
                                      </w:pPr>
                                      <w:del w:id="154" w:author="Arthur Souza Rodrigues" w:date="2026-07-10T21:47:00Z" w16du:dateUtc="2026-07-11T01:47:00Z">
                                        <w:r>
                                          <w:rPr>
                                            <w:rFonts w:asciiTheme="majorHAnsi" w:eastAsiaTheme="majorEastAsia" w:hAnsiTheme="majorHAnsi" w:cstheme="majorBidi"/>
                                            <w:noProof/>
                                            <w:color w:val="44546A" w:themeColor="text2"/>
                                            <w:sz w:val="32"/>
                                            <w:szCs w:val="32"/>
                                          </w:rPr>
                                          <w:delText xml:space="preserve">     </w:delText>
                                        </w:r>
                                      </w:del>
                                    </w:p>
                                    <w:customXmlDelRangeStart w:id="155" w:author="Arthur Souza Rodrigues" w:date="2026-07-10T21:47:00Z"/>
                                  </w:sdtContent>
                                </w:sdt>
                                <w:customXmlDelRangeEnd w:id="1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customXmlDelRangeStart w:id="156" w:author="Arthur Souza Rodrigues" w:date="2026-07-10T21:47: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56"/>
                              <w:p w14:paraId="58E3DB93" w14:textId="77777777" w:rsidR="00E95776" w:rsidRDefault="00022A2E">
                                <w:pPr>
                                  <w:spacing w:line="240" w:lineRule="auto"/>
                                  <w:rPr>
                                    <w:del w:id="157" w:author="Arthur Souza Rodrigues" w:date="2026-07-10T21:47:00Z" w16du:dateUtc="2026-07-11T01:47:00Z"/>
                                    <w:rFonts w:asciiTheme="majorHAnsi" w:eastAsiaTheme="majorEastAsia" w:hAnsiTheme="majorHAnsi" w:cstheme="majorBidi"/>
                                    <w:noProof/>
                                    <w:color w:val="5B9BD5" w:themeColor="accent1"/>
                                    <w:sz w:val="72"/>
                                    <w:szCs w:val="144"/>
                                  </w:rPr>
                                </w:pPr>
                                <w:del w:id="158" w:author="Arthur Souza Rodrigues" w:date="2026-07-10T21:47:00Z" w16du:dateUtc="2026-07-11T01:47:00Z">
                                  <w:r>
                                    <w:rPr>
                                      <w:rFonts w:asciiTheme="majorHAnsi" w:eastAsiaTheme="majorEastAsia" w:hAnsiTheme="majorHAnsi" w:cstheme="majorBidi"/>
                                      <w:noProof/>
                                      <w:color w:val="5B9BD5" w:themeColor="accent1"/>
                                      <w:sz w:val="72"/>
                                      <w:szCs w:val="72"/>
                                    </w:rPr>
                                    <w:delText xml:space="preserve">     </w:delText>
                                  </w:r>
                                </w:del>
                              </w:p>
                              <w:customXmlDelRangeStart w:id="159" w:author="Arthur Souza Rodrigues" w:date="2026-07-10T21:47:00Z"/>
                            </w:sdtContent>
                          </w:sdt>
                          <w:customXmlDelRangeEnd w:id="159"/>
                          <w:customXmlDelRangeStart w:id="160" w:author="Arthur Souza Rodrigues" w:date="2026-07-10T21:47: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60"/>
                              <w:p w14:paraId="386B7A36" w14:textId="77777777" w:rsidR="00E95776" w:rsidRDefault="00022A2E">
                                <w:pPr>
                                  <w:rPr>
                                    <w:del w:id="161" w:author="Arthur Souza Rodrigues" w:date="2026-07-10T21:47:00Z" w16du:dateUtc="2026-07-11T01:47:00Z"/>
                                    <w:rFonts w:asciiTheme="majorHAnsi" w:eastAsiaTheme="majorEastAsia" w:hAnsiTheme="majorHAnsi" w:cstheme="majorBidi"/>
                                    <w:noProof/>
                                    <w:color w:val="44546A" w:themeColor="text2"/>
                                    <w:sz w:val="32"/>
                                    <w:szCs w:val="40"/>
                                  </w:rPr>
                                </w:pPr>
                                <w:del w:id="162" w:author="Arthur Souza Rodrigues" w:date="2026-07-10T21:47:00Z" w16du:dateUtc="2026-07-11T01:47:00Z">
                                  <w:r>
                                    <w:rPr>
                                      <w:rFonts w:asciiTheme="majorHAnsi" w:eastAsiaTheme="majorEastAsia" w:hAnsiTheme="majorHAnsi" w:cstheme="majorBidi"/>
                                      <w:noProof/>
                                      <w:color w:val="44546A" w:themeColor="text2"/>
                                      <w:sz w:val="32"/>
                                      <w:szCs w:val="32"/>
                                    </w:rPr>
                                    <w:delText xml:space="preserve">     </w:delText>
                                  </w:r>
                                </w:del>
                              </w:p>
                              <w:customXmlDelRangeStart w:id="163" w:author="Arthur Souza Rodrigues" w:date="2026-07-10T21:47:00Z"/>
                            </w:sdtContent>
                          </w:sdt>
                          <w:customXmlDelRangeEnd w:id="163"/>
                        </w:txbxContent>
                      </v:textbox>
                      <w10:wrap type="square" anchorx="page" anchory="page"/>
                    </v:shape>
                  </w:pict>
                </mc:Fallback>
              </mc:AlternateContent>
            </w:r>
          </w:del>
        </w:p>
        <w:p w14:paraId="3FB5D255" w14:textId="77777777" w:rsidR="00E95776" w:rsidRDefault="007E6509">
          <w:pPr>
            <w:rPr>
              <w:del w:id="164" w:author="Arthur Souza Rodrigues" w:date="2026-07-10T21:47:00Z" w16du:dateUtc="2026-07-11T01:47:00Z"/>
            </w:rPr>
          </w:pPr>
          <w:del w:id="165" w:author="Arthur Souza Rodrigues" w:date="2026-07-10T21:47:00Z" w16du:dateUtc="2026-07-11T01:47:00Z">
            <w:r>
              <w:br w:type="page"/>
            </w:r>
          </w:del>
        </w:p>
      </w:sdtContent>
    </w:sdt>
    <w:p w14:paraId="3D52E07E" w14:textId="77777777" w:rsidR="00E95776" w:rsidRDefault="007E6509" w:rsidP="002742F1">
      <w:pPr>
        <w:shd w:val="clear" w:color="auto" w:fill="ED7D31" w:themeFill="accent2"/>
        <w:rPr>
          <w:del w:id="166" w:author="Arthur Souza Rodrigues" w:date="2026-07-10T21:47:00Z" w16du:dateUtc="2026-07-11T01:47:00Z"/>
        </w:rPr>
      </w:pPr>
      <w:del w:id="167" w:author="Arthur Souza Rodrigues" w:date="2026-07-10T21:47:00Z" w16du:dateUtc="2026-07-11T01:47:00Z">
        <w:r>
          <w:lastRenderedPageBreak/>
        </w:r>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delText>
        </w:r>
      </w:del>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del w:id="168"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E95776" w:rsidRDefault="007E6509">
            <w:pPr>
              <w:rPr>
                <w:del w:id="169" w:author="Arthur Souza Rodrigues" w:date="2026-07-10T21:47:00Z" w16du:dateUtc="2026-07-11T01:47:00Z"/>
              </w:rPr>
            </w:pPr>
            <w:del w:id="170" w:author="Arthur Souza Rodrigues" w:date="2026-07-10T21:47:00Z" w16du:dateUtc="2026-07-11T01:47:00Z">
              <w:r>
                <w:rPr>
                  <w:noProof/>
                </w:rPr>
                <w:delText>Lorem ipsum dolor sit amet</w:delText>
              </w:r>
            </w:del>
          </w:p>
        </w:tc>
        <w:tc>
          <w:tcPr>
            <w:tcW w:w="3117" w:type="dxa"/>
          </w:tcPr>
          <w:p w14:paraId="224397AC" w14:textId="77777777" w:rsidR="00E95776" w:rsidRPr="00C4274D" w:rsidRDefault="007E6509">
            <w:pPr>
              <w:cnfStyle w:val="100000000000" w:firstRow="1" w:lastRow="0" w:firstColumn="0" w:lastColumn="0" w:oddVBand="0" w:evenVBand="0" w:oddHBand="0" w:evenHBand="0" w:firstRowFirstColumn="0" w:firstRowLastColumn="0" w:lastRowFirstColumn="0" w:lastRowLastColumn="0"/>
              <w:rPr>
                <w:del w:id="171" w:author="Arthur Souza Rodrigues" w:date="2026-07-10T21:47:00Z" w16du:dateUtc="2026-07-11T01:47:00Z"/>
                <w:b w:val="0"/>
              </w:rPr>
            </w:pPr>
            <w:del w:id="172" w:author="Arthur Souza Rodrigues" w:date="2026-07-10T21:47:00Z" w16du:dateUtc="2026-07-11T01:47:00Z">
              <w:r>
                <w:rPr>
                  <w:noProof/>
                </w:rPr>
                <w:delText>Consectetuer adipiscing elit</w:delText>
              </w:r>
            </w:del>
          </w:p>
        </w:tc>
        <w:tc>
          <w:tcPr>
            <w:tcW w:w="3117" w:type="dxa"/>
          </w:tcPr>
          <w:p w14:paraId="161E6E97" w14:textId="77777777" w:rsidR="00E95776" w:rsidRDefault="007E6509">
            <w:pPr>
              <w:cnfStyle w:val="100000000000" w:firstRow="1" w:lastRow="0" w:firstColumn="0" w:lastColumn="0" w:oddVBand="0" w:evenVBand="0" w:oddHBand="0" w:evenHBand="0" w:firstRowFirstColumn="0" w:firstRowLastColumn="0" w:lastRowFirstColumn="0" w:lastRowLastColumn="0"/>
              <w:rPr>
                <w:del w:id="173" w:author="Arthur Souza Rodrigues" w:date="2026-07-10T21:47:00Z" w16du:dateUtc="2026-07-11T01:47:00Z"/>
              </w:rPr>
            </w:pPr>
            <w:del w:id="174" w:author="Arthur Souza Rodrigues" w:date="2026-07-10T21:47:00Z" w16du:dateUtc="2026-07-11T01:47:00Z">
              <w:r>
                <w:rPr>
                  <w:noProof/>
                </w:rPr>
                <w:delText>Maecenas porttitor congue massa.</w:delText>
              </w:r>
            </w:del>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del w:id="175"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E95776" w:rsidRDefault="007E6509">
            <w:pPr>
              <w:rPr>
                <w:del w:id="176" w:author="Arthur Souza Rodrigues" w:date="2026-07-10T21:47:00Z" w16du:dateUtc="2026-07-11T01:47:00Z"/>
              </w:rPr>
            </w:pPr>
            <w:del w:id="177" w:author="Arthur Souza Rodrigues" w:date="2026-07-10T21:47:00Z" w16du:dateUtc="2026-07-11T01:47:00Z">
              <w:r>
                <w:delText>100</w:delText>
              </w:r>
            </w:del>
          </w:p>
        </w:tc>
        <w:tc>
          <w:tcPr>
            <w:tcW w:w="3117" w:type="dxa"/>
          </w:tcPr>
          <w:p w14:paraId="6DDA39C0" w14:textId="77777777" w:rsidR="00E95776" w:rsidRDefault="007E6509">
            <w:pPr>
              <w:cnfStyle w:val="000000100000" w:firstRow="0" w:lastRow="0" w:firstColumn="0" w:lastColumn="0" w:oddVBand="0" w:evenVBand="0" w:oddHBand="1" w:evenHBand="0" w:firstRowFirstColumn="0" w:firstRowLastColumn="0" w:lastRowFirstColumn="0" w:lastRowLastColumn="0"/>
              <w:rPr>
                <w:del w:id="178" w:author="Arthur Souza Rodrigues" w:date="2026-07-10T21:47:00Z" w16du:dateUtc="2026-07-11T01:47:00Z"/>
              </w:rPr>
            </w:pPr>
            <w:del w:id="179" w:author="Arthur Souza Rodrigues" w:date="2026-07-10T21:47:00Z" w16du:dateUtc="2026-07-11T01:47:00Z">
              <w:r>
                <w:delText>200</w:delText>
              </w:r>
            </w:del>
          </w:p>
        </w:tc>
        <w:tc>
          <w:tcPr>
            <w:tcW w:w="3117" w:type="dxa"/>
          </w:tcPr>
          <w:p w14:paraId="67E65DBA" w14:textId="77777777" w:rsidR="00E95776" w:rsidRDefault="007E6509">
            <w:pPr>
              <w:cnfStyle w:val="000000100000" w:firstRow="0" w:lastRow="0" w:firstColumn="0" w:lastColumn="0" w:oddVBand="0" w:evenVBand="0" w:oddHBand="1" w:evenHBand="0" w:firstRowFirstColumn="0" w:firstRowLastColumn="0" w:lastRowFirstColumn="0" w:lastRowLastColumn="0"/>
              <w:rPr>
                <w:del w:id="180" w:author="Arthur Souza Rodrigues" w:date="2026-07-10T21:47:00Z" w16du:dateUtc="2026-07-11T01:47:00Z"/>
              </w:rPr>
            </w:pPr>
            <w:del w:id="181" w:author="Arthur Souza Rodrigues" w:date="2026-07-10T21:47:00Z" w16du:dateUtc="2026-07-11T01:47:00Z">
              <w:r>
                <w:delText>300</w:delText>
              </w:r>
            </w:del>
          </w:p>
        </w:tc>
      </w:tr>
      <w:tr w:rsidR="00C4274D" w14:paraId="10B5E2C1" w14:textId="77777777" w:rsidTr="00665111">
        <w:trPr>
          <w:del w:id="182"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E95776" w:rsidRDefault="007E6509">
            <w:pPr>
              <w:rPr>
                <w:del w:id="183" w:author="Arthur Souza Rodrigues" w:date="2026-07-10T21:47:00Z" w16du:dateUtc="2026-07-11T01:47:00Z"/>
              </w:rPr>
            </w:pPr>
            <w:del w:id="184" w:author="Arthur Souza Rodrigues" w:date="2026-07-10T21:47:00Z" w16du:dateUtc="2026-07-11T01:47:00Z">
              <w:r>
                <w:delText>400</w:delText>
              </w:r>
            </w:del>
          </w:p>
        </w:tc>
        <w:tc>
          <w:tcPr>
            <w:tcW w:w="3117" w:type="dxa"/>
          </w:tcPr>
          <w:p w14:paraId="1CDC7D2E" w14:textId="77777777" w:rsidR="00E95776" w:rsidRDefault="007E6509">
            <w:pPr>
              <w:cnfStyle w:val="000000000000" w:firstRow="0" w:lastRow="0" w:firstColumn="0" w:lastColumn="0" w:oddVBand="0" w:evenVBand="0" w:oddHBand="0" w:evenHBand="0" w:firstRowFirstColumn="0" w:firstRowLastColumn="0" w:lastRowFirstColumn="0" w:lastRowLastColumn="0"/>
              <w:rPr>
                <w:del w:id="185" w:author="Arthur Souza Rodrigues" w:date="2026-07-10T21:47:00Z" w16du:dateUtc="2026-07-11T01:47:00Z"/>
              </w:rPr>
            </w:pPr>
            <w:del w:id="186" w:author="Arthur Souza Rodrigues" w:date="2026-07-10T21:47:00Z" w16du:dateUtc="2026-07-11T01:47:00Z">
              <w:r>
                <w:delText>500</w:delText>
              </w:r>
            </w:del>
          </w:p>
        </w:tc>
        <w:tc>
          <w:tcPr>
            <w:tcW w:w="3117" w:type="dxa"/>
          </w:tcPr>
          <w:p w14:paraId="51BB1232" w14:textId="77777777" w:rsidR="00E95776" w:rsidRDefault="007E6509">
            <w:pPr>
              <w:cnfStyle w:val="000000000000" w:firstRow="0" w:lastRow="0" w:firstColumn="0" w:lastColumn="0" w:oddVBand="0" w:evenVBand="0" w:oddHBand="0" w:evenHBand="0" w:firstRowFirstColumn="0" w:firstRowLastColumn="0" w:lastRowFirstColumn="0" w:lastRowLastColumn="0"/>
              <w:rPr>
                <w:del w:id="187" w:author="Arthur Souza Rodrigues" w:date="2026-07-10T21:47:00Z" w16du:dateUtc="2026-07-11T01:47:00Z"/>
              </w:rPr>
            </w:pPr>
            <w:del w:id="188" w:author="Arthur Souza Rodrigues" w:date="2026-07-10T21:47:00Z" w16du:dateUtc="2026-07-11T01:47:00Z">
              <w:r>
                <w:delText>600</w:delText>
              </w:r>
            </w:del>
          </w:p>
        </w:tc>
      </w:tr>
    </w:tbl>
    <w:p w14:paraId="2CC8D0BE" w14:textId="77777777" w:rsidR="00E95776" w:rsidRDefault="00E95776" w:rsidP="00C4274D">
      <w:pPr>
        <w:rPr>
          <w:del w:id="189" w:author="Arthur Souza Rodrigues" w:date="2026-07-10T21:47:00Z" w16du:dateUtc="2026-07-11T01:47:00Z"/>
        </w:rPr>
      </w:pPr>
    </w:p>
    <w:p w14:paraId="2EFCDF91" w14:textId="77777777" w:rsidR="00E95776" w:rsidRDefault="00D823EB">
      <w:pPr>
        <w:rPr>
          <w:del w:id="190" w:author="Arthur Souza Rodrigues" w:date="2026-07-10T21:47:00Z" w16du:dateUtc="2026-07-11T01:47:00Z"/>
        </w:rPr>
      </w:pPr>
      <m:oMathPara>
        <m:oMath>
          <m:sSup>
            <m:sSupPr>
              <m:ctrlPr>
                <w:del w:id="191" w:author="Arthur Souza Rodrigues" w:date="2026-07-10T21:47:00Z" w16du:dateUtc="2026-07-11T01:47:00Z">
                  <w:rPr>
                    <w:rFonts w:ascii="Cambria Math" w:hAnsi="Cambria Math"/>
                  </w:rPr>
                </w:del>
              </m:ctrlPr>
            </m:sSupPr>
            <m:e>
              <m:d>
                <m:dPr>
                  <m:ctrlPr>
                    <w:del w:id="192" w:author="Arthur Souza Rodrigues" w:date="2026-07-10T21:47:00Z" w16du:dateUtc="2026-07-11T01:47:00Z">
                      <w:rPr>
                        <w:rFonts w:ascii="Cambria Math" w:hAnsi="Cambria Math"/>
                      </w:rPr>
                    </w:del>
                  </m:ctrlPr>
                </m:dPr>
                <m:e>
                  <m:r>
                    <w:del w:id="193" w:author="Arthur Souza Rodrigues" w:date="2026-07-10T21:47:00Z" w16du:dateUtc="2026-07-11T01:47:00Z">
                      <w:rPr>
                        <w:rFonts w:ascii="Cambria Math" w:hAnsi="Cambria Math"/>
                      </w:rPr>
                      <m:t>x+a</m:t>
                    </w:del>
                  </m:r>
                </m:e>
              </m:d>
            </m:e>
            <m:sup>
              <m:r>
                <w:del w:id="194" w:author="Arthur Souza Rodrigues" w:date="2026-07-10T21:47:00Z" w16du:dateUtc="2026-07-11T01:47:00Z">
                  <w:rPr>
                    <w:rFonts w:ascii="Cambria Math" w:hAnsi="Cambria Math"/>
                  </w:rPr>
                  <m:t>n</m:t>
                </w:del>
              </m:r>
            </m:sup>
          </m:sSup>
          <m:r>
            <w:del w:id="195" w:author="Arthur Souza Rodrigues" w:date="2026-07-10T21:47:00Z" w16du:dateUtc="2026-07-11T01:47:00Z">
              <w:rPr>
                <w:rFonts w:ascii="Cambria Math" w:eastAsia="Cambria Math" w:hAnsi="Cambria Math" w:cs="Cambria Math"/>
              </w:rPr>
              <m:t>=</m:t>
            </w:del>
          </m:r>
          <m:nary>
            <m:naryPr>
              <m:chr m:val="∑"/>
              <m:grow m:val="1"/>
              <m:ctrlPr>
                <w:del w:id="196" w:author="Arthur Souza Rodrigues" w:date="2026-07-10T21:47:00Z" w16du:dateUtc="2026-07-11T01:47:00Z">
                  <w:rPr>
                    <w:rFonts w:ascii="Cambria Math" w:hAnsi="Cambria Math"/>
                  </w:rPr>
                </w:del>
              </m:ctrlPr>
            </m:naryPr>
            <m:sub>
              <m:r>
                <w:del w:id="197" w:author="Arthur Souza Rodrigues" w:date="2026-07-10T21:47:00Z" w16du:dateUtc="2026-07-11T01:47:00Z">
                  <w:rPr>
                    <w:rFonts w:ascii="Cambria Math" w:eastAsia="Cambria Math" w:hAnsi="Cambria Math" w:cs="Cambria Math"/>
                  </w:rPr>
                  <m:t>k=0</m:t>
                </w:del>
              </m:r>
            </m:sub>
            <m:sup>
              <m:r>
                <w:del w:id="198" w:author="Arthur Souza Rodrigues" w:date="2026-07-10T21:47:00Z" w16du:dateUtc="2026-07-11T01:47:00Z">
                  <w:rPr>
                    <w:rFonts w:ascii="Cambria Math" w:eastAsia="Cambria Math" w:hAnsi="Cambria Math" w:cs="Cambria Math"/>
                  </w:rPr>
                  <m:t>n</m:t>
                </w:del>
              </m:r>
            </m:sup>
            <m:e>
              <m:d>
                <m:dPr>
                  <m:ctrlPr>
                    <w:del w:id="199" w:author="Arthur Souza Rodrigues" w:date="2026-07-10T21:47:00Z" w16du:dateUtc="2026-07-11T01:47:00Z">
                      <w:rPr>
                        <w:rFonts w:ascii="Cambria Math" w:hAnsi="Cambria Math"/>
                      </w:rPr>
                    </w:del>
                  </m:ctrlPr>
                </m:dPr>
                <m:e>
                  <m:f>
                    <m:fPr>
                      <m:type m:val="noBar"/>
                      <m:ctrlPr>
                        <w:del w:id="200" w:author="Arthur Souza Rodrigues" w:date="2026-07-10T21:47:00Z" w16du:dateUtc="2026-07-11T01:47:00Z">
                          <w:rPr>
                            <w:rFonts w:ascii="Cambria Math" w:hAnsi="Cambria Math"/>
                          </w:rPr>
                        </w:del>
                      </m:ctrlPr>
                    </m:fPr>
                    <m:num>
                      <m:r>
                        <w:del w:id="201" w:author="Arthur Souza Rodrigues" w:date="2026-07-10T21:47:00Z" w16du:dateUtc="2026-07-11T01:47:00Z">
                          <w:rPr>
                            <w:rFonts w:ascii="Cambria Math" w:eastAsia="Cambria Math" w:hAnsi="Cambria Math" w:cs="Cambria Math"/>
                          </w:rPr>
                          <m:t>n</m:t>
                        </w:del>
                      </m:r>
                    </m:num>
                    <m:den>
                      <m:r>
                        <w:del w:id="202" w:author="Arthur Souza Rodrigues" w:date="2026-07-10T21:47:00Z" w16du:dateUtc="2026-07-11T01:47:00Z">
                          <w:rPr>
                            <w:rFonts w:ascii="Cambria Math" w:eastAsia="Cambria Math" w:hAnsi="Cambria Math" w:cs="Cambria Math"/>
                          </w:rPr>
                          <m:t>k</m:t>
                        </w:del>
                      </m:r>
                    </m:den>
                  </m:f>
                </m:e>
              </m:d>
              <m:sSup>
                <m:sSupPr>
                  <m:ctrlPr>
                    <w:del w:id="203" w:author="Arthur Souza Rodrigues" w:date="2026-07-10T21:47:00Z" w16du:dateUtc="2026-07-11T01:47:00Z">
                      <w:rPr>
                        <w:rFonts w:ascii="Cambria Math" w:hAnsi="Cambria Math"/>
                      </w:rPr>
                    </w:del>
                  </m:ctrlPr>
                </m:sSupPr>
                <m:e>
                  <m:r>
                    <w:del w:id="204" w:author="Arthur Souza Rodrigues" w:date="2026-07-10T21:47:00Z" w16du:dateUtc="2026-07-11T01:47:00Z">
                      <w:rPr>
                        <w:rFonts w:ascii="Cambria Math" w:eastAsia="Cambria Math" w:hAnsi="Cambria Math" w:cs="Cambria Math"/>
                      </w:rPr>
                      <m:t>x</m:t>
                    </w:del>
                  </m:r>
                </m:e>
                <m:sup>
                  <m:r>
                    <w:del w:id="205" w:author="Arthur Souza Rodrigues" w:date="2026-07-10T21:47:00Z" w16du:dateUtc="2026-07-11T01:47:00Z">
                      <w:rPr>
                        <w:rFonts w:ascii="Cambria Math" w:eastAsia="Cambria Math" w:hAnsi="Cambria Math" w:cs="Cambria Math"/>
                      </w:rPr>
                      <m:t>k</m:t>
                    </w:del>
                  </m:r>
                </m:sup>
              </m:sSup>
              <m:sSup>
                <m:sSupPr>
                  <m:ctrlPr>
                    <w:del w:id="206" w:author="Arthur Souza Rodrigues" w:date="2026-07-10T21:47:00Z" w16du:dateUtc="2026-07-11T01:47:00Z">
                      <w:rPr>
                        <w:rFonts w:ascii="Cambria Math" w:hAnsi="Cambria Math"/>
                      </w:rPr>
                    </w:del>
                  </m:ctrlPr>
                </m:sSupPr>
                <m:e>
                  <m:r>
                    <w:del w:id="207" w:author="Arthur Souza Rodrigues" w:date="2026-07-10T21:47:00Z" w16du:dateUtc="2026-07-11T01:47:00Z">
                      <w:rPr>
                        <w:rFonts w:ascii="Cambria Math" w:eastAsia="Cambria Math" w:hAnsi="Cambria Math" w:cs="Cambria Math"/>
                      </w:rPr>
                      <m:t>a</m:t>
                    </w:del>
                  </m:r>
                </m:e>
                <m:sup>
                  <m:r>
                    <w:del w:id="208" w:author="Arthur Souza Rodrigues" w:date="2026-07-10T21:47:00Z" w16du:dateUtc="2026-07-11T01:47:00Z">
                      <w:rPr>
                        <w:rFonts w:ascii="Cambria Math" w:eastAsia="Cambria Math" w:hAnsi="Cambria Math" w:cs="Cambria Math"/>
                      </w:rPr>
                      <m:t>n-k</m:t>
                    </w:del>
                  </m:r>
                </m:sup>
              </m:sSup>
            </m:e>
          </m:nary>
        </m:oMath>
      </m:oMathPara>
    </w:p>
    <w:p w14:paraId="36198FA6" w14:textId="77777777" w:rsidR="00E95776" w:rsidRDefault="007E6509" w:rsidP="001B1CD7">
      <w:pPr>
        <w:rPr>
          <w:del w:id="209" w:author="Arthur Souza Rodrigues" w:date="2026-07-10T21:47:00Z" w16du:dateUtc="2026-07-11T01:47:00Z"/>
        </w:rPr>
      </w:pPr>
      <w:del w:id="210" w:author="Arthur Souza Rodrigues" w:date="2026-07-10T21:47:00Z" w16du:dateUtc="2026-07-11T01:47:00Z">
        <w:r>
          <w:delText>β</w:delText>
        </w:r>
      </w:del>
    </w:p>
    <w:p w14:paraId="0DA8A235" w14:textId="77777777" w:rsidR="00E95776" w:rsidRPr="001B1CD7" w:rsidRDefault="007E6509" w:rsidP="001B1CD7">
      <w:pPr>
        <w:rPr>
          <w:del w:id="211" w:author="Arthur Souza Rodrigues" w:date="2026-07-10T21:47:00Z" w16du:dateUtc="2026-07-11T01:47:00Z"/>
        </w:rPr>
      </w:pPr>
      <w:del w:id="212" w:author="Arthur Souza Rodrigues" w:date="2026-07-10T21:47:00Z" w16du:dateUtc="2026-07-11T01:47:00Z">
        <w:r>
          <w:delText>¥≤≥</w:delText>
        </w:r>
      </w:del>
    </w:p>
    <w:p w14:paraId="196388FF" w14:textId="7072FD0B" w:rsidR="00E95776" w:rsidRDefault="007E6509">
      <w:pPr>
        <w:rPr>
          <w:del w:id="213" w:author="Arthur Souza Rodrigues" w:date="2026-07-10T21:47:00Z" w16du:dateUtc="2026-07-11T01:47:00Z"/>
        </w:rPr>
      </w:pPr>
      <w:del w:id="214" w:author="Arthur Souza Rodrigues" w:date="2026-07-10T21:47:00Z" w16du:dateUtc="2026-07-11T01:47:00Z">
        <w:r>
          <w:fldChar w:fldCharType="begin"/>
        </w:r>
        <w:r>
          <w:delInstrText xml:space="preserve"> DATE \@ "dddd, MMMM d, yyyy" </w:delInstrText>
        </w:r>
        <w:r>
          <w:fldChar w:fldCharType="separate"/>
        </w:r>
        <w:r>
          <w:rPr>
            <w:noProof/>
          </w:rPr>
          <w:delText>Friday, July 10, 2026</w:delText>
        </w:r>
        <w:r>
          <w:fldChar w:fldCharType="end"/>
        </w:r>
      </w:del>
    </w:p>
    <w:p w14:paraId="1A8B6BE4" w14:textId="77777777" w:rsidR="00E95776" w:rsidRDefault="00E95776">
      <w:pPr>
        <w:rPr>
          <w:del w:id="215" w:author="Arthur Souza Rodrigues" w:date="2026-07-10T21:47:00Z" w16du:dateUtc="2026-07-11T01:47:00Z"/>
        </w:rPr>
      </w:pPr>
    </w:p>
    <w:p w14:paraId="71B6C7B7" w14:textId="77777777" w:rsidR="00E95776" w:rsidRDefault="007E6509">
      <w:pPr>
        <w:rPr>
          <w:del w:id="216" w:author="Arthur Souza Rodrigues" w:date="2026-07-10T21:47:00Z" w16du:dateUtc="2026-07-11T01:47:00Z"/>
        </w:rPr>
      </w:pPr>
      <w:del w:id="217" w:author="Arthur Souza Rodrigues" w:date="2026-07-10T21:47:00Z" w16du:dateUtc="2026-07-11T01:47:00Z">
        <w:r>
          <w:rPr>
            <w:b/>
            <w:i/>
            <w:highlight w:val="yellow"/>
            <w:u w:val="single"/>
          </w:rPr>
          <w:delText>Video provides a powerful way to help you prove your point.</w:delText>
        </w:r>
        <w:r>
          <w:delText xml:space="preserve"> When you click Online Video, you can paste in the embed code for the video you want to add. You can also type a keyword to search online for the video that best fits your document.</w:delText>
        </w:r>
      </w:del>
    </w:p>
    <w:p w14:paraId="0C18B909" w14:textId="77777777" w:rsidR="00E95776" w:rsidRDefault="007E6509">
      <w:pPr>
        <w:rPr>
          <w:del w:id="218" w:author="Arthur Souza Rodrigues" w:date="2026-07-10T21:47:00Z" w16du:dateUtc="2026-07-11T01:47:00Z"/>
        </w:rPr>
      </w:pPr>
      <w:del w:id="219" w:author="Arthur Souza Rodrigues" w:date="2026-07-10T21:47:00Z" w16du:dateUtc="2026-07-11T01:47:00Z">
        <w:r>
          <w:delText>Following hyperlink is to a bookmark on this same page.</w:delText>
        </w:r>
      </w:del>
    </w:p>
    <w:p w14:paraId="2B7F43FF" w14:textId="77777777" w:rsidR="00E95776" w:rsidRDefault="007E6509">
      <w:pPr>
        <w:rPr>
          <w:del w:id="220" w:author="Arthur Souza Rodrigues" w:date="2026-07-10T21:47:00Z" w16du:dateUtc="2026-07-11T01:47:00Z"/>
        </w:rPr>
      </w:pPr>
      <w:del w:id="221" w:author="Arthur Souza Rodrigues" w:date="2026-07-10T21:47:00Z" w16du:dateUtc="2026-07-11T01:47:00Z">
        <w:r>
          <w:fldChar w:fldCharType="begin"/>
        </w:r>
        <w:r>
          <w:delInstrText>HYPERLINK \l "ABookmark"</w:delInstrText>
        </w:r>
        <w:r>
          <w:fldChar w:fldCharType="separate"/>
        </w:r>
        <w:r>
          <w:rPr>
            <w:rStyle w:val="Hyperlink"/>
          </w:rPr>
          <w:delText>Video provides a powerful</w:delText>
        </w:r>
        <w:r>
          <w:fldChar w:fldCharType="end"/>
        </w:r>
        <w:r>
          <w:delText xml:space="preserve"> way to help you prove your point.</w:delText>
        </w:r>
      </w:del>
    </w:p>
    <w:p w14:paraId="4C604A2E" w14:textId="77777777" w:rsidR="00E95776" w:rsidRDefault="007E6509">
      <w:pPr>
        <w:rPr>
          <w:del w:id="222" w:author="Arthur Souza Rodrigues" w:date="2026-07-10T21:47:00Z" w16du:dateUtc="2026-07-11T01:47:00Z"/>
        </w:rPr>
      </w:pPr>
      <w:del w:id="223" w:author="Arthur Souza Rodrigues" w:date="2026-07-10T21:47:00Z" w16du:dateUtc="2026-07-11T01:47:00Z">
        <w:r>
          <w:delText>When you click Online Video, you can paste in the embed code for the video you want to add.</w:delText>
        </w:r>
      </w:del>
    </w:p>
    <w:p w14:paraId="250A978F" w14:textId="77777777" w:rsidR="00E95776" w:rsidRDefault="007E6509">
      <w:pPr>
        <w:rPr>
          <w:del w:id="224" w:author="Arthur Souza Rodrigues" w:date="2026-07-10T21:47:00Z" w16du:dateUtc="2026-07-11T01:47:00Z"/>
        </w:rPr>
      </w:pPr>
      <w:del w:id="225" w:author="Arthur Souza Rodrigues" w:date="2026-07-10T21:47:00Z" w16du:dateUtc="2026-07-11T01:47:00Z">
        <w:r>
          <w:delText>When you click Design and choose a new Theme, the pictures, charts, and SmartArt graphics change to match your new theme.</w:delText>
        </w:r>
      </w:del>
    </w:p>
    <w:p w14:paraId="2265226A" w14:textId="77777777" w:rsidR="00E95776" w:rsidRDefault="007E6509">
      <w:pPr>
        <w:rPr>
          <w:del w:id="226" w:author="Arthur Souza Rodrigues" w:date="2026-07-10T21:47:00Z" w16du:dateUtc="2026-07-11T01:47:00Z"/>
        </w:rPr>
      </w:pPr>
      <w:bookmarkStart w:id="227" w:name="ABookmark"/>
      <w:del w:id="228" w:author="Arthur Souza Rodrigues" w:date="2026-07-10T21:47:00Z" w16du:dateUtc="2026-07-11T01:47:00Z">
        <w:r>
          <w:rPr>
            <w:highlight w:val="yellow"/>
          </w:rPr>
          <w:delText>This is the bookmark here.</w:delText>
        </w:r>
        <w:bookmarkEnd w:id="227"/>
        <w:r>
          <w:delText xml:space="preserve"> Your headings change to match the new theme.</w:delText>
        </w:r>
      </w:del>
    </w:p>
    <w:p w14:paraId="1CE611B4" w14:textId="77777777" w:rsidR="00E95776" w:rsidRDefault="007E6509">
      <w:pPr>
        <w:rPr>
          <w:del w:id="229" w:author="Arthur Souza Rodrigues" w:date="2026-07-10T21:47:00Z" w16du:dateUtc="2026-07-11T01:47:00Z"/>
        </w:rPr>
      </w:pPr>
      <w:del w:id="230" w:author="Arthur Souza Rodrigues" w:date="2026-07-10T21:47:00Z" w16du:dateUtc="2026-07-11T01:47:00Z">
        <w:r>
          <w:delText>Save time in Word with new buttons that show up where you need them.</w:delText>
        </w:r>
      </w:del>
    </w:p>
    <w:p w14:paraId="4141EE06" w14:textId="77777777" w:rsidR="00E95776" w:rsidRDefault="007E6509" w:rsidP="00751EB4">
      <w:pPr>
        <w:pStyle w:val="ListParagraph"/>
        <w:numPr>
          <w:ilvl w:val="0"/>
          <w:numId w:val="2"/>
        </w:numPr>
        <w:rPr>
          <w:del w:id="231" w:author="Arthur Souza Rodrigues" w:date="2026-07-10T21:47:00Z" w16du:dateUtc="2026-07-11T01:47:00Z"/>
          <w:noProof/>
        </w:rPr>
      </w:pPr>
      <w:del w:id="232" w:author="Arthur Souza Rodrigues" w:date="2026-07-10T21:47:00Z" w16du:dateUtc="2026-07-11T01:47:00Z">
        <w:r>
          <w:rPr>
            <w:noProof/>
          </w:rPr>
          <w:delText>Lorem ipsum dolor sit amet, consectetuer adipiscing elit.</w:delText>
        </w:r>
      </w:del>
    </w:p>
    <w:p w14:paraId="19552889" w14:textId="77777777" w:rsidR="00E95776" w:rsidRDefault="007E6509" w:rsidP="00751EB4">
      <w:pPr>
        <w:pStyle w:val="ListParagraph"/>
        <w:numPr>
          <w:ilvl w:val="0"/>
          <w:numId w:val="2"/>
        </w:numPr>
        <w:rPr>
          <w:del w:id="233" w:author="Arthur Souza Rodrigues" w:date="2026-07-10T21:47:00Z" w16du:dateUtc="2026-07-11T01:47:00Z"/>
          <w:noProof/>
        </w:rPr>
      </w:pPr>
      <w:del w:id="234" w:author="Arthur Souza Rodrigues" w:date="2026-07-10T21:47:00Z" w16du:dateUtc="2026-07-11T01:47:00Z">
        <w:r>
          <w:rPr>
            <w:noProof/>
          </w:rPr>
          <w:lastRenderedPageBreak/>
        </w:r>
        <w:r>
          <w:rPr>
            <w:noProof/>
          </w:rPr>
          <w:delText>Maecenas porttitor congue massa.</w:delText>
        </w:r>
      </w:del>
    </w:p>
    <w:p w14:paraId="7300C6C4" w14:textId="77777777" w:rsidR="00E95776" w:rsidRDefault="007E6509" w:rsidP="00751EB4">
      <w:pPr>
        <w:pStyle w:val="ListParagraph"/>
        <w:numPr>
          <w:ilvl w:val="0"/>
          <w:numId w:val="2"/>
        </w:numPr>
        <w:rPr>
          <w:del w:id="235" w:author="Arthur Souza Rodrigues" w:date="2026-07-10T21:47:00Z" w16du:dateUtc="2026-07-11T01:47:00Z"/>
          <w:noProof/>
        </w:rPr>
      </w:pPr>
      <w:del w:id="236" w:author="Arthur Souza Rodrigues" w:date="2026-07-10T21:47:00Z" w16du:dateUtc="2026-07-11T01:47:00Z">
        <w:r>
          <w:rPr>
            <w:noProof/>
          </w:rPr>
          <w:delText>Fusce posuere, magna sed pulvinar ultricies, purus lectus malesuada libero, sit amet commodo magna eros quis urna.</w:delText>
        </w:r>
      </w:del>
    </w:p>
    <w:p w14:paraId="7FD6337A" w14:textId="77777777" w:rsidR="00E95776" w:rsidRDefault="007E6509" w:rsidP="00751EB4">
      <w:pPr>
        <w:pStyle w:val="ListParagraph"/>
        <w:numPr>
          <w:ilvl w:val="0"/>
          <w:numId w:val="2"/>
        </w:numPr>
        <w:rPr>
          <w:del w:id="237" w:author="Arthur Souza Rodrigues" w:date="2026-07-10T21:47:00Z" w16du:dateUtc="2026-07-11T01:47:00Z"/>
          <w:noProof/>
        </w:rPr>
      </w:pPr>
      <w:del w:id="238" w:author="Arthur Souza Rodrigues" w:date="2026-07-10T21:47:00Z" w16du:dateUtc="2026-07-11T01:47:00Z">
        <w:r>
          <w:rPr>
            <w:noProof/>
          </w:rPr>
          <w:delText>Nunc viverra imperdiet enim.</w:delText>
        </w:r>
      </w:del>
    </w:p>
    <w:p w14:paraId="5781CD46" w14:textId="77777777" w:rsidR="00E95776" w:rsidRDefault="007E6509" w:rsidP="00751EB4">
      <w:pPr>
        <w:pStyle w:val="ListParagraph"/>
        <w:numPr>
          <w:ilvl w:val="0"/>
          <w:numId w:val="2"/>
        </w:numPr>
        <w:rPr>
          <w:del w:id="239" w:author="Arthur Souza Rodrigues" w:date="2026-07-10T21:47:00Z" w16du:dateUtc="2026-07-11T01:47:00Z"/>
        </w:rPr>
      </w:pPr>
      <w:del w:id="240" w:author="Arthur Souza Rodrigues" w:date="2026-07-10T21:47:00Z" w16du:dateUtc="2026-07-11T01:47:00Z">
        <w:r>
          <w:rPr>
            <w:noProof/>
          </w:rPr>
          <w:delText>Fusce est.</w:delText>
        </w:r>
      </w:del>
    </w:p>
    <w:p w14:paraId="29ACDD4F" w14:textId="77777777" w:rsidR="00E95776" w:rsidRDefault="007E6509">
      <w:pPr>
        <w:rPr>
          <w:del w:id="241" w:author="Arthur Souza Rodrigues" w:date="2026-07-10T21:47:00Z" w16du:dateUtc="2026-07-11T01:47:00Z"/>
        </w:rPr>
      </w:pPr>
      <w:del w:id="242" w:author="Arthur Souza Rodrigues" w:date="2026-07-10T21:47:00Z" w16du:dateUtc="2026-07-11T01:47:00Z">
        <w:r>
          <w:rPr>
            <w:noProof/>
          </w:rPr>
          <mc:AlternateContent>
            <mc:Choice Requires="wps">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E95776" w:rsidRDefault="007E6509">
                              <w:pPr>
                                <w:rPr>
                                  <w:del w:id="243" w:author="Arthur Souza Rodrigues" w:date="2026-07-10T21:47:00Z" w16du:dateUtc="2026-07-11T01:47:00Z"/>
                                </w:rPr>
                              </w:pPr>
                              <w:del w:id="244" w:author="Arthur Souza Rodrigues" w:date="2026-07-10T21:47:00Z" w16du:dateUtc="2026-07-11T01:47:00Z">
                                <w:r>
                                  <w:delText>Here is a text box.</w:delText>
                                </w:r>
                              </w:del>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54656;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sidR="00E95776" w:rsidRDefault="007E6509">
                        <w:pPr>
                          <w:rPr>
                            <w:del w:id="245" w:author="Arthur Souza Rodrigues" w:date="2026-07-10T21:47:00Z" w16du:dateUtc="2026-07-11T01:47:00Z"/>
                          </w:rPr>
                        </w:pPr>
                        <w:del w:id="246" w:author="Arthur Souza Rodrigues" w:date="2026-07-10T21:47:00Z" w16du:dateUtc="2026-07-11T01:47:00Z">
                          <w:r>
                            <w:delText>Here is a text box.</w:delText>
                          </w:r>
                        </w:del>
                      </w:p>
                    </w:txbxContent>
                  </v:textbox>
                  <w10:wrap type="square"/>
                </v:shape>
              </w:pict>
            </mc:Fallback>
          </mc:AlternateContent>
        </w:r>
      </w:del>
    </w:p>
    <w:bookmarkStart w:id="247" w:name="_MON_1476039688"/>
    <w:bookmarkEnd w:id="247"/>
    <w:p w14:paraId="67B2E23C" w14:textId="77777777" w:rsidR="0018060C" w:rsidRPr="00EB684A" w:rsidRDefault="00D823EB" w:rsidP="00EB684A">
      <w:pPr>
        <w:rPr>
          <w:del w:id="248" w:author="Arthur Souza Rodrigues" w:date="2026-07-10T21:47:00Z" w16du:dateUtc="2026-07-11T01:47:00Z"/>
        </w:rPr>
      </w:pPr>
      <w:del w:id="249" w:author="Arthur Souza Rodrigues" w:date="2026-07-10T21:47:00Z" w16du:dateUtc="2026-07-11T01:47:00Z">
        <w:r>
          <w:rPr>
            <w:noProof/>
          </w:rPr>
          <w:object w:dxaOrig="7241" w:dyaOrig="2928" w14:anchorId="630385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9" o:title=""/>
            </v:shape>
            <o:OLEObject Type="Embed" ProgID="Excel.Sheet.12" ShapeID="_x0000_i1025" DrawAspect="Content" ObjectID="_1845225593" r:id="rId20"/>
          </w:object>
        </w:r>
      </w:del>
    </w:p>
    <w:p w14:paraId="549DFD06" w14:textId="77777777" w:rsidR="00E95776" w:rsidRDefault="007E6509" w:rsidP="00ED7F78">
      <w:pPr>
        <w:pStyle w:val="Heading1"/>
        <w:rPr>
          <w:del w:id="250" w:author="Arthur Souza Rodrigues" w:date="2026-07-10T21:47:00Z" w16du:dateUtc="2026-07-11T01:47:00Z"/>
        </w:rPr>
      </w:pPr>
      <w:del w:id="251" w:author="Arthur Souza Rodrigues" w:date="2026-07-10T21:47:00Z" w16du:dateUtc="2026-07-11T01:47:00Z">
        <w:r>
          <w:delText>Heading1</w:delText>
        </w:r>
      </w:del>
    </w:p>
    <w:p w14:paraId="4C00B83B" w14:textId="77777777" w:rsidR="00E95776" w:rsidRDefault="007E6509">
      <w:pPr>
        <w:rPr>
          <w:del w:id="252" w:author="Arthur Souza Rodrigues" w:date="2026-07-10T21:47:00Z" w16du:dateUtc="2026-07-11T01:47:00Z"/>
        </w:rPr>
      </w:pPr>
      <w:del w:id="253" w:author="Arthur Souza Rodrigues" w:date="2026-07-10T21:47:00Z" w16du:dateUtc="2026-07-11T01:47: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52A87C3C" w14:textId="77777777" w:rsidR="00E95776" w:rsidRDefault="007E6509">
      <w:pPr>
        <w:rPr>
          <w:del w:id="254" w:author="Arthur Souza Rodrigues" w:date="2026-07-10T21:47:00Z" w16du:dateUtc="2026-07-11T01:47:00Z"/>
        </w:rPr>
      </w:pPr>
      <w:del w:id="255" w:author="Arthur Souza Rodrigues" w:date="2026-07-10T21:47:00Z" w16du:dateUtc="2026-07-11T01:47:00Z">
        <w:r>
          <w:del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24B2EA9B" w14:textId="77777777" w:rsidR="00E95776" w:rsidRDefault="007E6509">
      <w:pPr>
        <w:spacing w:before="360" w:after="80" w:line="240" w:lineRule="auto"/>
        <w:pPrChange w:id="256" w:author="Arthur Souza Rodrigues" w:date="2026-07-10T21:47:00Z" w16du:dateUtc="2026-07-11T01:47:00Z">
          <w:pPr>
            <w:pStyle w:val="Heading2"/>
          </w:pPr>
        </w:pPrChange>
      </w:pPr>
      <w:r>
        <w:rPr>
          <w:rFonts w:ascii="&quot;Calibri&quot;, Arial, sans-serif" w:hAnsi="&quot;Calibri&quot;, Arial, sans-serif"/>
          <w:b/>
          <w:sz w:val="32"/>
          <w:rPrChange w:id="257" w:author="Arthur Souza Rodrigues" w:date="2026-07-10T21:47:00Z" w16du:dateUtc="2026-07-11T01:47:00Z"/>
        </w:rPr>
        <w:t>Heading 2</w:t>
      </w:r>
      <w:ins w:id="258" w:author="Arthur Souza Rodrigues" w:date="2026-07-10T21:47:00Z" w16du:dateUtc="2026-07-11T01:47:00Z">
        <w:r>
          <w:rPr>
            <w:rFonts w:ascii="&quot;Calibri&quot;, Arial, sans-serif" w:hAnsi="&quot;Calibri&quot;, Arial, sans-serif" w:cs="&quot;Calibri&quot;, Arial, sans-serif"/>
            <w:b/>
            <w:bCs/>
            <w:sz w:val="32"/>
            <w:szCs w:val="32"/>
          </w:rPr>
          <w:t xml:space="preserve"> style and right alignment.</w:t>
        </w:r>
      </w:ins>
    </w:p>
    <w:p w14:paraId="7EDF09DB" w14:textId="77777777" w:rsidR="00E95776" w:rsidRDefault="00D823EB">
      <w:pPr>
        <w:rPr>
          <w:del w:id="259" w:author="Arthur Souza Rodrigues" w:date="2026-07-10T21:47:00Z" w16du:dateUtc="2026-07-11T01:47:00Z"/>
        </w:rPr>
      </w:pPr>
      <w:ins w:id="260" w:author="Arthur Souza Rodrigues" w:date="2026-07-10T21:47:00Z" w16du:dateUtc="2026-07-11T01:47:00Z">
        <w:r>
          <w:rPr>
            <w:rFonts w:ascii="&quot;Calibri&quot;, Arial, sans-serif" w:hAnsi="&quot;Calibri&quot;, Arial, sans-serif" w:cs="&quot;Calibri&quot;, Arial, sans-serif"/>
            <w:b/>
            <w:bCs/>
            <w:sz w:val="32"/>
            <w:szCs w:val="32"/>
          </w:rPr>
          <w:t>This combination creates a distinctive professional style.</w:t>
        </w:r>
      </w:ins>
      <w:del w:id="261" w:author="Arthur Souza Rodrigues" w:date="2026-07-10T21:47:00Z" w16du:dateUtc="2026-07-11T01:47: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D8A16AF" w14:textId="77777777" w:rsidR="00E95776" w:rsidRDefault="007E6509">
      <w:pPr>
        <w:rPr>
          <w:del w:id="262" w:author="Arthur Souza Rodrigues" w:date="2026-07-10T21:47:00Z" w16du:dateUtc="2026-07-11T01:47:00Z"/>
        </w:rPr>
      </w:pPr>
      <w:del w:id="263" w:author="Arthur Souza Rodrigues" w:date="2026-07-10T21:47:00Z" w16du:dateUtc="2026-07-11T01:47:00Z">
        <w:r>
          <w:lastRenderedPageBreak/>
        </w:r>
        <w:r>
          <w:delText>Save time in Word with new buttons that show up where you need them. To change the way a picture fits in your document, click it and a button for layout options appears next to it. When you work on a table, click where you want to add a row or a column, and then click the plus sign.</w:delText>
        </w:r>
      </w:del>
    </w:p>
    <w:p w14:paraId="459528CA" w14:textId="77777777" w:rsidR="0018060C" w:rsidRDefault="007E6509">
      <w:pPr>
        <w:rPr>
          <w:del w:id="264" w:author="Arthur Souza Rodrigues" w:date="2026-07-10T21:47:00Z" w16du:dateUtc="2026-07-11T01:47:00Z"/>
        </w:rPr>
      </w:pPr>
      <w:del w:id="265" w:author="Arthur Souza Rodrigues" w:date="2026-07-10T21:47:00Z" w16du:dateUtc="2026-07-11T01:47:00Z">
        <w:r>
          <w:delText>Reading is easier, too, in the new Reading view. You can collapse parts of the document and focus on the text you want. If you need to stop reading before you reach the end, Word remembers where you left off - even on another device.</w:delText>
        </w:r>
      </w:del>
    </w:p>
    <w:p w14:paraId="064AB8D5" w14:textId="77777777" w:rsidR="00E95776" w:rsidRDefault="00E95776">
      <w:pPr>
        <w:rPr>
          <w:del w:id="266" w:author="Arthur Souza Rodrigues" w:date="2026-07-10T21:47:00Z" w16du:dateUtc="2026-07-11T01:47:00Z"/>
        </w:rPr>
      </w:pPr>
    </w:p>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E95776" w:rsidRDefault="007E6509">
          <w:pPr>
            <w:pStyle w:val="TOCHeading"/>
            <w:rPr>
              <w:del w:id="267" w:author="Arthur Souza Rodrigues" w:date="2026-07-10T21:47:00Z" w16du:dateUtc="2026-07-11T01:47:00Z"/>
            </w:rPr>
          </w:pPr>
          <w:del w:id="268" w:author="Arthur Souza Rodrigues" w:date="2026-07-10T21:47:00Z" w16du:dateUtc="2026-07-11T01:47:00Z">
            <w:r>
              <w:delText>Contents</w:delText>
            </w:r>
          </w:del>
        </w:p>
        <w:p w14:paraId="7F1121EE" w14:textId="77777777" w:rsidR="00E95776" w:rsidRDefault="007E6509">
          <w:pPr>
            <w:pStyle w:val="TOC1"/>
            <w:tabs>
              <w:tab w:val="right" w:leader="dot" w:pos="9350"/>
            </w:tabs>
            <w:rPr>
              <w:del w:id="269" w:author="Arthur Souza Rodrigues" w:date="2026-07-10T21:47:00Z" w16du:dateUtc="2026-07-11T01:47:00Z"/>
              <w:noProof/>
            </w:rPr>
          </w:pPr>
          <w:del w:id="270" w:author="Arthur Souza Rodrigues" w:date="2026-07-10T21:47:00Z" w16du:dateUtc="2026-07-11T01:47:00Z">
            <w:r>
              <w:fldChar w:fldCharType="begin"/>
            </w:r>
            <w:r>
              <w:delInstrText xml:space="preserve"> TOC \o "1-3" \h \z \u </w:delInstrText>
            </w:r>
            <w:r>
              <w:fldChar w:fldCharType="separate"/>
            </w:r>
            <w:r>
              <w:fldChar w:fldCharType="begin"/>
            </w:r>
            <w:r>
              <w:delInstrText>HYPERLINK \l "_Toc402299822"</w:delInstrText>
            </w:r>
            <w:r>
              <w:fldChar w:fldCharType="separate"/>
            </w:r>
            <w:r>
              <w:rPr>
                <w:rStyle w:val="Hyperlink"/>
                <w:noProof/>
              </w:rPr>
              <w:delText>Heading 1</w:delText>
            </w:r>
            <w:r>
              <w:rPr>
                <w:noProof/>
                <w:webHidden/>
              </w:rPr>
              <w:tab/>
            </w:r>
            <w:r>
              <w:rPr>
                <w:noProof/>
                <w:webHidden/>
              </w:rPr>
              <w:fldChar w:fldCharType="begin"/>
            </w:r>
            <w:r>
              <w:rPr>
                <w:noProof/>
                <w:webHidden/>
              </w:rPr>
              <w:delInstrText xml:space="preserve"> PAGEREF _Toc402299822 \h </w:delInstrText>
            </w:r>
            <w:r>
              <w:rPr>
                <w:noProof/>
                <w:webHidden/>
              </w:rPr>
              <w:fldChar w:fldCharType="separate"/>
            </w:r>
            <w:r>
              <w:rPr>
                <w:noProof/>
                <w:webHidden/>
              </w:rPr>
              <w:delText>1</w:delText>
            </w:r>
            <w:r>
              <w:rPr>
                <w:noProof/>
                <w:webHidden/>
              </w:rPr>
              <w:fldChar w:fldCharType="end"/>
            </w:r>
            <w:r>
              <w:fldChar w:fldCharType="end"/>
            </w:r>
          </w:del>
        </w:p>
        <w:p w14:paraId="4F4FA75D" w14:textId="77777777" w:rsidR="00E95776" w:rsidRDefault="007E6509">
          <w:pPr>
            <w:pStyle w:val="TOC2"/>
            <w:tabs>
              <w:tab w:val="right" w:leader="dot" w:pos="9350"/>
            </w:tabs>
            <w:rPr>
              <w:del w:id="271" w:author="Arthur Souza Rodrigues" w:date="2026-07-10T21:47:00Z" w16du:dateUtc="2026-07-11T01:47:00Z"/>
              <w:noProof/>
            </w:rPr>
          </w:pPr>
          <w:del w:id="272" w:author="Arthur Souza Rodrigues" w:date="2026-07-10T21:47:00Z" w16du:dateUtc="2026-07-11T01:47:00Z">
            <w:r>
              <w:fldChar w:fldCharType="begin"/>
            </w:r>
            <w:r>
              <w:delInstrText>HYPERLINK \l "_Toc402299823"</w:delInstrText>
            </w:r>
            <w:r>
              <w:fldChar w:fldCharType="separate"/>
            </w:r>
            <w:r>
              <w:rPr>
                <w:rStyle w:val="Hyperlink"/>
                <w:noProof/>
              </w:rPr>
              <w:delText>Heading 2</w:delText>
            </w:r>
            <w:r>
              <w:rPr>
                <w:noProof/>
                <w:webHidden/>
              </w:rPr>
              <w:tab/>
            </w:r>
            <w:r>
              <w:rPr>
                <w:noProof/>
                <w:webHidden/>
              </w:rPr>
              <w:fldChar w:fldCharType="begin"/>
            </w:r>
            <w:r>
              <w:rPr>
                <w:noProof/>
                <w:webHidden/>
              </w:rPr>
              <w:delInstrText xml:space="preserve"> PAGEREF _Toc402299823 \h </w:delInstrText>
            </w:r>
            <w:r>
              <w:rPr>
                <w:noProof/>
                <w:webHidden/>
              </w:rPr>
              <w:fldChar w:fldCharType="separate"/>
            </w:r>
            <w:r>
              <w:rPr>
                <w:noProof/>
                <w:webHidden/>
              </w:rPr>
              <w:delText>1</w:delText>
            </w:r>
            <w:r>
              <w:rPr>
                <w:noProof/>
                <w:webHidden/>
              </w:rPr>
              <w:fldChar w:fldCharType="end"/>
            </w:r>
            <w:r>
              <w:fldChar w:fldCharType="end"/>
            </w:r>
          </w:del>
        </w:p>
        <w:p w14:paraId="3DD47706" w14:textId="77777777" w:rsidR="00E95776" w:rsidRDefault="007E6509">
          <w:pPr>
            <w:pStyle w:val="TOC1"/>
            <w:tabs>
              <w:tab w:val="right" w:leader="dot" w:pos="9350"/>
            </w:tabs>
            <w:rPr>
              <w:del w:id="273" w:author="Arthur Souza Rodrigues" w:date="2026-07-10T21:47:00Z" w16du:dateUtc="2026-07-11T01:47:00Z"/>
              <w:noProof/>
            </w:rPr>
          </w:pPr>
          <w:del w:id="274" w:author="Arthur Souza Rodrigues" w:date="2026-07-10T21:47:00Z" w16du:dateUtc="2026-07-11T01:47:00Z">
            <w:r>
              <w:fldChar w:fldCharType="begin"/>
            </w:r>
            <w:r>
              <w:delInstrText>HYPERLINK \l "_Toc402299824"</w:delInstrText>
            </w:r>
            <w:r>
              <w:fldChar w:fldCharType="separate"/>
            </w:r>
            <w:r>
              <w:rPr>
                <w:rStyle w:val="Hyperlink"/>
                <w:noProof/>
              </w:rPr>
              <w:delText>Heading 1 again</w:delText>
            </w:r>
            <w:r>
              <w:rPr>
                <w:noProof/>
                <w:webHidden/>
              </w:rPr>
              <w:tab/>
            </w:r>
            <w:r>
              <w:rPr>
                <w:noProof/>
                <w:webHidden/>
              </w:rPr>
              <w:fldChar w:fldCharType="begin"/>
            </w:r>
            <w:r>
              <w:rPr>
                <w:noProof/>
                <w:webHidden/>
              </w:rPr>
              <w:delInstrText xml:space="preserve"> PAGEREF _Toc402299824 \h </w:delInstrText>
            </w:r>
            <w:r>
              <w:rPr>
                <w:noProof/>
                <w:webHidden/>
              </w:rPr>
              <w:fldChar w:fldCharType="separate"/>
            </w:r>
            <w:r>
              <w:rPr>
                <w:noProof/>
                <w:webHidden/>
              </w:rPr>
              <w:delText>1</w:delText>
            </w:r>
            <w:r>
              <w:rPr>
                <w:noProof/>
                <w:webHidden/>
              </w:rPr>
              <w:fldChar w:fldCharType="end"/>
            </w:r>
            <w:r>
              <w:fldChar w:fldCharType="end"/>
            </w:r>
          </w:del>
        </w:p>
        <w:p w14:paraId="1AE6EBA9" w14:textId="77777777" w:rsidR="00E95776" w:rsidRDefault="007E6509">
          <w:pPr>
            <w:pStyle w:val="TOC2"/>
            <w:tabs>
              <w:tab w:val="right" w:leader="dot" w:pos="9350"/>
            </w:tabs>
            <w:rPr>
              <w:del w:id="275" w:author="Arthur Souza Rodrigues" w:date="2026-07-10T21:47:00Z" w16du:dateUtc="2026-07-11T01:47:00Z"/>
              <w:noProof/>
            </w:rPr>
          </w:pPr>
          <w:del w:id="276" w:author="Arthur Souza Rodrigues" w:date="2026-07-10T21:47:00Z" w16du:dateUtc="2026-07-11T01:47:00Z">
            <w:r>
              <w:fldChar w:fldCharType="begin"/>
            </w:r>
            <w:r>
              <w:delInstrText>HYPERLINK \l "_Toc402299825"</w:delInstrText>
            </w:r>
            <w:r>
              <w:fldChar w:fldCharType="separate"/>
            </w:r>
            <w:r>
              <w:rPr>
                <w:rStyle w:val="Hyperlink"/>
                <w:noProof/>
              </w:rPr>
              <w:delText>Heading 2 again</w:delText>
            </w:r>
            <w:r>
              <w:rPr>
                <w:noProof/>
                <w:webHidden/>
              </w:rPr>
              <w:tab/>
            </w:r>
            <w:r>
              <w:rPr>
                <w:noProof/>
                <w:webHidden/>
              </w:rPr>
              <w:fldChar w:fldCharType="begin"/>
            </w:r>
            <w:r>
              <w:rPr>
                <w:noProof/>
                <w:webHidden/>
              </w:rPr>
              <w:delInstrText xml:space="preserve"> PAGEREF _Toc402299825 \h </w:delInstrText>
            </w:r>
            <w:r>
              <w:rPr>
                <w:noProof/>
                <w:webHidden/>
              </w:rPr>
              <w:fldChar w:fldCharType="separate"/>
            </w:r>
            <w:r>
              <w:rPr>
                <w:noProof/>
                <w:webHidden/>
              </w:rPr>
              <w:delText>1</w:delText>
            </w:r>
            <w:r>
              <w:rPr>
                <w:noProof/>
                <w:webHidden/>
              </w:rPr>
              <w:fldChar w:fldCharType="end"/>
            </w:r>
            <w:r>
              <w:fldChar w:fldCharType="end"/>
            </w:r>
          </w:del>
        </w:p>
        <w:p w14:paraId="27EB7B00" w14:textId="77777777" w:rsidR="00E95776" w:rsidRDefault="007E6509">
          <w:pPr>
            <w:rPr>
              <w:del w:id="277" w:author="Arthur Souza Rodrigues" w:date="2026-07-10T21:47:00Z" w16du:dateUtc="2026-07-11T01:47:00Z"/>
            </w:rPr>
          </w:pPr>
          <w:del w:id="278" w:author="Arthur Souza Rodrigues" w:date="2026-07-10T21:47:00Z" w16du:dateUtc="2026-07-11T01:47:00Z">
            <w:r>
              <w:rPr>
                <w:b/>
                <w:bCs/>
                <w:noProof/>
              </w:rPr>
              <w:fldChar w:fldCharType="end"/>
            </w:r>
          </w:del>
        </w:p>
      </w:sdtContent>
    </w:sdt>
    <w:p w14:paraId="0FDA8938" w14:textId="77777777" w:rsidR="00E95776" w:rsidRDefault="00E95776">
      <w:pPr>
        <w:rPr>
          <w:del w:id="279" w:author="Arthur Souza Rodrigues" w:date="2026-07-10T21:47:00Z" w16du:dateUtc="2026-07-11T01:47:00Z"/>
        </w:rPr>
      </w:pPr>
    </w:p>
    <w:p w14:paraId="4DCED121" w14:textId="77777777" w:rsidR="00E95776" w:rsidRDefault="00E95776">
      <w:pPr>
        <w:rPr>
          <w:del w:id="280" w:author="Arthur Souza Rodrigues" w:date="2026-07-10T21:47:00Z" w16du:dateUtc="2026-07-11T01:47:00Z"/>
        </w:rPr>
      </w:pPr>
    </w:p>
    <w:p w14:paraId="1239CA24" w14:textId="77777777" w:rsidR="00E95776" w:rsidRDefault="00E95776">
      <w:pPr>
        <w:rPr>
          <w:del w:id="281" w:author="Arthur Souza Rodrigues" w:date="2026-07-10T21:47:00Z" w16du:dateUtc="2026-07-11T01:47:00Z"/>
        </w:rPr>
      </w:pPr>
    </w:p>
    <w:p w14:paraId="4E0C70D0" w14:textId="77777777" w:rsidR="00E95776" w:rsidRDefault="007E6509" w:rsidP="005E4538">
      <w:pPr>
        <w:pStyle w:val="Heading1"/>
        <w:rPr>
          <w:del w:id="282" w:author="Arthur Souza Rodrigues" w:date="2026-07-10T21:47:00Z" w16du:dateUtc="2026-07-11T01:47:00Z"/>
        </w:rPr>
      </w:pPr>
      <w:bookmarkStart w:id="283" w:name="_Toc402299822"/>
      <w:del w:id="284" w:author="Arthur Souza Rodrigues" w:date="2026-07-10T21:47:00Z" w16du:dateUtc="2026-07-11T01:47:00Z">
        <w:r>
          <w:delText>Heading 1</w:delText>
        </w:r>
      </w:del>
    </w:p>
    <w:p w14:paraId="4E50BC12" w14:textId="77777777" w:rsidR="00E95776" w:rsidRDefault="007E6509" w:rsidP="005E4538">
      <w:pPr>
        <w:pStyle w:val="Heading2"/>
        <w:rPr>
          <w:del w:id="285" w:author="Arthur Souza Rodrigues" w:date="2026-07-10T21:47:00Z" w16du:dateUtc="2026-07-11T01:47:00Z"/>
        </w:rPr>
      </w:pPr>
      <w:bookmarkStart w:id="286" w:name="_Toc402299823"/>
      <w:del w:id="287" w:author="Arthur Souza Rodrigues" w:date="2026-07-10T21:47:00Z" w16du:dateUtc="2026-07-11T01:47:00Z">
        <w:r>
          <w:delText>Heading 2</w:delText>
        </w:r>
      </w:del>
    </w:p>
    <w:p w14:paraId="0A4BD695" w14:textId="77777777" w:rsidR="00E95776" w:rsidRDefault="007E6509" w:rsidP="005E4538">
      <w:pPr>
        <w:pStyle w:val="Heading1"/>
        <w:rPr>
          <w:del w:id="288" w:author="Arthur Souza Rodrigues" w:date="2026-07-10T21:47:00Z" w16du:dateUtc="2026-07-11T01:47:00Z"/>
        </w:rPr>
      </w:pPr>
      <w:bookmarkStart w:id="289" w:name="_Toc402299824"/>
      <w:del w:id="290" w:author="Arthur Souza Rodrigues" w:date="2026-07-10T21:47:00Z" w16du:dateUtc="2026-07-11T01:47:00Z">
        <w:r>
          <w:delText>Heading 1 again</w:delText>
        </w:r>
      </w:del>
    </w:p>
    <w:p w14:paraId="1A73D604" w14:textId="77777777" w:rsidR="00E95776" w:rsidRDefault="007E6509" w:rsidP="005E4538">
      <w:pPr>
        <w:pStyle w:val="Heading2"/>
        <w:rPr>
          <w:del w:id="291" w:author="Arthur Souza Rodrigues" w:date="2026-07-10T21:47:00Z" w16du:dateUtc="2026-07-11T01:47:00Z"/>
        </w:rPr>
      </w:pPr>
      <w:bookmarkStart w:id="292" w:name="_Toc402299825"/>
      <w:del w:id="293" w:author="Arthur Souza Rodrigues" w:date="2026-07-10T21:47:00Z" w16du:dateUtc="2026-07-11T01:47:00Z">
        <w:r>
          <w:delText>Heading 2 again</w:delText>
        </w:r>
      </w:del>
    </w:p>
    <w:p w14:paraId="68E620A8" w14:textId="77777777" w:rsidR="00E95776" w:rsidRDefault="00E95776">
      <w:pPr>
        <w:rPr>
          <w:del w:id="294" w:author="Arthur Souza Rodrigues" w:date="2026-07-10T21:47:00Z" w16du:dateUtc="2026-07-11T01:47:00Z"/>
        </w:rPr>
      </w:pPr>
    </w:p>
    <w:p w14:paraId="5F7FB8A0" w14:textId="77777777" w:rsidR="0018060C" w:rsidRDefault="007E6509">
      <w:pPr>
        <w:rPr>
          <w:del w:id="295" w:author="Arthur Souza Rodrigues" w:date="2026-07-10T21:47:00Z" w16du:dateUtc="2026-07-11T01:47:00Z"/>
        </w:rPr>
      </w:pPr>
      <w:del w:id="296" w:author="Arthur Souza Rodrigues" w:date="2026-07-10T21:47:00Z" w16du:dateUtc="2026-07-11T01:47:00Z">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1">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del>
    </w:p>
    <w:p w14:paraId="41DACC09" w14:textId="77777777" w:rsidR="0018060C" w:rsidRDefault="007E6509">
      <w:pPr>
        <w:rPr>
          <w:del w:id="297" w:author="Arthur Souza Rodrigues" w:date="2026-07-10T21:47:00Z" w16du:dateUtc="2026-07-11T01:47:00Z"/>
        </w:rPr>
      </w:pPr>
      <w:del w:id="298" w:author="Arthur Souza Rodrigues" w:date="2026-07-10T21:47:00Z" w16du:dateUtc="2026-07-11T01:47:00Z">
        <w:r>
          <w:delText>This is a section that is in landscape mode.</w:delText>
        </w:r>
      </w:del>
    </w:p>
    <w:p w14:paraId="01D23D0E" w14:textId="77777777" w:rsidR="00E95776" w:rsidRDefault="00E95776">
      <w:pPr>
        <w:rPr>
          <w:del w:id="299" w:author="Arthur Souza Rodrigues" w:date="2026-07-10T21:47:00Z" w16du:dateUtc="2026-07-11T01:47:00Z"/>
        </w:rPr>
        <w:sectPr w:rsidR="00E95776" w:rsidSect="00757004">
          <w:headerReference w:type="even" r:id="rId22"/>
          <w:headerReference w:type="default" r:id="rId23"/>
          <w:footerReference w:type="even" r:id="rId24"/>
          <w:footerReference w:type="default" r:id="rId25"/>
          <w:headerReference w:type="first" r:id="rId26"/>
          <w:footerReference w:type="first" r:id="rId27"/>
          <w:pgSz w:w="15840" w:h="12240" w:orient="landscape"/>
          <w:pgMar w:top="1440" w:right="1440" w:bottom="1440" w:left="1440" w:header="720" w:footer="720" w:gutter="0"/>
          <w:cols w:space="720"/>
          <w:docGrid w:linePitch="360"/>
        </w:sectPr>
      </w:pPr>
    </w:p>
    <w:p w14:paraId="797CF602" w14:textId="77777777" w:rsidR="00E95776" w:rsidRDefault="007E6509">
      <w:pPr>
        <w:rPr>
          <w:del w:id="300" w:author="Arthur Souza Rodrigues" w:date="2026-07-10T21:47:00Z" w16du:dateUtc="2026-07-11T01:47:00Z"/>
        </w:rPr>
        <w:sectPr w:rsidR="00E95776" w:rsidSect="00757004">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pPr>
      <w:del w:id="302" w:author="Arthur Souza Rodrigues" w:date="2026-07-10T21:47:00Z" w16du:dateUtc="2026-07-11T01:47:00Z">
        <w:r>
          <w:lastRenderedPageBreak/>
        </w:r>
        <w:r>
          <w:delText>This is in the following section.</w:delText>
        </w:r>
      </w:del>
    </w:p>
    <w:p w14:paraId="49F6A636" w14:textId="77777777" w:rsidR="00E95776" w:rsidRDefault="007E6509" w:rsidP="006770F0">
      <w:pPr>
        <w:jc w:val="right"/>
        <w:rPr>
          <w:del w:id="303" w:author="Arthur Souza Rodrigues" w:date="2026-07-10T21:47:00Z" w16du:dateUtc="2026-07-11T01:47:00Z"/>
        </w:rPr>
      </w:pPr>
      <w:del w:id="304" w:author="Arthur Souza Rodrigues" w:date="2026-07-10T21:47:00Z" w16du:dateUtc="2026-07-11T01:47:00Z">
        <w:r>
          <w:lastRenderedPageBreak/>
        </w:r>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16533D5C" w14:textId="77777777" w:rsidR="00E95776" w:rsidRDefault="007E6509">
      <w:pPr>
        <w:rPr>
          <w:del w:id="305" w:author="Arthur Souza Rodrigues" w:date="2026-07-10T21:47:00Z" w16du:dateUtc="2026-07-11T01:47:00Z"/>
        </w:rPr>
      </w:pPr>
      <w:del w:id="306" w:author="Arthur Souza Rodrigues" w:date="2026-07-10T21:47:00Z" w16du:dateUtc="2026-07-11T01:47:00Z">
        <w:r>
          <w:delText xml:space="preserve">Video provides a </w:delText>
        </w:r>
        <w:r>
          <w:rPr>
            <w:rStyle w:val="FootnoteReference"/>
          </w:rPr>
          <w:footnoteReference w:id="1"/>
        </w:r>
        <w:r>
          <w:delText>powerful way to help you prove your point.</w:delText>
        </w:r>
      </w:del>
    </w:p>
    <w:p w14:paraId="1265C0CD" w14:textId="77777777" w:rsidR="00E95776" w:rsidRPr="00375D24" w:rsidRDefault="007E6509">
      <w:pPr>
        <w:rPr>
          <w:del w:id="308" w:author="Arthur Souza Rodrigues" w:date="2026-07-10T21:47:00Z" w16du:dateUtc="2026-07-11T01:47:00Z"/>
          <w:rFonts w:ascii="Wide Latin" w:hAnsi="Wide Latin"/>
        </w:rPr>
      </w:pPr>
      <w:del w:id="309" w:author="Arthur Souza Rodrigues" w:date="2026-07-10T21:47:00Z" w16du:dateUtc="2026-07-11T01:47:00Z">
        <w:r>
          <w:rPr>
            <w:rFonts w:ascii="Wide Latin" w:hAnsi="Wide Latin"/>
          </w:rPr>
          <w:delText>Video provides a powerful way to help you prove your point.</w:delText>
        </w:r>
      </w:del>
    </w:p>
    <w:p w14:paraId="64A22BCC" w14:textId="77777777" w:rsidR="00E95776" w:rsidRPr="00375D24" w:rsidRDefault="007E6509">
      <w:pPr>
        <w:rPr>
          <w:del w:id="310" w:author="Arthur Souza Rodrigues" w:date="2026-07-10T21:47:00Z" w16du:dateUtc="2026-07-11T01:47:00Z"/>
          <w:rFonts w:ascii="Times New Roman" w:hAnsi="Times New Roman" w:cs="Times New Roman"/>
          <w:sz w:val="40"/>
        </w:rPr>
      </w:pPr>
      <w:del w:id="311" w:author="Arthur Souza Rodrigues" w:date="2026-07-10T21:47:00Z" w16du:dateUtc="2026-07-11T01:47:00Z">
        <w:r>
          <w:rPr>
            <w:rFonts w:ascii="Times New Roman" w:hAnsi="Times New Roman" w:cs="Times New Roman"/>
            <w:sz w:val="40"/>
          </w:rPr>
          <w:delText>When you click Online Video, you can paste in the embed code for the video you want to add.</w:delText>
        </w:r>
      </w:del>
    </w:p>
    <w:p w14:paraId="3C771B35" w14:textId="77777777" w:rsidR="00E95776" w:rsidRPr="00375D24" w:rsidRDefault="007E6509">
      <w:pPr>
        <w:rPr>
          <w:del w:id="312" w:author="Arthur Souza Rodrigues" w:date="2026-07-10T21:47:00Z" w16du:dateUtc="2026-07-11T01:47:00Z"/>
          <w:rFonts w:ascii="Consolas" w:hAnsi="Consolas" w:cs="Consolas"/>
          <w:sz w:val="12"/>
        </w:rPr>
      </w:pPr>
      <w:del w:id="313" w:author="Arthur Souza Rodrigues" w:date="2026-07-10T21:47:00Z" w16du:dateUtc="2026-07-11T01:47:00Z">
        <w:r>
          <w:rPr>
            <w:rFonts w:ascii="Consolas" w:hAnsi="Consolas" w:cs="Consolas"/>
            <w:sz w:val="12"/>
          </w:rPr>
          <w:delText>You can also type a keyword to search online for the video that best fits your document.</w:delText>
        </w:r>
      </w:del>
    </w:p>
    <w:p w14:paraId="405BA1E3" w14:textId="77777777" w:rsidR="00E95776" w:rsidRPr="00FD5E0B" w:rsidRDefault="007E6509">
      <w:pPr>
        <w:rPr>
          <w:del w:id="314" w:author="Arthur Souza Rodrigues" w:date="2026-07-10T21:47:00Z" w16du:dateUtc="2026-07-11T01:47: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del w:id="315" w:author="Arthur Souza Rodrigues" w:date="2026-07-10T21:47:00Z" w16du:dateUtc="2026-07-11T01:47:00Z">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elText>Video provides a powerful way to help you prove your point.</w:delText>
        </w:r>
      </w:del>
    </w:p>
    <w:p w14:paraId="165E4EF2" w14:textId="77777777" w:rsidR="00E95776" w:rsidRPr="00FD5E0B" w:rsidRDefault="007E6509">
      <w:pPr>
        <w:rPr>
          <w:del w:id="316" w:author="Arthur Souza Rodrigues" w:date="2026-07-10T21:47:00Z" w16du:dateUtc="2026-07-11T01:47: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del w:id="317" w:author="Arthur Souza Rodrigues" w:date="2026-07-10T21:47:00Z" w16du:dateUtc="2026-07-11T01:47:00Z">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elText>When you click Online Video, you can paste in the embed code for the video you want to add.</w:delText>
        </w:r>
      </w:del>
    </w:p>
    <w:p w14:paraId="3B074659" w14:textId="77777777" w:rsidR="00E95776" w:rsidRPr="00FD5E0B" w:rsidRDefault="007E6509">
      <w:pPr>
        <w:rPr>
          <w:del w:id="318" w:author="Arthur Souza Rodrigues" w:date="2026-07-10T21:47:00Z" w16du:dateUtc="2026-07-11T01:47:00Z"/>
          <w:b/>
          <w:color w:val="F7CAAC" w:themeColor="accent2" w:themeTint="66"/>
          <w14:textOutline w14:w="11112" w14:cap="flat" w14:cmpd="sng" w14:algn="ctr">
            <w14:solidFill>
              <w14:schemeClr w14:val="accent2"/>
            </w14:solidFill>
            <w14:prstDash w14:val="solid"/>
            <w14:round/>
          </w14:textOutline>
        </w:rPr>
      </w:pPr>
      <w:del w:id="319" w:author="Arthur Souza Rodrigues" w:date="2026-07-10T21:47:00Z" w16du:dateUtc="2026-07-11T01:47:00Z">
        <w:r>
          <w:rPr>
            <w:b/>
            <w:color w:val="F7CAAC" w:themeColor="accent2" w:themeTint="66"/>
            <w14:textOutline w14:w="11112" w14:cap="flat" w14:cmpd="sng" w14:algn="ctr">
              <w14:solidFill>
                <w14:schemeClr w14:val="accent2"/>
              </w14:solidFill>
              <w14:prstDash w14:val="solid"/>
              <w14:round/>
            </w14:textOutline>
          </w:rPr>
          <w:delText>You can also type a keyword to search online for the video that best fits your document.</w:delText>
        </w:r>
      </w:del>
    </w:p>
    <w:p w14:paraId="21229329" w14:textId="77777777" w:rsidR="00E95776" w:rsidRDefault="007E6509">
      <w:pPr>
        <w:rPr>
          <w:del w:id="320" w:author="Arthur Souza Rodrigues" w:date="2026-07-10T21:47:00Z" w16du:dateUtc="2026-07-11T01:47:00Z"/>
        </w:rPr>
      </w:pPr>
      <w:del w:id="321" w:author="Arthur Souza Rodrigues" w:date="2026-07-10T21:47:00Z" w16du:dateUtc="2026-07-11T01:47:00Z">
        <w:r>
          <w:delText>Following is a hyperlink.</w:delText>
        </w:r>
      </w:del>
    </w:p>
    <w:p w14:paraId="467442AB" w14:textId="77777777" w:rsidR="00E95776" w:rsidRDefault="007E6509">
      <w:pPr>
        <w:rPr>
          <w:del w:id="322" w:author="Arthur Souza Rodrigues" w:date="2026-07-10T21:47:00Z" w16du:dateUtc="2026-07-11T01:47:00Z"/>
        </w:rPr>
      </w:pPr>
      <w:del w:id="323" w:author="Arthur Souza Rodrigues" w:date="2026-07-10T21:47:00Z" w16du:dateUtc="2026-07-11T01:47:00Z">
        <w:r>
          <w:fldChar w:fldCharType="begin"/>
        </w:r>
        <w:r>
          <w:delInstrText>HYPERLINK "http://www.ericwhite.com"</w:delInstrText>
        </w:r>
        <w:r>
          <w:fldChar w:fldCharType="separate"/>
        </w:r>
        <w:r>
          <w:rPr>
            <w:rStyle w:val="Hyperlink"/>
          </w:rPr>
          <w:delText>EricWhite.com</w:delText>
        </w:r>
        <w:r>
          <w:fldChar w:fldCharType="end"/>
        </w:r>
      </w:del>
    </w:p>
    <w:p w14:paraId="752E6B7E" w14:textId="77777777" w:rsidR="00E95776" w:rsidRDefault="007E6509" w:rsidP="001B6543">
      <w:pPr>
        <w:pStyle w:val="ListParagraph"/>
        <w:numPr>
          <w:ilvl w:val="0"/>
          <w:numId w:val="3"/>
        </w:numPr>
        <w:rPr>
          <w:del w:id="324" w:author="Arthur Souza Rodrigues" w:date="2026-07-10T21:47:00Z" w16du:dateUtc="2026-07-11T01:47:00Z"/>
        </w:rPr>
      </w:pPr>
      <w:del w:id="325" w:author="Arthur Souza Rodrigues" w:date="2026-07-10T21:47:00Z" w16du:dateUtc="2026-07-11T01:47:00Z">
        <w:r>
          <w:delText>Video provides a powerful way to help you prove your point.</w:delText>
        </w:r>
      </w:del>
    </w:p>
    <w:p w14:paraId="10DEA4A8" w14:textId="77777777" w:rsidR="00E95776" w:rsidRDefault="007E6509" w:rsidP="001B6543">
      <w:pPr>
        <w:pStyle w:val="ListParagraph"/>
        <w:numPr>
          <w:ilvl w:val="1"/>
          <w:numId w:val="3"/>
        </w:numPr>
        <w:rPr>
          <w:del w:id="326" w:author="Arthur Souza Rodrigues" w:date="2026-07-10T21:47:00Z" w16du:dateUtc="2026-07-11T01:47:00Z"/>
        </w:rPr>
      </w:pPr>
      <w:del w:id="327" w:author="Arthur Souza Rodrigues" w:date="2026-07-10T21:47:00Z" w16du:dateUtc="2026-07-11T01:47:00Z">
        <w:r>
          <w:delText>When you click Online Video, you can paste in the embed code for the video you want to add.</w:delText>
        </w:r>
      </w:del>
    </w:p>
    <w:p w14:paraId="485F7974" w14:textId="77777777" w:rsidR="00E95776" w:rsidRDefault="007E6509" w:rsidP="001B6543">
      <w:pPr>
        <w:pStyle w:val="ListParagraph"/>
        <w:numPr>
          <w:ilvl w:val="1"/>
          <w:numId w:val="3"/>
        </w:numPr>
        <w:rPr>
          <w:del w:id="328" w:author="Arthur Souza Rodrigues" w:date="2026-07-10T21:47:00Z" w16du:dateUtc="2026-07-11T01:47:00Z"/>
        </w:rPr>
      </w:pPr>
      <w:del w:id="329" w:author="Arthur Souza Rodrigues" w:date="2026-07-10T21:47:00Z" w16du:dateUtc="2026-07-11T01:47:00Z">
        <w:r>
          <w:delText>You can also type a keyword to search online for the video that best fits your document.</w:delText>
        </w:r>
      </w:del>
    </w:p>
    <w:p w14:paraId="11C3285E" w14:textId="77777777" w:rsidR="00E95776" w:rsidRDefault="007E6509" w:rsidP="001B6543">
      <w:pPr>
        <w:pStyle w:val="ListParagraph"/>
        <w:numPr>
          <w:ilvl w:val="0"/>
          <w:numId w:val="3"/>
        </w:numPr>
        <w:rPr>
          <w:del w:id="330" w:author="Arthur Souza Rodrigues" w:date="2026-07-10T21:47:00Z" w16du:dateUtc="2026-07-11T01:47:00Z"/>
        </w:rPr>
      </w:pPr>
      <w:del w:id="331" w:author="Arthur Souza Rodrigues" w:date="2026-07-10T21:47:00Z" w16du:dateUtc="2026-07-11T01:47:00Z">
        <w:r>
          <w:delText>To make your document look professionally produced, Word provides header, footer, cover page, and text box designs that complement each other.</w:delText>
        </w:r>
      </w:del>
    </w:p>
    <w:p w14:paraId="06F04DBB" w14:textId="77777777" w:rsidR="00E95776" w:rsidRDefault="007E6509" w:rsidP="001B6543">
      <w:pPr>
        <w:pStyle w:val="ListParagraph"/>
        <w:numPr>
          <w:ilvl w:val="1"/>
          <w:numId w:val="3"/>
        </w:numPr>
        <w:rPr>
          <w:del w:id="332" w:author="Arthur Souza Rodrigues" w:date="2026-07-10T21:47:00Z" w16du:dateUtc="2026-07-11T01:47:00Z"/>
        </w:rPr>
      </w:pPr>
      <w:del w:id="333" w:author="Arthur Souza Rodrigues" w:date="2026-07-10T21:47:00Z" w16du:dateUtc="2026-07-11T01:47:00Z">
        <w:r>
          <w:delText>For example, you can add a matching cover page, header, and sidebar.</w:delText>
        </w:r>
      </w:del>
    </w:p>
    <w:p w14:paraId="4BE2BF85" w14:textId="77777777" w:rsidR="00E95776" w:rsidRDefault="007E6509" w:rsidP="007E6A89">
      <w:pPr>
        <w:pStyle w:val="ListParagraph"/>
        <w:numPr>
          <w:ilvl w:val="0"/>
          <w:numId w:val="4"/>
        </w:numPr>
        <w:rPr>
          <w:del w:id="334" w:author="Arthur Souza Rodrigues" w:date="2026-07-10T21:47:00Z" w16du:dateUtc="2026-07-11T01:47:00Z"/>
        </w:rPr>
      </w:pPr>
      <w:del w:id="335" w:author="Arthur Souza Rodrigues" w:date="2026-07-10T21:47:00Z" w16du:dateUtc="2026-07-11T01:47:00Z">
        <w:r>
          <w:delText>Video provides a powerful way to help you prove your point.</w:delText>
        </w:r>
      </w:del>
    </w:p>
    <w:p w14:paraId="54DA412F" w14:textId="77777777" w:rsidR="00E95776" w:rsidRDefault="007E6509" w:rsidP="007E6A89">
      <w:pPr>
        <w:pStyle w:val="ListParagraph"/>
        <w:numPr>
          <w:ilvl w:val="1"/>
          <w:numId w:val="4"/>
        </w:numPr>
        <w:rPr>
          <w:del w:id="336" w:author="Arthur Souza Rodrigues" w:date="2026-07-10T21:47:00Z" w16du:dateUtc="2026-07-11T01:47:00Z"/>
        </w:rPr>
      </w:pPr>
      <w:del w:id="337" w:author="Arthur Souza Rodrigues" w:date="2026-07-10T21:47:00Z" w16du:dateUtc="2026-07-11T01:47:00Z">
        <w:r>
          <w:delText>When you click Online Video, you can paste in the embed code for the video you want to add.</w:delText>
        </w:r>
      </w:del>
    </w:p>
    <w:p w14:paraId="5403892E" w14:textId="77777777" w:rsidR="00E95776" w:rsidRDefault="007E6509" w:rsidP="007E6A89">
      <w:pPr>
        <w:pStyle w:val="ListParagraph"/>
        <w:numPr>
          <w:ilvl w:val="1"/>
          <w:numId w:val="4"/>
        </w:numPr>
        <w:rPr>
          <w:del w:id="338" w:author="Arthur Souza Rodrigues" w:date="2026-07-10T21:47:00Z" w16du:dateUtc="2026-07-11T01:47:00Z"/>
        </w:rPr>
      </w:pPr>
      <w:del w:id="339" w:author="Arthur Souza Rodrigues" w:date="2026-07-10T21:47:00Z" w16du:dateUtc="2026-07-11T01:47:00Z">
        <w:r>
          <w:delText>You can also type a keyword to search online for the video that best fits your document.</w:delText>
        </w:r>
      </w:del>
    </w:p>
    <w:p w14:paraId="26B29323" w14:textId="77777777" w:rsidR="00E95776" w:rsidRDefault="007E6509" w:rsidP="007E6A89">
      <w:pPr>
        <w:pStyle w:val="ListParagraph"/>
        <w:numPr>
          <w:ilvl w:val="1"/>
          <w:numId w:val="4"/>
        </w:numPr>
        <w:rPr>
          <w:del w:id="340" w:author="Arthur Souza Rodrigues" w:date="2026-07-10T21:47:00Z" w16du:dateUtc="2026-07-11T01:47:00Z"/>
        </w:rPr>
      </w:pPr>
      <w:del w:id="341" w:author="Arthur Souza Rodrigues" w:date="2026-07-10T21:47:00Z" w16du:dateUtc="2026-07-11T01:47:00Z">
        <w:r>
          <w:delText>To make your document look professionally produced, Word provides header, footer, cover page, and text box designs that complement each other.</w:delText>
        </w:r>
      </w:del>
    </w:p>
    <w:p w14:paraId="2BC36EFF" w14:textId="77777777" w:rsidR="00E95776" w:rsidRDefault="007E6509" w:rsidP="007E6A89">
      <w:pPr>
        <w:pStyle w:val="ListParagraph"/>
        <w:numPr>
          <w:ilvl w:val="0"/>
          <w:numId w:val="4"/>
        </w:numPr>
        <w:rPr>
          <w:del w:id="342" w:author="Arthur Souza Rodrigues" w:date="2026-07-10T21:47:00Z" w16du:dateUtc="2026-07-11T01:47:00Z"/>
        </w:rPr>
      </w:pPr>
      <w:del w:id="343" w:author="Arthur Souza Rodrigues" w:date="2026-07-10T21:47:00Z" w16du:dateUtc="2026-07-11T01:47:00Z">
        <w:r>
          <w:delText>For example, you can add a matching cover page, header, and sidebar.</w:delText>
        </w:r>
      </w:del>
    </w:p>
    <w:p w14:paraId="0385F8D8" w14:textId="77777777" w:rsidR="00E95776" w:rsidRDefault="007E6509" w:rsidP="007E6A89">
      <w:pPr>
        <w:pStyle w:val="ListParagraph"/>
        <w:numPr>
          <w:ilvl w:val="1"/>
          <w:numId w:val="4"/>
        </w:numPr>
        <w:rPr>
          <w:del w:id="344" w:author="Arthur Souza Rodrigues" w:date="2026-07-10T21:47:00Z" w16du:dateUtc="2026-07-11T01:47:00Z"/>
        </w:rPr>
      </w:pPr>
      <w:del w:id="345" w:author="Arthur Souza Rodrigues" w:date="2026-07-10T21:47:00Z" w16du:dateUtc="2026-07-11T01:47:00Z">
        <w:r>
          <w:delText>Click Insert and then choose the elements you want from the different galleries.</w:delText>
        </w:r>
      </w:del>
    </w:p>
    <w:p w14:paraId="45A81F88" w14:textId="77777777" w:rsidR="00E95776" w:rsidRDefault="007E6509" w:rsidP="007E6A89">
      <w:pPr>
        <w:pStyle w:val="ListParagraph"/>
        <w:numPr>
          <w:ilvl w:val="1"/>
          <w:numId w:val="4"/>
        </w:numPr>
        <w:rPr>
          <w:del w:id="346" w:author="Arthur Souza Rodrigues" w:date="2026-07-10T21:47:00Z" w16du:dateUtc="2026-07-11T01:47:00Z"/>
        </w:rPr>
      </w:pPr>
      <w:del w:id="347" w:author="Arthur Souza Rodrigues" w:date="2026-07-10T21:47:00Z" w16du:dateUtc="2026-07-11T01:47:00Z">
        <w:r>
          <w:delText>Themes and styles also help keep your document coordinated.</w:delText>
        </w:r>
      </w:del>
    </w:p>
    <w:p w14:paraId="5DCE6C90" w14:textId="77777777" w:rsidR="00E95776" w:rsidRDefault="007E6509" w:rsidP="007E6A89">
      <w:pPr>
        <w:pStyle w:val="ListParagraph"/>
        <w:numPr>
          <w:ilvl w:val="0"/>
          <w:numId w:val="4"/>
        </w:numPr>
        <w:rPr>
          <w:del w:id="348" w:author="Arthur Souza Rodrigues" w:date="2026-07-10T21:47:00Z" w16du:dateUtc="2026-07-11T01:47:00Z"/>
        </w:rPr>
      </w:pPr>
      <w:del w:id="349" w:author="Arthur Souza Rodrigues" w:date="2026-07-10T21:47:00Z" w16du:dateUtc="2026-07-11T01:47:00Z">
        <w:r>
          <w:lastRenderedPageBreak/>
        </w:r>
        <w:r>
          <w:delText>When you click Design and choose a new Theme, the pictures, charts, and SmartArt graphics change to match your new theme.</w:delText>
        </w:r>
      </w:del>
    </w:p>
    <w:p w14:paraId="5327A714" w14:textId="77777777" w:rsidR="00E95776" w:rsidRDefault="007E6509" w:rsidP="007E6A89">
      <w:pPr>
        <w:pStyle w:val="ListParagraph"/>
        <w:numPr>
          <w:ilvl w:val="1"/>
          <w:numId w:val="4"/>
        </w:numPr>
        <w:rPr>
          <w:del w:id="350" w:author="Arthur Souza Rodrigues" w:date="2026-07-10T21:47:00Z" w16du:dateUtc="2026-07-11T01:47:00Z"/>
        </w:rPr>
      </w:pPr>
      <w:del w:id="351" w:author="Arthur Souza Rodrigues" w:date="2026-07-10T21:47:00Z" w16du:dateUtc="2026-07-11T01:47:00Z">
        <w:r>
          <w:delText>When you apply styles, your headings change to match the new theme.</w:delText>
        </w:r>
      </w:del>
    </w:p>
    <w:p w14:paraId="33419125" w14:textId="77777777" w:rsidR="00AD20E4" w:rsidRDefault="007E6509" w:rsidP="007E6A89">
      <w:pPr>
        <w:pStyle w:val="ListParagraph"/>
        <w:numPr>
          <w:ilvl w:val="1"/>
          <w:numId w:val="4"/>
        </w:numPr>
        <w:rPr>
          <w:del w:id="352" w:author="Arthur Souza Rodrigues" w:date="2026-07-10T21:47:00Z" w16du:dateUtc="2026-07-11T01:47:00Z"/>
        </w:rPr>
      </w:pPr>
      <w:del w:id="353" w:author="Arthur Souza Rodrigues" w:date="2026-07-10T21:47:00Z" w16du:dateUtc="2026-07-11T01:47:00Z">
        <w:r>
          <w:delText>Save time in Word with new buttons that show up where you need them.</w:delText>
        </w:r>
      </w:del>
    </w:p>
    <w:p w14:paraId="7569FAFA" w14:textId="77777777" w:rsidR="00E95776" w:rsidRDefault="00E95776">
      <w:pPr>
        <w:rPr>
          <w:del w:id="354" w:author="Arthur Souza Rodrigues" w:date="2026-07-10T21:47:00Z" w16du:dateUtc="2026-07-11T01:47:00Z"/>
        </w:rPr>
      </w:pPr>
    </w:p>
    <w:p w14:paraId="7DCE2E0C" w14:textId="07E95F30" w:rsidR="00E95776" w:rsidRDefault="007E6509">
      <w:pPr>
        <w:rPr>
          <w:del w:id="355" w:author="Arthur Souza Rodrigues" w:date="2026-07-10T21:47:00Z" w16du:dateUtc="2026-07-11T01:47:00Z"/>
        </w:rPr>
      </w:pPr>
      <w:del w:id="356" w:author="Arthur Souza Rodrigues" w:date="2026-07-10T21:47:00Z" w16du:dateUtc="2026-07-11T01:47:00Z">
        <w:r>
          <w:rPr>
            <w:b/>
            <w:i/>
            <w:highlight w:val="yellow"/>
            <w:u w:val="single"/>
          </w:rPr>
          <w:delText>Video provides a powerful way to help you prove your point.</w:delText>
        </w:r>
        <w:r>
          <w:delText xml:space="preserve"> When you click Online Video, you can paste. You can also type a keyword to search online for the video that best fits your document.</w:delText>
        </w:r>
      </w:del>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del w:id="357"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E95776" w:rsidRDefault="007E6509">
            <w:pPr>
              <w:rPr>
                <w:del w:id="358" w:author="Arthur Souza Rodrigues" w:date="2026-07-10T21:47:00Z" w16du:dateUtc="2026-07-11T01:47:00Z"/>
              </w:rPr>
            </w:pPr>
            <w:del w:id="359" w:author="Arthur Souza Rodrigues" w:date="2026-07-10T21:47:00Z" w16du:dateUtc="2026-07-11T01:47:00Z">
              <w:r>
                <w:rPr>
                  <w:noProof/>
                </w:rPr>
                <w:delText>Lorem ipsum dolor sit amet</w:delText>
              </w:r>
            </w:del>
          </w:p>
        </w:tc>
        <w:tc>
          <w:tcPr>
            <w:tcW w:w="3117" w:type="dxa"/>
          </w:tcPr>
          <w:p w14:paraId="6F2D47E4" w14:textId="77777777" w:rsidR="00E95776" w:rsidRPr="00C4274D" w:rsidRDefault="007E6509">
            <w:pPr>
              <w:cnfStyle w:val="100000000000" w:firstRow="1" w:lastRow="0" w:firstColumn="0" w:lastColumn="0" w:oddVBand="0" w:evenVBand="0" w:oddHBand="0" w:evenHBand="0" w:firstRowFirstColumn="0" w:firstRowLastColumn="0" w:lastRowFirstColumn="0" w:lastRowLastColumn="0"/>
              <w:rPr>
                <w:del w:id="360" w:author="Arthur Souza Rodrigues" w:date="2026-07-10T21:47:00Z" w16du:dateUtc="2026-07-11T01:47:00Z"/>
                <w:b w:val="0"/>
              </w:rPr>
            </w:pPr>
            <w:del w:id="361" w:author="Arthur Souza Rodrigues" w:date="2026-07-10T21:47:00Z" w16du:dateUtc="2026-07-11T01:47:00Z">
              <w:r>
                <w:rPr>
                  <w:noProof/>
                </w:rPr>
                <w:delText>Consectetuer adipiscing elit</w:delText>
              </w:r>
            </w:del>
          </w:p>
        </w:tc>
        <w:tc>
          <w:tcPr>
            <w:tcW w:w="3117" w:type="dxa"/>
          </w:tcPr>
          <w:p w14:paraId="372BD97C" w14:textId="77777777" w:rsidR="00E95776" w:rsidRDefault="007E6509">
            <w:pPr>
              <w:cnfStyle w:val="100000000000" w:firstRow="1" w:lastRow="0" w:firstColumn="0" w:lastColumn="0" w:oddVBand="0" w:evenVBand="0" w:oddHBand="0" w:evenHBand="0" w:firstRowFirstColumn="0" w:firstRowLastColumn="0" w:lastRowFirstColumn="0" w:lastRowLastColumn="0"/>
              <w:rPr>
                <w:del w:id="362" w:author="Arthur Souza Rodrigues" w:date="2026-07-10T21:47:00Z" w16du:dateUtc="2026-07-11T01:47:00Z"/>
              </w:rPr>
            </w:pPr>
            <w:del w:id="363" w:author="Arthur Souza Rodrigues" w:date="2026-07-10T21:47:00Z" w16du:dateUtc="2026-07-11T01:47:00Z">
              <w:r>
                <w:rPr>
                  <w:noProof/>
                </w:rPr>
                <w:delText>Maecenas porttitor congue massa.</w:delText>
              </w:r>
            </w:del>
          </w:p>
        </w:tc>
      </w:tr>
      <w:tr w:rsidR="00C4274D" w14:paraId="6B9CB10B" w14:textId="77777777" w:rsidTr="00665111">
        <w:trPr>
          <w:cnfStyle w:val="000000100000" w:firstRow="0" w:lastRow="0" w:firstColumn="0" w:lastColumn="0" w:oddVBand="0" w:evenVBand="0" w:oddHBand="1" w:evenHBand="0" w:firstRowFirstColumn="0" w:firstRowLastColumn="0" w:lastRowFirstColumn="0" w:lastRowLastColumn="0"/>
          <w:del w:id="364"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E95776" w:rsidRDefault="007E6509">
            <w:pPr>
              <w:rPr>
                <w:del w:id="365" w:author="Arthur Souza Rodrigues" w:date="2026-07-10T21:47:00Z" w16du:dateUtc="2026-07-11T01:47:00Z"/>
              </w:rPr>
            </w:pPr>
            <w:del w:id="366" w:author="Arthur Souza Rodrigues" w:date="2026-07-10T21:47:00Z" w16du:dateUtc="2026-07-11T01:47:00Z">
              <w:r>
                <w:delText>400</w:delText>
              </w:r>
            </w:del>
          </w:p>
        </w:tc>
        <w:tc>
          <w:tcPr>
            <w:tcW w:w="3117" w:type="dxa"/>
          </w:tcPr>
          <w:p w14:paraId="7D4CF8AA" w14:textId="77777777" w:rsidR="00E95776" w:rsidRDefault="007E6509">
            <w:pPr>
              <w:cnfStyle w:val="000000100000" w:firstRow="0" w:lastRow="0" w:firstColumn="0" w:lastColumn="0" w:oddVBand="0" w:evenVBand="0" w:oddHBand="1" w:evenHBand="0" w:firstRowFirstColumn="0" w:firstRowLastColumn="0" w:lastRowFirstColumn="0" w:lastRowLastColumn="0"/>
              <w:rPr>
                <w:del w:id="367" w:author="Arthur Souza Rodrigues" w:date="2026-07-10T21:47:00Z" w16du:dateUtc="2026-07-11T01:47:00Z"/>
              </w:rPr>
            </w:pPr>
            <w:del w:id="368" w:author="Arthur Souza Rodrigues" w:date="2026-07-10T21:47:00Z" w16du:dateUtc="2026-07-11T01:47:00Z">
              <w:r>
                <w:delText>500</w:delText>
              </w:r>
            </w:del>
          </w:p>
        </w:tc>
        <w:tc>
          <w:tcPr>
            <w:tcW w:w="3117" w:type="dxa"/>
          </w:tcPr>
          <w:p w14:paraId="0CEC9855" w14:textId="77777777" w:rsidR="00E95776" w:rsidRDefault="007E6509">
            <w:pPr>
              <w:cnfStyle w:val="000000100000" w:firstRow="0" w:lastRow="0" w:firstColumn="0" w:lastColumn="0" w:oddVBand="0" w:evenVBand="0" w:oddHBand="1" w:evenHBand="0" w:firstRowFirstColumn="0" w:firstRowLastColumn="0" w:lastRowFirstColumn="0" w:lastRowLastColumn="0"/>
              <w:rPr>
                <w:del w:id="369" w:author="Arthur Souza Rodrigues" w:date="2026-07-10T21:47:00Z" w16du:dateUtc="2026-07-11T01:47:00Z"/>
              </w:rPr>
            </w:pPr>
            <w:del w:id="370" w:author="Arthur Souza Rodrigues" w:date="2026-07-10T21:47:00Z" w16du:dateUtc="2026-07-11T01:47:00Z">
              <w:r>
                <w:delText>600</w:delText>
              </w:r>
            </w:del>
          </w:p>
        </w:tc>
      </w:tr>
    </w:tbl>
    <w:p w14:paraId="7540EDBA" w14:textId="77777777" w:rsidR="00E95776" w:rsidRDefault="00E95776" w:rsidP="00C4274D">
      <w:pPr>
        <w:rPr>
          <w:del w:id="371" w:author="Arthur Souza Rodrigues" w:date="2026-07-10T21:47:00Z" w16du:dateUtc="2026-07-11T01:47:00Z"/>
        </w:rPr>
      </w:pPr>
    </w:p>
    <w:p w14:paraId="56ECE6CA" w14:textId="77777777" w:rsidR="00E95776" w:rsidRDefault="007E6509" w:rsidP="006F1BE6">
      <w:pPr>
        <w:jc w:val="both"/>
        <w:rPr>
          <w:del w:id="372" w:author="Arthur Souza Rodrigues" w:date="2026-07-10T21:47:00Z" w16du:dateUtc="2026-07-11T01:47:00Z"/>
        </w:rPr>
      </w:pPr>
      <w:del w:id="373" w:author="Arthur Souza Rodrigues" w:date="2026-07-10T21:47:00Z" w16du:dateUtc="2026-07-11T01:47: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595EB4B7" w14:textId="77777777" w:rsidR="00E95776" w:rsidRDefault="007E6509" w:rsidP="00CD35D8">
      <w:pPr>
        <w:ind w:left="720" w:hanging="720"/>
        <w:rPr>
          <w:del w:id="374" w:author="Arthur Souza Rodrigues" w:date="2026-07-10T21:47:00Z" w16du:dateUtc="2026-07-11T01:47:00Z"/>
        </w:rPr>
      </w:pPr>
      <w:del w:id="375" w:author="Arthur Souza Rodrigues" w:date="2026-07-10T21:47:00Z" w16du:dateUtc="2026-07-11T01:47: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147A873" w14:textId="77777777" w:rsidR="00E95776" w:rsidRDefault="007E6509" w:rsidP="00CD35D8">
      <w:pPr>
        <w:ind w:firstLine="720"/>
        <w:rPr>
          <w:del w:id="376" w:author="Arthur Souza Rodrigues" w:date="2026-07-10T21:47:00Z" w16du:dateUtc="2026-07-11T01:47:00Z"/>
        </w:rPr>
      </w:pPr>
      <w:del w:id="377" w:author="Arthur Souza Rodrigues" w:date="2026-07-10T21:47:00Z" w16du:dateUtc="2026-07-11T01:47:00Z">
        <w:r>
          <w:delText>To make your document look professionally produced, Word provides header, footer, cover page, and text box designs that complement each other.</w:delText>
        </w:r>
      </w:del>
    </w:p>
    <w:p w14:paraId="551600B1" w14:textId="77777777" w:rsidR="00E95776" w:rsidRDefault="007E6509" w:rsidP="00CD35D8">
      <w:pPr>
        <w:ind w:left="1440"/>
        <w:rPr>
          <w:del w:id="378" w:author="Arthur Souza Rodrigues" w:date="2026-07-10T21:47:00Z" w16du:dateUtc="2026-07-11T01:47:00Z"/>
        </w:rPr>
      </w:pPr>
      <w:del w:id="379" w:author="Arthur Souza Rodrigues" w:date="2026-07-10T21:47:00Z" w16du:dateUtc="2026-07-11T01:47:00Z">
        <w:r>
          <w:delText>For example, you can add a matching cover page, header, and sidebar.</w:delText>
        </w:r>
      </w:del>
    </w:p>
    <w:p w14:paraId="482579FD" w14:textId="77777777" w:rsidR="00E95776" w:rsidRDefault="007E6509" w:rsidP="00CD35D8">
      <w:pPr>
        <w:ind w:left="2880"/>
        <w:rPr>
          <w:del w:id="380" w:author="Arthur Souza Rodrigues" w:date="2026-07-10T21:47:00Z" w16du:dateUtc="2026-07-11T01:47:00Z"/>
        </w:rPr>
      </w:pPr>
      <w:del w:id="381" w:author="Arthur Souza Rodrigues" w:date="2026-07-10T21:47:00Z" w16du:dateUtc="2026-07-11T01:47:00Z">
        <w:r>
          <w:delText>Click Insert and then choose the elements you want from the different galleries.</w:delText>
        </w:r>
      </w:del>
    </w:p>
    <w:p w14:paraId="60C5CA22" w14:textId="77777777" w:rsidR="0018060C" w:rsidRDefault="007E6509">
      <w:pPr>
        <w:spacing w:before="360" w:after="80" w:line="240" w:lineRule="auto"/>
        <w:pPrChange w:id="382" w:author="Arthur Souza Rodrigues" w:date="2026-07-10T21:47:00Z" w16du:dateUtc="2026-07-11T01:47:00Z"/>
      </w:pPr>
      <w:del w:id="383" w:author="Arthur Souza Rodrigues" w:date="2026-07-10T21:47:00Z" w16du:dateUtc="2026-07-11T01:47:00Z">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4" r:lo="rId35" r:qs="rId36" r:cs="rId37"/>
                </a:graphicData>
              </a:graphic>
            </wp:inline>
          </w:drawing>
        </w:r>
      </w:del>
    </w:p>
    <w:sectPr w:rsidR="0018060C">
      <w:pgSz w:w="12240" w:h="15840"/>
      <w:pgMar w:top="1440" w:right="1440" w:bottom="1440" w:left="1440" w:header="720" w:footer="720" w:gutter="0"/>
      <w:cols w:space="720"/>
      <w:docGrid w:linePitch="0"/>
      <w:sectPrChange w:id="384" w:author="Arthur Souza Rodrigues" w:date="2026-07-10T21:47:00Z" w16du:dateUtc="2026-07-11T01:47:00Z">
        <w:sectPr w:rsidR="0018060C">
          <w:pgMar w:top="1440" w:right="1440" w:bottom="1440" w:left="1440" w:header="720" w:footer="720" w:gutter="0"/>
          <w:docGrid w:linePitch="360"/>
        </w:sectPr>
      </w:sectPrChang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259B08" w14:textId="77777777" w:rsidR="00D823EB" w:rsidRDefault="00D823EB">
      <w:pPr>
        <w:spacing w:after="0" w:line="240" w:lineRule="auto"/>
      </w:pPr>
      <w:r>
        <w:separator/>
      </w:r>
    </w:p>
  </w:endnote>
  <w:endnote w:type="continuationSeparator" w:id="0">
    <w:p w14:paraId="14FB1248" w14:textId="77777777" w:rsidR="00D823EB" w:rsidRDefault="00D823EB">
      <w:pPr>
        <w:spacing w:after="0" w:line="240" w:lineRule="auto"/>
      </w:pPr>
      <w:r>
        <w:continuationSeparator/>
      </w:r>
    </w:p>
  </w:endnote>
  <w:endnote w:id="1">
    <w:p w14:paraId="68990B77" w14:textId="77777777" w:rsidR="00E95776" w:rsidRDefault="007E6509">
      <w:pPr>
        <w:pStyle w:val="EndnoteText"/>
      </w:pPr>
      <w:del w:id="66" w:author="Arthur Souza Rodrigues" w:date="2026-07-10T21:47:00Z" w16du:dateUtc="2026-07-11T01:47:00Z">
        <w:r>
          <w:rPr>
            <w:rStyle w:val="EndnoteReference"/>
          </w:rPr>
          <w:endnoteRef/>
        </w:r>
        <w:r>
          <w:delText xml:space="preserve"> This is an endnote.</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quot;Calibri&quot;, Arial, sans-serif">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00"/>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E95776" w:rsidRDefault="00E95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E95776" w:rsidRDefault="00E957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E95776" w:rsidRDefault="00E957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Heading2Char"/>
      <w:pPrChange w:id="301" w:author="Arthur Souza Rodrigues" w:date="2026-07-10T21:47:00Z" w16du:dateUtc="2026-07-11T01:47:00Z">
        <w:pPr>
          <w:pStyle w:val="Footer"/>
        </w:pPr>
      </w:pPrChan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2E9ECB" w14:textId="77777777" w:rsidR="00D823EB" w:rsidRDefault="00D823EB">
      <w:pPr>
        <w:spacing w:after="0" w:line="240" w:lineRule="auto"/>
      </w:pPr>
      <w:r>
        <w:separator/>
      </w:r>
    </w:p>
  </w:footnote>
  <w:footnote w:type="continuationSeparator" w:id="0">
    <w:p w14:paraId="655CD4FE" w14:textId="77777777" w:rsidR="00D823EB" w:rsidRDefault="00D823EB">
      <w:pPr>
        <w:spacing w:after="0" w:line="240" w:lineRule="auto"/>
      </w:pPr>
      <w:r>
        <w:continuationSeparator/>
      </w:r>
    </w:p>
  </w:footnote>
  <w:footnote w:id="1">
    <w:p w14:paraId="2984BC4D" w14:textId="77777777" w:rsidR="00E95776" w:rsidRDefault="007E6509">
      <w:pPr>
        <w:pStyle w:val="FootnoteText"/>
      </w:pPr>
      <w:del w:id="307" w:author="Arthur Souza Rodrigues" w:date="2026-07-10T21:47:00Z" w16du:dateUtc="2026-07-11T01:47:00Z">
        <w:r>
          <w:rPr>
            <w:rStyle w:val="FootnoteReference"/>
          </w:rPr>
          <w:footnoteRef/>
        </w:r>
        <w:r>
          <w:delText xml:space="preserve"> This is a footnote.</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E95776" w:rsidRDefault="00E957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E95776" w:rsidRDefault="00D823EB">
        <w:pPr>
          <w:pStyle w:val="Header"/>
        </w:pPr>
        <w:r>
          <w:rPr>
            <w:noProof/>
          </w:rPr>
          <w:pict w14:anchorId="33BCFF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E95776" w:rsidRDefault="00E957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90497367">
    <w:abstractNumId w:val="3"/>
  </w:num>
  <w:num w:numId="2" w16cid:durableId="1709379147">
    <w:abstractNumId w:val="0"/>
  </w:num>
  <w:num w:numId="3" w16cid:durableId="65422836">
    <w:abstractNumId w:val="1"/>
  </w:num>
  <w:num w:numId="4" w16cid:durableId="156240137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65A6F"/>
    <w:rsid w:val="0018060C"/>
    <w:rsid w:val="001A08DA"/>
    <w:rsid w:val="002173BF"/>
    <w:rsid w:val="002B76F8"/>
    <w:rsid w:val="00745FDC"/>
    <w:rsid w:val="007E6509"/>
    <w:rsid w:val="00894F66"/>
    <w:rsid w:val="009278A5"/>
    <w:rsid w:val="00932694"/>
    <w:rsid w:val="00AD20E4"/>
    <w:rsid w:val="00AD7FBA"/>
    <w:rsid w:val="00D1208C"/>
    <w:rsid w:val="00D53FE7"/>
    <w:rsid w:val="00D823EB"/>
    <w:rsid w:val="00E95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6.xml"/><Relationship Id="rId39" Type="http://schemas.openxmlformats.org/officeDocument/2006/relationships/fontTable" Target="fontTable.xml"/><Relationship Id="rId21" Type="http://schemas.openxmlformats.org/officeDocument/2006/relationships/image" Target="media/image3.bin"/><Relationship Id="rId34" Type="http://schemas.openxmlformats.org/officeDocument/2006/relationships/diagramData" Target="diagrams/data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header" Target="header8.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4.xml"/><Relationship Id="rId32" Type="http://schemas.openxmlformats.org/officeDocument/2006/relationships/header" Target="header9.xml"/><Relationship Id="rId37" Type="http://schemas.openxmlformats.org/officeDocument/2006/relationships/diagramColors" Target="diagrams/colors1.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diagramQuickStyle" Target="diagrams/quickStyle1.xml"/><Relationship Id="rId10" Type="http://schemas.microsoft.com/office/2011/relationships/commentsExtended" Target="commentsExtended.xml"/><Relationship Id="rId19" Type="http://schemas.openxmlformats.org/officeDocument/2006/relationships/image" Target="media/image2.emf"/><Relationship Id="rId31" Type="http://schemas.openxmlformats.org/officeDocument/2006/relationships/footer" Target="footer8.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diagramLayout" Target="diagrams/layout1.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footer" Target="footer9.xml"/><Relationship Id="rId38" Type="http://schemas.microsoft.com/office/2007/relationships/diagramDrawing" Target="diagrams/drawing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2E1-F243-895C-73AE5B730653}"/>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2E1-F243-895C-73AE5B730653}"/>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2E1-F243-895C-73AE5B730653}"/>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1842</Words>
  <Characters>10503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2026-07-11T01:47:00Z</dcterms:modified>
</cp:coreProperties>
</file>