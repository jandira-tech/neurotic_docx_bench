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3.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511EE0F2" w14:textId="77777777" w:rsidR="0045100E" w:rsidRDefault="0045100E">
      <w:pPr>
        <w:rPr>
          <w:rPrChange w:id="23" w:author="Arthur Souza Rodrigues" w:date="2026-07-10T21:47:00Z" w16du:dateUtc="2026-07-11T01:47:00Z">
            <w:rPr>
              <w:highlight w:val="yellow"/>
            </w:rPr>
          </w:rPrChange>
        </w:rPr>
      </w:pPr>
      <w:r>
        <w:rPr>
          <w:rPrChange w:id="24" w:author="Arthur Souza Rodrigues" w:date="2026-07-10T21:47:00Z" w16du:dateUtc="2026-07-11T01:47:00Z">
            <w:rPr>
              <w:highlight w:val="yellow"/>
            </w:rPr>
          </w:rPrChange>
        </w:rPr>
        <w:t>file_</w:t>
      </w:r>
      <w:ins w:id="25" w:author="Arthur Souza Rodrigues" w:date="2026-07-10T21:47:00Z" w16du:dateUtc="2026-07-11T01:47:00Z">
        <w:r>
          <w:t>100</w:t>
        </w:r>
      </w:ins>
      <w:del w:id="26" w:author="Arthur Souza Rodrigues" w:date="2026-07-10T21:47:00Z" w16du:dateUtc="2026-07-11T01:47:00Z">
        <w:r>
          <w:rPr>
            <w:highlight w:val="yellow"/>
          </w:rPr>
          <w:delText>99</w:delText>
        </w:r>
      </w:del>
      <w:r>
        <w:rPr>
          <w:rPrChange w:id="27" w:author="Arthur Souza Rodrigues" w:date="2026-07-10T21:47:00Z" w16du:dateUtc="2026-07-11T01:47:00Z">
            <w:rPr>
              <w:highlight w:val="yellow"/>
            </w:rPr>
          </w:rPrChange>
        </w:rPr>
        <w:t>.docx</w:t>
      </w:r>
    </w:p>
    <w:p w14:paraId="123C8CD0" w14:textId="4A82FB3A" w:rsidR="0018060C" w:rsidRDefault="00894F66">
      <w:pPr>
        <w:rPr>
          <w:ins w:id="28" w:author="Arthur Souza Rodrigues" w:date="2026-07-10T21:47:00Z" w16du:dateUtc="2026-07-11T01:47:00Z"/>
        </w:rPr>
      </w:pPr>
      <w:ins w:id="29" w:author="Arthur Souza Rodrigues" w:date="2026-07-10T21:47:00Z" w16du:dateUtc="2026-07-11T01:47:00Z">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FAF03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PVUwPOQAAAAPAQAADwAAAGRycy9kb3du cmV2LnhtbExPTUvDQBC9C/6HZQRvdtOExpJmU6QilB78SNXibZsdk2B2NmQ3bfz3jie9DDO8N+8j X0+2EyccfOtIwXwWgUCqnGmpVvC6f7hZgvBBk9GdI1TwjR7WxeVFrjPjzvSCpzLUgkXIZ1pBE0Kf SemrBq32M9cjMfbpBqsDn0MtzaDPLG47GUdRKq1uiR0a3eOmweqrHK2C6WOTvh2etrv9u0m3j2WJ u+fDqNT11XS/4nG3AhFwCn8f8NuB80PBwY5uJONFpyBZzhdM5SVJQDDhlk1BHBXEcbIAWeTyf4/i BwAA//8DAFBLAQItABQABgAIAAAAIQC2gziS/gAAAOEBAAATAAAAAAAAAAAAAAAAAAAAAABbQ29u dGVudF9UeXBlc10ueG1sUEsBAi0AFAAGAAgAAAAhADj9If/WAAAAlAEAAAsAAAAAAAAAAAAAAAAA LwEAAF9yZWxzLy5yZWxzUEsBAi0AFAAGAAgAAAAhAP0+OoK7AQAAzQMAAA4AAAAAAAAAAAAAAAAA LgIAAGRycy9lMm9Eb2MueG1sUEsBAi0AFAAGAAgAAAAhAD1VMDzkAAAADwEAAA8AAAAAAAAAAAAA AAAAFQQAAGRycy9kb3ducmV2LnhtbFBLBQYAAAAABAAEAPMAAAAmBQAAAAA= " strokecolor="#156082 [3204]" strokeweight="1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5C125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CdK5C55gAAAA8BAAAPAAAAZHJzL2Rvd25yZXYueG1sTI/B asMwEETvhf6D2EIvpZHthCo4loNpKBRKA0nzAbK1sU0syUhK4ubruz21l4VlZ2bnFevJDOyCPvTO SkhnCTC0jdO9bSUcvt6el8BCVFarwVmU8I0B1uX9XaFy7a52h5d9bBmF2JArCV2MY855aDo0Kszc iJZuR+eNirT6lmuvrhRuBp4lyQs3qrf0oVMjvnbYnPZnI2GzTXaV8K5++njnt8/aYHW8baV8fJg2 KxrVCljEKf454JeB+kNJxWp3tjqwQcJ8IVKSSlhmAhgJRCoIqJaQzRcZ8LLg/znKHwAAAP//AwBQ SwECLQAUAAYACAAAACEAtoM4kv4AAADhAQAAEwAAAAAAAAAAAAAAAAAAAAAAW0NvbnRlbnRfVHlw ZXNdLnhtbFBLAQItABQABgAIAAAAIQA4/SH/1gAAAJQBAAALAAAAAAAAAAAAAAAAAC8BAABfcmVs cy8ucmVsc1BLAQItABQABgAIAAAAIQAoEhe1sQEAAK8DAAAOAAAAAAAAAAAAAAAAAC4CAABkcnMv ZTJvRG9jLnhtbFBLAQItABQABgAIAAAAIQCdK5C55gAAAA8BAAAPAAAAAAAAAAAAAAAAAAsEAABk cnMvZG93bnJldi54bWxQSwUGAAAAAAQABADzAAAAHgUAAAAA " adj="10800" strokecolor="#156082 [3204]" strokeweight="1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58D8619"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CoFBdbhAAAACgEAAA8AAABkcnMv ZG93bnJldi54bWxMj0FLw0AQhe+C/2EZwZvdmIikaTalKCp4sFjrobdtdppEs7Mhu2kTf72jF708 GB7vzfvy5WhbccTeN44UXM8iEEilMw1VCrZvD1cpCB80Gd06QgUTelgW52e5zow70SseN6ESXEI+ 0wrqELpMSl/WaLWfuQ6JvYPrrQ589pU0vT5xuW1lHEW30uqG+EOtO7yrsfzcDFbBbvf4tXqankMa hpeP+XiY1vH7pNTlxXi/YFktQAQcw18Cfhh4PxQ8bO8GMl60Cpgm/Cp7aZQwy15BktzEIItc/kco vgEAAP//AwBQSwECLQAUAAYACAAAACEAtoM4kv4AAADhAQAAEwAAAAAAAAAAAAAAAAAAAAAAW0Nv bnRlbnRfVHlwZXNdLnhtbFBLAQItABQABgAIAAAAIQA4/SH/1gAAAJQBAAALAAAAAAAAAAAAAAAA AC8BAABfcmVscy8ucmVsc1BLAQItABQABgAIAAAAIQAPy1QBagIAADcFAAAOAAAAAAAAAAAAAAAA AC4CAABkcnMvZTJvRG9jLnhtbFBLAQItABQABgAIAAAAIQAqBQXW4QAAAAoBAAAPAAAAAAAAAAAA AAAAAMQEAABkcnMvZG93bnJldi54bWxQSwUGAAAAAAQABADzAAAA0gUAAAAA " filled="f" stroked="f" strokeweight="1.5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51F829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RwWvJ+MAAAAPAQAADwAAAGRycy9kb3ducmV2Lnht bEyPQU/DMAyF70j8h8hI3FjSbiqjazrBEEicEGNwTlvTViRO1WRb++8xJ7hYsvy95/eK7eSsOOEY ek8akoUCgVT7pqdWw+H96WYNIkRDjbGeUMOMAbbl5UVh8saf6Q1P+9gKNqGQGw1djEMuZag7dCYs /IDEty8/OhN5HVvZjObM5s7KVKlMOtMTf+jMgLsO6+/90bFLup7Vh6XXl0Ol6v75Ybaf1U7r66vp ccPjfgMi4hT/FPDbgfNDycEqf6QmCKthmSQZoxoylYJgYHW3WoKomEzULciykP97lD8AAAD//wMA UEsBAi0AFAAGAAgAAAAhALaDOJL+AAAA4QEAABMAAAAAAAAAAAAAAAAAAAAAAFtDb250ZW50X1R5 cGVzXS54bWxQSwECLQAUAAYACAAAACEAOP0h/9YAAACUAQAACwAAAAAAAAAAAAAAAAAvAQAAX3Jl bHMvLnJlbHNQSwECLQAUAAYACAAAACEAs0juMGACAAAZBQAADgAAAAAAAAAAAAAAAAAuAgAAZHJz L2Uyb0RvYy54bWxQSwECLQAUAAYACAAAACEARwWvJ+MAAAAPAQAADwAAAAAAAAAAAAAAAAC6BAAA ZHJzL2Rvd25yZXYueG1sUEsFBgAAAAAEAAQA8wAAAMoFAAAAAA== " adj="18614" fillcolor="#156082 [3204]" strokecolor="#0a2f40 [1604]" strokeweight="1.5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61CC39"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PQPK/LfAAAADQEAAA8AAABkcnMvZG93bnJldi54bWxM T01PwzAMvSPxHyIjcWMpBVbWNZ2mIiTErYMDR68JbVniVE22dv9+5gQXS37Pfh/FZnZWnMwYek8K 7hcJCEON1z21Cj4/Xu+eQYSIpNF6MgrOJsCmvL4qMNd+otqcdrEVLEIhRwVdjEMuZWg64zAs/GCI uW8/Ooy8jq3UI04s7qxMk2QpHfbEDh0OpupMc9gdnYIao/75mtLV9u3wXtWVDNEmjVK3N/PLmsd2 DSKaOf59wG8Hzg8lB9v7I+kgrILlIx8y/MS1mE6zdAViz0CWPYAsC/m/RXkBAAD//wMAUEsBAi0A FAAGAAgAAAAhALaDOJL+AAAA4QEAABMAAAAAAAAAAAAAAAAAAAAAAFtDb250ZW50X1R5cGVzXS54 bWxQSwECLQAUAAYACAAAACEAOP0h/9YAAACUAQAACwAAAAAAAAAAAAAAAAAvAQAAX3JlbHMvLnJl bHNQSwECLQAUAAYACAAAACEArZId314CAAAUBQAADgAAAAAAAAAAAAAAAAAuAgAAZHJzL2Uyb0Rv Yy54bWxQSwECLQAUAAYACAAAACEA9A8r8t8AAAANAQAADwAAAAAAAAAAAAAAAAC4BAAAZHJzL2Rv d25yZXYueG1sUEsFBgAAAAAEAAQA8wAAAMQFAAAAAA== " fillcolor="#156082 [3204]" strokecolor="#0a2f40 [1604]" strokeweight="1.5pt"/>
              </w:pict>
            </mc:Fallback>
          </mc:AlternateContent>
        </w:r>
      </w:ins>
    </w:p>
    <w:p w14:paraId="37F2C3E1" w14:textId="77777777" w:rsidR="00E95776" w:rsidRPr="00F94915" w:rsidRDefault="007E6509" w:rsidP="00F94915">
      <w:pPr>
        <w:rPr>
          <w:ins w:id="30" w:author="Arthur Souza Rodrigues" w:date="2026-07-10T21:47:00Z" w16du:dateUtc="2026-07-11T01:47:00Z"/>
        </w:rPr>
      </w:pPr>
      <w:ins w:id="31" w:author="Arthur Souza Rodrigues" w:date="2026-07-10T21:47:00Z" w16du:dateUtc="2026-07-11T01:47:00Z">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7"/>
                </a:graphicData>
              </a:graphic>
            </wp:inline>
          </w:drawing>
        </w:r>
      </w:ins>
    </w:p>
    <w:p w14:paraId="7751710B" w14:textId="77777777" w:rsidR="00E95776" w:rsidRDefault="007E6509" w:rsidP="00270EE7">
      <w:pPr>
        <w:pStyle w:val="ListParagraph"/>
        <w:numPr>
          <w:ilvl w:val="0"/>
          <w:numId w:val="1"/>
        </w:numPr>
        <w:rPr>
          <w:ins w:id="32" w:author="Arthur Souza Rodrigues" w:date="2026-07-10T21:47:00Z" w16du:dateUtc="2026-07-11T01:47:00Z"/>
        </w:rPr>
      </w:pPr>
      <w:ins w:id="33" w:author="Arthur Souza Rodrigues" w:date="2026-07-10T21:47:00Z" w16du:dateUtc="2026-07-11T01:47:00Z">
        <w:r>
          <w:t>Video provides a powerful way to help you prove your point.</w:t>
        </w:r>
      </w:ins>
    </w:p>
    <w:p w14:paraId="0A6A98D4" w14:textId="77777777" w:rsidR="00E95776" w:rsidRDefault="007E6509" w:rsidP="00270EE7">
      <w:pPr>
        <w:pStyle w:val="ListParagraph"/>
        <w:numPr>
          <w:ilvl w:val="1"/>
          <w:numId w:val="1"/>
        </w:numPr>
        <w:rPr>
          <w:ins w:id="34" w:author="Arthur Souza Rodrigues" w:date="2026-07-10T21:47:00Z" w16du:dateUtc="2026-07-11T01:47:00Z"/>
        </w:rPr>
      </w:pPr>
      <w:ins w:id="35" w:author="Arthur Souza Rodrigues" w:date="2026-07-10T21:47:00Z" w16du:dateUtc="2026-07-11T01:47:00Z">
        <w:r>
          <w:t>When you click Online Video, you can paste in the embed code for the video you want to add.</w:t>
        </w:r>
      </w:ins>
    </w:p>
    <w:p w14:paraId="3675AACC" w14:textId="77777777" w:rsidR="00E95776" w:rsidRDefault="007E6509" w:rsidP="00270EE7">
      <w:pPr>
        <w:pStyle w:val="ListParagraph"/>
        <w:numPr>
          <w:ilvl w:val="1"/>
          <w:numId w:val="1"/>
        </w:numPr>
        <w:rPr>
          <w:ins w:id="36" w:author="Arthur Souza Rodrigues" w:date="2026-07-10T21:47:00Z" w16du:dateUtc="2026-07-11T01:47:00Z"/>
        </w:rPr>
      </w:pPr>
      <w:ins w:id="37" w:author="Arthur Souza Rodrigues" w:date="2026-07-10T21:47:00Z" w16du:dateUtc="2026-07-11T01:47:00Z">
        <w:r>
          <w:t>You can also type a keyword to search online for the video that best fits your document.</w:t>
        </w:r>
      </w:ins>
    </w:p>
    <w:p w14:paraId="5B262D46" w14:textId="77777777" w:rsidR="00E95776" w:rsidRDefault="007E6509" w:rsidP="00270EE7">
      <w:pPr>
        <w:pStyle w:val="ListParagraph"/>
        <w:numPr>
          <w:ilvl w:val="0"/>
          <w:numId w:val="1"/>
        </w:numPr>
        <w:rPr>
          <w:ins w:id="38" w:author="Arthur Souza Rodrigues" w:date="2026-07-10T21:47:00Z" w16du:dateUtc="2026-07-11T01:47:00Z"/>
        </w:rPr>
      </w:pPr>
      <w:ins w:id="39" w:author="Arthur Souza Rodrigues" w:date="2026-07-10T21:47:00Z" w16du:dateUtc="2026-07-11T01:47:00Z">
        <w:r>
          <w:t>To make your document look professionally produced, Word provides header, footer, cover page, and text box designs that complement each other.</w:t>
        </w:r>
      </w:ins>
    </w:p>
    <w:p w14:paraId="62A3B61C" w14:textId="77777777" w:rsidR="00E95776" w:rsidRDefault="007E6509" w:rsidP="00270EE7">
      <w:pPr>
        <w:pStyle w:val="ListParagraph"/>
        <w:numPr>
          <w:ilvl w:val="1"/>
          <w:numId w:val="1"/>
        </w:numPr>
        <w:rPr>
          <w:ins w:id="40" w:author="Arthur Souza Rodrigues" w:date="2026-07-10T21:47:00Z" w16du:dateUtc="2026-07-11T01:47:00Z"/>
        </w:rPr>
      </w:pPr>
      <w:ins w:id="41" w:author="Arthur Souza Rodrigues" w:date="2026-07-10T21:47:00Z" w16du:dateUtc="2026-07-11T01:47:00Z">
        <w:r>
          <w:t>For example, you can add a matching cover page, header, and sidebar.</w:t>
        </w:r>
      </w:ins>
    </w:p>
    <w:p w14:paraId="3D8E4EA7" w14:textId="77777777" w:rsidR="00E95776" w:rsidRDefault="007E6509" w:rsidP="00270EE7">
      <w:pPr>
        <w:pStyle w:val="ListParagraph"/>
        <w:numPr>
          <w:ilvl w:val="1"/>
          <w:numId w:val="1"/>
        </w:numPr>
        <w:rPr>
          <w:ins w:id="42" w:author="Arthur Souza Rodrigues" w:date="2026-07-10T21:47:00Z" w16du:dateUtc="2026-07-11T01:47:00Z"/>
        </w:rPr>
      </w:pPr>
      <w:ins w:id="43" w:author="Arthur Souza Rodrigues" w:date="2026-07-10T21:47:00Z" w16du:dateUtc="2026-07-11T01:47:00Z">
        <w:r>
          <w:t>Click Insert and then choose the elements you want from the different galleries.</w:t>
        </w:r>
      </w:ins>
    </w:p>
    <w:p w14:paraId="176C2786" w14:textId="77777777" w:rsidR="00E95776" w:rsidRDefault="007E6509" w:rsidP="00270EE7">
      <w:pPr>
        <w:pStyle w:val="ListParagraph"/>
        <w:numPr>
          <w:ilvl w:val="1"/>
          <w:numId w:val="1"/>
        </w:numPr>
        <w:rPr>
          <w:ins w:id="44" w:author="Arthur Souza Rodrigues" w:date="2026-07-10T21:47:00Z" w16du:dateUtc="2026-07-11T01:47:00Z"/>
        </w:rPr>
      </w:pPr>
      <w:ins w:id="45" w:author="Arthur Souza Rodrigues" w:date="2026-07-10T21:47:00Z" w16du:dateUtc="2026-07-11T01:47:00Z">
        <w:r>
          <w:t>Themes and styles also help keep your document coordinated.</w:t>
        </w:r>
      </w:ins>
    </w:p>
    <w:p w14:paraId="2B3504C4" w14:textId="77777777" w:rsidR="00E95776" w:rsidRDefault="007E6509" w:rsidP="00270EE7">
      <w:pPr>
        <w:pStyle w:val="ListParagraph"/>
        <w:numPr>
          <w:ilvl w:val="2"/>
          <w:numId w:val="1"/>
        </w:numPr>
        <w:rPr>
          <w:ins w:id="46" w:author="Arthur Souza Rodrigues" w:date="2026-07-10T21:47:00Z" w16du:dateUtc="2026-07-11T01:47:00Z"/>
        </w:rPr>
      </w:pPr>
      <w:ins w:id="47" w:author="Arthur Souza Rodrigues" w:date="2026-07-10T21:47:00Z" w16du:dateUtc="2026-07-11T01:47:00Z">
        <w:r>
          <w:t>When you click Design and choose a new Theme, the pictures, charts, and SmartArt graphics change to match your new theme.</w:t>
        </w:r>
      </w:ins>
    </w:p>
    <w:p w14:paraId="2C0498D0" w14:textId="77777777" w:rsidR="00E95776" w:rsidRDefault="007E6509" w:rsidP="00270EE7">
      <w:pPr>
        <w:pStyle w:val="ListParagraph"/>
        <w:numPr>
          <w:ilvl w:val="0"/>
          <w:numId w:val="1"/>
        </w:numPr>
        <w:rPr>
          <w:ins w:id="48" w:author="Arthur Souza Rodrigues" w:date="2026-07-10T21:47:00Z" w16du:dateUtc="2026-07-11T01:47:00Z"/>
        </w:rPr>
      </w:pPr>
      <w:ins w:id="49" w:author="Arthur Souza Rodrigues" w:date="2026-07-10T21:47:00Z" w16du:dateUtc="2026-07-11T01:47:00Z">
        <w:r>
          <w:t>When you apply styles, your headings change to match the new theme.</w:t>
        </w:r>
      </w:ins>
    </w:p>
    <w:p w14:paraId="47673396" w14:textId="77777777" w:rsidR="00E95776" w:rsidRDefault="007E6509" w:rsidP="00270EE7">
      <w:pPr>
        <w:pStyle w:val="ListParagraph"/>
        <w:numPr>
          <w:ilvl w:val="1"/>
          <w:numId w:val="1"/>
        </w:numPr>
        <w:rPr>
          <w:ins w:id="50" w:author="Arthur Souza Rodrigues" w:date="2026-07-10T21:47:00Z" w16du:dateUtc="2026-07-11T01:47:00Z"/>
        </w:rPr>
      </w:pPr>
      <w:ins w:id="51" w:author="Arthur Souza Rodrigues" w:date="2026-07-10T21:47:00Z" w16du:dateUtc="2026-07-11T01:47:00Z">
        <w:r>
          <w:lastRenderedPageBreak/>
        </w:r>
        <w:r>
          <w:t>Save time in Word with new buttons that show up where you need them.</w:t>
        </w:r>
      </w:ins>
    </w:p>
    <w:p w14:paraId="5D32DB08" w14:textId="77777777" w:rsidR="00E95776" w:rsidRDefault="007E6509" w:rsidP="008B7E91">
      <w:pPr>
        <w:spacing w:after="480"/>
        <w:rPr>
          <w:ins w:id="52" w:author="Arthur Souza Rodrigues" w:date="2026-07-10T21:47:00Z" w16du:dateUtc="2026-07-11T01:47:00Z"/>
        </w:rPr>
      </w:pPr>
      <w:ins w:id="53" w:author="Arthur Souza Rodrigues" w:date="2026-07-10T21:47:00Z" w16du:dateUtc="2026-07-11T01:47:00Z">
        <w:r>
          <w:t>Video provides a powerful way to help you prove your point. When you click Online Video, you can paste in the embed code for the video you want to add. You can also type a keyword to search online for the video that best fits your document.</w:t>
        </w:r>
      </w:ins>
    </w:p>
    <w:p w14:paraId="03099E12" w14:textId="77777777" w:rsidR="00E95776" w:rsidRDefault="007E6509">
      <w:pPr>
        <w:rPr>
          <w:ins w:id="54" w:author="Arthur Souza Rodrigues" w:date="2026-07-10T21:47:00Z" w16du:dateUtc="2026-07-11T01:47:00Z"/>
        </w:rPr>
      </w:pPr>
      <w:ins w:id="55" w:author="Arthur Souza Rodrigues" w:date="2026-07-10T21:47:00Z" w16du:dateUtc="2026-07-11T01:47: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301DC0D" w14:textId="77777777" w:rsidR="00E95776" w:rsidRDefault="007E6509" w:rsidP="008B7E91">
      <w:pPr>
        <w:spacing w:before="800"/>
        <w:rPr>
          <w:ins w:id="56" w:author="Arthur Souza Rodrigues" w:date="2026-07-10T21:47:00Z" w16du:dateUtc="2026-07-11T01:47:00Z"/>
        </w:rPr>
      </w:pPr>
      <w:ins w:id="57" w:author="Arthur Souza Rodrigues" w:date="2026-07-10T21:47:00Z" w16du:dateUtc="2026-07-11T01:47:00Z">
        <w:r>
          <w:t>Themes and styles also help keep your document coordinated. When you click Design and choose a new Theme, the pictures, charts, and SmartArt graphics change to match your new theme. When you apply styles, your headings change to match the new theme.</w:t>
        </w:r>
      </w:ins>
    </w:p>
    <w:p w14:paraId="1963AB74" w14:textId="77777777" w:rsidR="00E95776" w:rsidRDefault="007E6509" w:rsidP="00C92A32">
      <w:pPr>
        <w:pStyle w:val="Heading1"/>
        <w:rPr>
          <w:ins w:id="58" w:author="Arthur Souza Rodrigues" w:date="2026-07-10T21:47:00Z" w16du:dateUtc="2026-07-11T01:47:00Z"/>
        </w:rPr>
      </w:pPr>
      <w:ins w:id="59" w:author="Arthur Souza Rodrigues" w:date="2026-07-10T21:47:00Z" w16du:dateUtc="2026-07-11T01:47:00Z">
        <w:r>
          <w:t>Heading 1</w:t>
        </w:r>
      </w:ins>
    </w:p>
    <w:p w14:paraId="1FB54B9F" w14:textId="77777777" w:rsidR="00E95776" w:rsidRPr="00C92A32" w:rsidRDefault="007E6509" w:rsidP="00C92A32">
      <w:pPr>
        <w:pStyle w:val="Heading2"/>
        <w:rPr>
          <w:ins w:id="60" w:author="Arthur Souza Rodrigues" w:date="2026-07-10T21:47:00Z" w16du:dateUtc="2026-07-11T01:47:00Z"/>
        </w:rPr>
      </w:pPr>
      <w:ins w:id="61" w:author="Arthur Souza Rodrigues" w:date="2026-07-10T21:47:00Z" w16du:dateUtc="2026-07-11T01:47:00Z">
        <w:r>
          <w:t>This is Heading 2</w:t>
        </w:r>
      </w:ins>
    </w:p>
    <w:p w14:paraId="0922DB5F" w14:textId="77777777" w:rsidR="00E95776" w:rsidRDefault="007E6509">
      <w:pPr>
        <w:rPr>
          <w:ins w:id="62" w:author="Arthur Souza Rodrigues" w:date="2026-07-10T21:47:00Z" w16du:dateUtc="2026-07-11T01:47:00Z"/>
        </w:rPr>
      </w:pPr>
      <w:ins w:id="63" w:author="Arthur Souza Rodrigues" w:date="2026-07-10T21:47:00Z" w16du:dateUtc="2026-07-11T01:47:00Z">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19467F5D" w14:textId="77777777" w:rsidR="00E95776" w:rsidRDefault="007E6509" w:rsidP="00C92A32">
      <w:pPr>
        <w:pStyle w:val="Heading1"/>
        <w:rPr>
          <w:ins w:id="64" w:author="Arthur Souza Rodrigues" w:date="2026-07-10T21:47:00Z" w16du:dateUtc="2026-07-11T01:47:00Z"/>
        </w:rPr>
      </w:pPr>
      <w:ins w:id="65" w:author="Arthur Souza Rodrigues" w:date="2026-07-10T21:47:00Z" w16du:dateUtc="2026-07-11T01:47:00Z">
        <w:r>
          <w:t>Second Heading 1</w:t>
        </w:r>
      </w:ins>
    </w:p>
    <w:p w14:paraId="4090E0F0" w14:textId="77777777" w:rsidR="00E95776" w:rsidRDefault="007E6509">
      <w:pPr>
        <w:rPr>
          <w:ins w:id="66" w:author="Arthur Souza Rodrigues" w:date="2026-07-10T21:47:00Z" w16du:dateUtc="2026-07-11T01:47:00Z"/>
        </w:rPr>
      </w:pPr>
      <w:ins w:id="67" w:author="Arthur Souza Rodrigues" w:date="2026-07-10T21:47:00Z" w16du:dateUtc="2026-07-11T01:47:00Z">
        <w:r>
          <w:rPr>
            <w:noProof/>
          </w:rPr>
          <w:t>Lorem ipsum dolor sit amet, consectetuer adipiscing elit. Maecenas porttitor congue massa. Fusce posuere, magna sed pulvinar ultricies, purus lectus malesuada libero, sit amet commodo magna eros quis urna.</w:t>
        </w:r>
      </w:ins>
    </w:p>
    <w:p w14:paraId="11121BFA" w14:textId="77777777" w:rsidR="00E95776" w:rsidRDefault="007E6509" w:rsidP="00C92A32">
      <w:pPr>
        <w:pStyle w:val="Heading2"/>
        <w:rPr>
          <w:ins w:id="68" w:author="Arthur Souza Rodrigues" w:date="2026-07-10T21:47:00Z" w16du:dateUtc="2026-07-11T01:47:00Z"/>
        </w:rPr>
      </w:pPr>
      <w:ins w:id="69" w:author="Arthur Souza Rodrigues" w:date="2026-07-10T21:47:00Z" w16du:dateUtc="2026-07-11T01:47:00Z">
        <w:r>
          <w:t>More Info</w:t>
        </w:r>
      </w:ins>
    </w:p>
    <w:p w14:paraId="7EC7EF8D" w14:textId="77777777" w:rsidR="00E95776" w:rsidRDefault="007E6509">
      <w:pPr>
        <w:rPr>
          <w:ins w:id="70" w:author="Arthur Souza Rodrigues" w:date="2026-07-10T21:47:00Z" w16du:dateUtc="2026-07-11T01:47:00Z"/>
        </w:rPr>
      </w:pPr>
      <w:ins w:id="71" w:author="Arthur Souza Rodrigues" w:date="2026-07-10T21:47:00Z" w16du:dateUtc="2026-07-11T01:47:00Z">
        <w:r>
          <w:rPr>
            <w:noProof/>
          </w:rPr>
          <w:t>Lorem ipsum dolor sit amet, consectetuer adipiscing elit.</w:t>
        </w:r>
      </w:ins>
    </w:p>
    <w:p w14:paraId="573DFB18" w14:textId="77777777" w:rsidR="00E95776" w:rsidRDefault="007E6509">
      <w:pPr>
        <w:rPr>
          <w:ins w:id="72" w:author="Arthur Souza Rodrigues" w:date="2026-07-10T21:47:00Z" w16du:dateUtc="2026-07-11T01:47:00Z"/>
        </w:rPr>
      </w:pPr>
      <w:ins w:id="73" w:author="Arthur Souza Rodrigues" w:date="2026-07-10T21:47:00Z" w16du:dateUtc="2026-07-11T01:47:00Z">
        <w:r>
          <w:t xml:space="preserve">When </w:t>
        </w:r>
        <w:r>
          <w:t>you click Online Video</w:t>
        </w:r>
        <w:r>
          <w:t>, you can paste in the embed code for the video you want to add. You can also type a keyword to search online for the video that best fits your document.</w:t>
        </w:r>
      </w:ins>
    </w:p>
    <w:p w14:paraId="7FD69FC2" w14:textId="77777777" w:rsidR="00E95776" w:rsidRDefault="007E6509">
      <w:pPr>
        <w:rPr>
          <w:ins w:id="75" w:author="Arthur Souza Rodrigues" w:date="2026-07-10T21:47:00Z" w16du:dateUtc="2026-07-11T01:47:00Z"/>
        </w:rPr>
      </w:pPr>
      <w:ins w:id="76" w:author="Arthur Souza Rodrigues" w:date="2026-07-10T21:47:00Z" w16du:dateUtc="2026-07-11T01:47:00Z">
        <w:r>
          <w:t>Video provides a powerful way to help you prove your point. When you click Online Video, you can paste in the embed code for the video you want to add. You can also type a keyword to search online for the video that best fits your document.</w:t>
        </w:r>
      </w:ins>
    </w:p>
    <w:p w14:paraId="67BBBFB9" w14:textId="77777777" w:rsidR="00E95776" w:rsidRDefault="007E6509">
      <w:pPr>
        <w:rPr>
          <w:ins w:id="77" w:author="Arthur Souza Rodrigues" w:date="2026-07-10T21:47:00Z" w16du:dateUtc="2026-07-11T01:47:00Z"/>
        </w:rPr>
      </w:pPr>
      <w:ins w:id="78" w:author="Arthur Souza Rodrigues" w:date="2026-07-10T21:47:00Z" w16du:dateUtc="2026-07-11T01:47: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8B70BED" w14:textId="77777777" w:rsidR="00E95776" w:rsidRDefault="007E6509">
      <w:ins w:id="79" w:author="Arthur Souza Rodrigues" w:date="2026-07-10T21:47:00Z" w16du:dateUtc="2026-07-11T01:47:00Z">
        <w:r>
          <w:rPr>
            <w:noProof/>
          </w:rPr>
          <w:lastRenderedPageBreak/>
        </w:r>
        <w:r>
          <w:rPr>
            <w:noProof/>
          </w:rPr>
          <w:drawing>
            <wp:inline distT="0" distB="0" distL="0" distR="0" wp14:anchorId="3F768D1D" wp14:editId="421054E5">
              <wp:extent cx="1903730" cy="1515822"/>
              <wp:effectExtent l="0" t="0" r="1270" b="8255"/>
              <wp:docPr id="7"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ins>
    </w:p>
    <w:p w14:paraId="11515645" w14:textId="77777777" w:rsidR="00E95776" w:rsidRDefault="007E6509">
      <w:ins w:id="80" w:author="Arthur Souza Rodrigues" w:date="2026-07-10T21:47:00Z" w16du:dateUtc="2026-07-11T01:47:00Z">
        <w:r>
          <w:rPr>
            <w:rFonts w:ascii="MS Gothic" w:eastAsia="MS Gothic" w:hAnsi="MS Gothic" w:hint="eastAsia"/>
          </w:rPr>
          <w:t>☐</w:t>
        </w:r>
      </w:ins>
    </w:p>
    <w:p w14:paraId="7867605E" w14:textId="77777777" w:rsidR="00E95776" w:rsidRDefault="007E6509">
      <w:pPr>
        <w:rPr>
          <w:ins w:id="81" w:author="Arthur Souza Rodrigues" w:date="2026-07-10T21:47:00Z" w16du:dateUtc="2026-07-11T01:47:00Z"/>
        </w:rPr>
      </w:pPr>
      <w:ins w:id="82" w:author="Arthur Souza Rodrigues" w:date="2026-07-10T21:47:00Z" w16du:dateUtc="2026-07-11T01:47:00Z">
        <w:r>
          <w:t>Two</w:t>
        </w:r>
      </w:ins>
    </w:p>
    <w:p w14:paraId="30E8E50B" w14:textId="77777777" w:rsidR="00E95776" w:rsidRDefault="007E6509">
      <w:pPr>
        <w:rPr>
          <w:ins w:id="83" w:author="Arthur Souza Rodrigues" w:date="2026-07-10T21:47:00Z" w16du:dateUtc="2026-07-11T01:47:00Z"/>
        </w:rPr>
      </w:pPr>
      <w:ins w:id="84" w:author="Arthur Souza Rodrigues" w:date="2026-07-10T21:47:00Z" w16du:dateUtc="2026-07-11T01:47:00Z">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ins>
    </w:p>
    <w:p w14:paraId="71A7AA3D" w14:textId="77777777" w:rsidR="00E95776" w:rsidRDefault="00E95776">
      <w:pPr>
        <w:rPr>
          <w:ins w:id="86" w:author="Arthur Souza Rodrigues" w:date="2026-07-10T21:47:00Z" w16du:dateUtc="2026-07-11T01:47:00Z"/>
        </w:rPr>
        <w:sectPr w:rsidR="00E9577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rsidR="00E95776" w:rsidRDefault="007E6509" w:rsidP="005E2746">
      <w:pPr>
        <w:pBdr>
          <w:top w:val="single" w:sz="4" w:space="1" w:color="auto"/>
          <w:left w:val="single" w:sz="4" w:space="4" w:color="auto"/>
          <w:bottom w:val="single" w:sz="4" w:space="1" w:color="auto"/>
          <w:right w:val="single" w:sz="4" w:space="4" w:color="auto"/>
        </w:pBdr>
        <w:rPr>
          <w:ins w:id="89" w:author="Arthur Souza Rodrigues" w:date="2026-07-10T21:47:00Z" w16du:dateUtc="2026-07-11T01:47:00Z"/>
        </w:rPr>
      </w:pPr>
      <w:ins w:id="90" w:author="Arthur Souza Rodrigues" w:date="2026-07-10T21:47:00Z" w16du:dateUtc="2026-07-11T01:47:00Z">
        <w:r>
          <w:lastRenderedPageBreak/>
        </w:r>
        <w:r>
          <w:t>Video provides a powerful way to help you prove your point. When you click Online Video, you can paste in the embed code for the video you want to add. You can also type a keyword to search online for the video that best fits your document.</w:t>
        </w:r>
      </w:ins>
    </w:p>
    <w:customXmlInsRangeStart w:id="91" w:author="Arthur Souza Rodrigues" w:date="2026-07-10T21:47:00Z"/>
    <w:sdt>
      <w:sdtPr>
        <w:rPr>
          <w:b w:val="0"/>
          <w:bCs w:val="0"/>
          <w:noProof/>
          <w:color w:val="auto"/>
        </w:rPr>
        <w:alias w:val="MyTable"/>
        <w:tag w:val="MyTable"/>
        <w:id w:val="354002298"/>
      </w:sdtPr>
      <w:sdtEndPr>
        <w:rPr>
          <w:noProof w:val="0"/>
        </w:rPr>
      </w:sdtEndPr>
      <w:sdtContent>
        <w:customXmlInsRangeEnd w:id="91"/>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ins w:id="92"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customXmlInsRangeStart w:id="93" w:author="Arthur Souza Rodrigues" w:date="2026-07-10T21:47:00Z"/>
              <w:sdt>
                <w:sdtPr>
                  <w:rPr>
                    <w:noProof/>
                  </w:rPr>
                  <w:alias w:val="Latin1"/>
                  <w:tag w:val="Latin1"/>
                  <w:id w:val="1646851742"/>
                </w:sdtPr>
                <w:sdtEndPr/>
                <w:sdtContent>
                  <w:customXmlInsRangeEnd w:id="93"/>
                  <w:p w14:paraId="1581FCAC" w14:textId="77777777" w:rsidR="00E95776" w:rsidRDefault="007E6509">
                    <w:pPr>
                      <w:rPr>
                        <w:ins w:id="94" w:author="Arthur Souza Rodrigues" w:date="2026-07-10T21:47:00Z" w16du:dateUtc="2026-07-11T01:47:00Z"/>
                      </w:rPr>
                    </w:pPr>
                    <w:ins w:id="95" w:author="Arthur Souza Rodrigues" w:date="2026-07-10T21:47:00Z" w16du:dateUtc="2026-07-11T01:47:00Z">
                      <w:r>
                        <w:rPr>
                          <w:noProof/>
                        </w:rPr>
                        <w:t>Lorem ipsum dolor sit amet</w:t>
                      </w:r>
                    </w:ins>
                  </w:p>
                  <w:customXmlInsRangeStart w:id="96" w:author="Arthur Souza Rodrigues" w:date="2026-07-10T21:47:00Z"/>
                </w:sdtContent>
              </w:sdt>
              <w:customXmlInsRangeEnd w:id="96"/>
            </w:tc>
            <w:tc>
              <w:tcPr>
                <w:tcW w:w="3117" w:type="dxa"/>
              </w:tcPr>
              <w:customXmlInsRangeStart w:id="97" w:author="Arthur Souza Rodrigues" w:date="2026-07-10T21:47:00Z"/>
              <w:sdt>
                <w:sdtPr>
                  <w:rPr>
                    <w:noProof/>
                  </w:rPr>
                  <w:alias w:val="Latin2"/>
                  <w:tag w:val="Latin2"/>
                  <w:id w:val="1730795754"/>
                </w:sdtPr>
                <w:sdtEndPr/>
                <w:sdtContent>
                  <w:customXmlInsRangeEnd w:id="97"/>
                  <w:p w14:paraId="36C70DAE" w14:textId="77777777" w:rsidR="00E95776" w:rsidRPr="00C4274D" w:rsidRDefault="007E6509">
                    <w:pPr>
                      <w:cnfStyle w:val="100000000000" w:firstRow="1" w:lastRow="0" w:firstColumn="0" w:lastColumn="0" w:oddVBand="0" w:evenVBand="0" w:oddHBand="0" w:evenHBand="0" w:firstRowFirstColumn="0" w:firstRowLastColumn="0" w:lastRowFirstColumn="0" w:lastRowLastColumn="0"/>
                      <w:rPr>
                        <w:ins w:id="98" w:author="Arthur Souza Rodrigues" w:date="2026-07-10T21:47:00Z" w16du:dateUtc="2026-07-11T01:47:00Z"/>
                        <w:b w:val="0"/>
                      </w:rPr>
                    </w:pPr>
                    <w:ins w:id="99" w:author="Arthur Souza Rodrigues" w:date="2026-07-10T21:47:00Z" w16du:dateUtc="2026-07-11T01:47:00Z">
                      <w:r>
                        <w:rPr>
                          <w:noProof/>
                        </w:rPr>
                        <w:t>Consectetuer adipiscing elit</w:t>
                      </w:r>
                    </w:ins>
                  </w:p>
                  <w:customXmlInsRangeStart w:id="100" w:author="Arthur Souza Rodrigues" w:date="2026-07-10T21:47:00Z"/>
                </w:sdtContent>
              </w:sdt>
              <w:customXmlInsRangeEnd w:id="100"/>
            </w:tc>
            <w:tc>
              <w:tcPr>
                <w:tcW w:w="3117" w:type="dxa"/>
              </w:tcPr>
              <w:customXmlInsRangeStart w:id="101" w:author="Arthur Souza Rodrigues" w:date="2026-07-10T21:47:00Z"/>
              <w:sdt>
                <w:sdtPr>
                  <w:rPr>
                    <w:noProof/>
                  </w:rPr>
                  <w:alias w:val="Latin3"/>
                  <w:tag w:val="Latin3"/>
                  <w:id w:val="-88469536"/>
                </w:sdtPr>
                <w:sdtEndPr/>
                <w:sdtContent>
                  <w:customXmlInsRangeEnd w:id="101"/>
                  <w:p w14:paraId="0D6492B9" w14:textId="77777777" w:rsidR="00E95776" w:rsidRDefault="007E6509">
                    <w:pPr>
                      <w:cnfStyle w:val="100000000000" w:firstRow="1" w:lastRow="0" w:firstColumn="0" w:lastColumn="0" w:oddVBand="0" w:evenVBand="0" w:oddHBand="0" w:evenHBand="0" w:firstRowFirstColumn="0" w:firstRowLastColumn="0" w:lastRowFirstColumn="0" w:lastRowLastColumn="0"/>
                      <w:rPr>
                        <w:ins w:id="102" w:author="Arthur Souza Rodrigues" w:date="2026-07-10T21:47:00Z" w16du:dateUtc="2026-07-11T01:47:00Z"/>
                      </w:rPr>
                    </w:pPr>
                    <w:ins w:id="103" w:author="Arthur Souza Rodrigues" w:date="2026-07-10T21:47:00Z" w16du:dateUtc="2026-07-11T01:47:00Z">
                      <w:r>
                        <w:rPr>
                          <w:noProof/>
                        </w:rPr>
                        <w:t>Maecenas porttitor congue massa.</w:t>
                      </w:r>
                    </w:ins>
                  </w:p>
                  <w:customXmlInsRangeStart w:id="104" w:author="Arthur Souza Rodrigues" w:date="2026-07-10T21:47:00Z"/>
                </w:sdtContent>
              </w:sdt>
              <w:customXmlInsRangeEnd w:id="104"/>
            </w:tc>
          </w:tr>
          <w:customXmlInsRangeStart w:id="105" w:author="Arthur Souza Rodrigues" w:date="2026-07-10T21:47:00Z"/>
          <w:sdt>
            <w:sdtPr>
              <w:rPr>
                <w:b w:val="0"/>
                <w:bCs w:val="0"/>
              </w:rPr>
              <w:alias w:val="Row1"/>
              <w:tag w:val="Row1"/>
              <w:id w:val="2087339449"/>
            </w:sdtPr>
            <w:sdtEndPr/>
            <w:sdtContent>
              <w:customXmlInsRangeEnd w:id="105"/>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ins w:id="106"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07" w:author="Arthur Souza Rodrigues" w:date="2026-07-10T21:47:00Z"/>
                  <w:sdt>
                    <w:sdtPr>
                      <w:alias w:val="Data11"/>
                      <w:tag w:val="Data11"/>
                      <w:id w:val="1641614218"/>
                      <w:text/>
                    </w:sdtPr>
                    <w:sdtEndPr/>
                    <w:sdtContent>
                      <w:customXmlInsRangeEnd w:id="107"/>
                      <w:p w14:paraId="2A2ECE4B" w14:textId="77777777" w:rsidR="00E95776" w:rsidRDefault="00B02489">
                        <w:pPr>
                          <w:rPr>
                            <w:ins w:id="108" w:author="Arthur Souza Rodrigues" w:date="2026-07-10T21:47:00Z" w16du:dateUtc="2026-07-11T01:47:00Z"/>
                          </w:rPr>
                        </w:pPr>
                        <w:ins w:id="109" w:author="Arthur Souza Rodrigues" w:date="2026-07-10T21:47:00Z" w16du:dateUtc="2026-07-11T01:47:00Z">
                          <w:r>
                            <w:t>100</w:t>
                          </w:r>
                        </w:ins>
                      </w:p>
                      <w:customXmlInsRangeStart w:id="110" w:author="Arthur Souza Rodrigues" w:date="2026-07-10T21:47:00Z"/>
                    </w:sdtContent>
                  </w:sdt>
                  <w:customXmlInsRangeEnd w:id="110"/>
                </w:tc>
                <w:tc>
                  <w:tcPr>
                    <w:tcW w:w="3117" w:type="dxa"/>
                  </w:tcPr>
                  <w:customXmlInsRangeStart w:id="111" w:author="Arthur Souza Rodrigues" w:date="2026-07-10T21:47:00Z"/>
                  <w:sdt>
                    <w:sdtPr>
                      <w:alias w:val="Data12"/>
                      <w:tag w:val="Data12"/>
                      <w:id w:val="184647321"/>
                      <w:text/>
                    </w:sdtPr>
                    <w:sdtEndPr/>
                    <w:sdtContent>
                      <w:customXmlInsRangeEnd w:id="111"/>
                      <w:p w14:paraId="60ACCD8A" w14:textId="77777777" w:rsidR="00E95776" w:rsidRDefault="00B02489">
                        <w:pPr>
                          <w:cnfStyle w:val="000000100000" w:firstRow="0" w:lastRow="0" w:firstColumn="0" w:lastColumn="0" w:oddVBand="0" w:evenVBand="0" w:oddHBand="1" w:evenHBand="0" w:firstRowFirstColumn="0" w:firstRowLastColumn="0" w:lastRowFirstColumn="0" w:lastRowLastColumn="0"/>
                          <w:rPr>
                            <w:ins w:id="112" w:author="Arthur Souza Rodrigues" w:date="2026-07-10T21:47:00Z" w16du:dateUtc="2026-07-11T01:47:00Z"/>
                          </w:rPr>
                        </w:pPr>
                        <w:ins w:id="113" w:author="Arthur Souza Rodrigues" w:date="2026-07-10T21:47:00Z" w16du:dateUtc="2026-07-11T01:47:00Z">
                          <w:r>
                            <w:t>200</w:t>
                          </w:r>
                        </w:ins>
                      </w:p>
                      <w:customXmlInsRangeStart w:id="114" w:author="Arthur Souza Rodrigues" w:date="2026-07-10T21:47:00Z"/>
                    </w:sdtContent>
                  </w:sdt>
                  <w:customXmlInsRangeEnd w:id="114"/>
                </w:tc>
                <w:tc>
                  <w:tcPr>
                    <w:tcW w:w="3117" w:type="dxa"/>
                  </w:tcPr>
                  <w:customXmlInsRangeStart w:id="115" w:author="Arthur Souza Rodrigues" w:date="2026-07-10T21:47:00Z"/>
                  <w:sdt>
                    <w:sdtPr>
                      <w:alias w:val="Data13"/>
                      <w:tag w:val="Data13"/>
                      <w:id w:val="131915776"/>
                      <w:text/>
                    </w:sdtPr>
                    <w:sdtEndPr/>
                    <w:sdtContent>
                      <w:customXmlInsRangeEnd w:id="115"/>
                      <w:p w14:paraId="60560D1C" w14:textId="77777777" w:rsidR="00E95776" w:rsidRDefault="00B02489">
                        <w:pPr>
                          <w:cnfStyle w:val="000000100000" w:firstRow="0" w:lastRow="0" w:firstColumn="0" w:lastColumn="0" w:oddVBand="0" w:evenVBand="0" w:oddHBand="1" w:evenHBand="0" w:firstRowFirstColumn="0" w:firstRowLastColumn="0" w:lastRowFirstColumn="0" w:lastRowLastColumn="0"/>
                          <w:rPr>
                            <w:ins w:id="116" w:author="Arthur Souza Rodrigues" w:date="2026-07-10T21:47:00Z" w16du:dateUtc="2026-07-11T01:47:00Z"/>
                          </w:rPr>
                        </w:pPr>
                        <w:ins w:id="117" w:author="Arthur Souza Rodrigues" w:date="2026-07-10T21:47:00Z" w16du:dateUtc="2026-07-11T01:47:00Z">
                          <w:r>
                            <w:t>300</w:t>
                          </w:r>
                        </w:ins>
                      </w:p>
                      <w:customXmlInsRangeStart w:id="118" w:author="Arthur Souza Rodrigues" w:date="2026-07-10T21:47:00Z"/>
                    </w:sdtContent>
                  </w:sdt>
                  <w:customXmlInsRangeEnd w:id="118"/>
                </w:tc>
              </w:tr>
              <w:customXmlInsRangeStart w:id="119" w:author="Arthur Souza Rodrigues" w:date="2026-07-10T21:47:00Z"/>
            </w:sdtContent>
          </w:sdt>
          <w:customXmlInsRangeEnd w:id="119"/>
          <w:customXmlInsRangeStart w:id="120" w:author="Arthur Souza Rodrigues" w:date="2026-07-10T21:47:00Z"/>
          <w:sdt>
            <w:sdtPr>
              <w:rPr>
                <w:b w:val="0"/>
                <w:bCs w:val="0"/>
              </w:rPr>
              <w:alias w:val="Row2"/>
              <w:tag w:val="Row2"/>
              <w:id w:val="1563601403"/>
            </w:sdtPr>
            <w:sdtEndPr/>
            <w:sdtContent>
              <w:customXmlInsRangeEnd w:id="120"/>
              <w:tr w:rsidR="00C4274D" w14:paraId="68A60E71" w14:textId="77777777" w:rsidTr="00665111">
                <w:trPr>
                  <w:ins w:id="121"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22" w:author="Arthur Souza Rodrigues" w:date="2026-07-10T21:47:00Z"/>
                  <w:sdt>
                    <w:sdtPr>
                      <w:alias w:val="Data21"/>
                      <w:tag w:val="Data21"/>
                      <w:id w:val="-1031330684"/>
                      <w:text/>
                    </w:sdtPr>
                    <w:sdtEndPr/>
                    <w:sdtContent>
                      <w:customXmlInsRangeEnd w:id="122"/>
                      <w:p w14:paraId="576927AA" w14:textId="77777777" w:rsidR="00E95776" w:rsidRDefault="00B02489">
                        <w:pPr>
                          <w:rPr>
                            <w:ins w:id="123" w:author="Arthur Souza Rodrigues" w:date="2026-07-10T21:47:00Z" w16du:dateUtc="2026-07-11T01:47:00Z"/>
                          </w:rPr>
                        </w:pPr>
                        <w:ins w:id="124" w:author="Arthur Souza Rodrigues" w:date="2026-07-10T21:47:00Z" w16du:dateUtc="2026-07-11T01:47:00Z">
                          <w:r>
                            <w:t>400</w:t>
                          </w:r>
                        </w:ins>
                      </w:p>
                      <w:customXmlInsRangeStart w:id="125" w:author="Arthur Souza Rodrigues" w:date="2026-07-10T21:47:00Z"/>
                    </w:sdtContent>
                  </w:sdt>
                  <w:customXmlInsRangeEnd w:id="125"/>
                </w:tc>
                <w:tc>
                  <w:tcPr>
                    <w:tcW w:w="3117" w:type="dxa"/>
                  </w:tcPr>
                  <w:customXmlInsRangeStart w:id="126" w:author="Arthur Souza Rodrigues" w:date="2026-07-10T21:47:00Z"/>
                  <w:sdt>
                    <w:sdtPr>
                      <w:alias w:val="Data22"/>
                      <w:tag w:val="Data22"/>
                      <w:id w:val="560603829"/>
                      <w:text/>
                    </w:sdtPr>
                    <w:sdtEndPr/>
                    <w:sdtContent>
                      <w:customXmlInsRangeEnd w:id="126"/>
                      <w:p w14:paraId="7823894F" w14:textId="77777777" w:rsidR="00E95776" w:rsidRDefault="00B02489">
                        <w:pPr>
                          <w:cnfStyle w:val="000000000000" w:firstRow="0" w:lastRow="0" w:firstColumn="0" w:lastColumn="0" w:oddVBand="0" w:evenVBand="0" w:oddHBand="0" w:evenHBand="0" w:firstRowFirstColumn="0" w:firstRowLastColumn="0" w:lastRowFirstColumn="0" w:lastRowLastColumn="0"/>
                          <w:rPr>
                            <w:ins w:id="127" w:author="Arthur Souza Rodrigues" w:date="2026-07-10T21:47:00Z" w16du:dateUtc="2026-07-11T01:47:00Z"/>
                          </w:rPr>
                        </w:pPr>
                        <w:ins w:id="128" w:author="Arthur Souza Rodrigues" w:date="2026-07-10T21:47:00Z" w16du:dateUtc="2026-07-11T01:47:00Z">
                          <w:r>
                            <w:t>500</w:t>
                          </w:r>
                        </w:ins>
                      </w:p>
                      <w:customXmlInsRangeStart w:id="129" w:author="Arthur Souza Rodrigues" w:date="2026-07-10T21:47:00Z"/>
                    </w:sdtContent>
                  </w:sdt>
                  <w:customXmlInsRangeEnd w:id="129"/>
                </w:tc>
                <w:tc>
                  <w:tcPr>
                    <w:tcW w:w="3117" w:type="dxa"/>
                  </w:tcPr>
                  <w:customXmlInsRangeStart w:id="130" w:author="Arthur Souza Rodrigues" w:date="2026-07-10T21:47:00Z"/>
                  <w:sdt>
                    <w:sdtPr>
                      <w:alias w:val="Data23"/>
                      <w:tag w:val="Data23"/>
                      <w:id w:val="-847252032"/>
                      <w:text/>
                    </w:sdtPr>
                    <w:sdtEndPr/>
                    <w:sdtContent>
                      <w:customXmlInsRangeEnd w:id="130"/>
                      <w:p w14:paraId="065792C4" w14:textId="77777777" w:rsidR="00E95776" w:rsidRDefault="00B02489">
                        <w:pPr>
                          <w:cnfStyle w:val="000000000000" w:firstRow="0" w:lastRow="0" w:firstColumn="0" w:lastColumn="0" w:oddVBand="0" w:evenVBand="0" w:oddHBand="0" w:evenHBand="0" w:firstRowFirstColumn="0" w:firstRowLastColumn="0" w:lastRowFirstColumn="0" w:lastRowLastColumn="0"/>
                          <w:rPr>
                            <w:ins w:id="131" w:author="Arthur Souza Rodrigues" w:date="2026-07-10T21:47:00Z" w16du:dateUtc="2026-07-11T01:47:00Z"/>
                          </w:rPr>
                        </w:pPr>
                        <w:ins w:id="132" w:author="Arthur Souza Rodrigues" w:date="2026-07-10T21:47:00Z" w16du:dateUtc="2026-07-11T01:47:00Z">
                          <w:r>
                            <w:t>600</w:t>
                          </w:r>
                        </w:ins>
                      </w:p>
                      <w:customXmlInsRangeStart w:id="133" w:author="Arthur Souza Rodrigues" w:date="2026-07-10T21:47:00Z"/>
                    </w:sdtContent>
                  </w:sdt>
                  <w:customXmlInsRangeEnd w:id="133"/>
                </w:tc>
              </w:tr>
              <w:customXmlInsRangeStart w:id="134" w:author="Arthur Souza Rodrigues" w:date="2026-07-10T21:47:00Z"/>
            </w:sdtContent>
          </w:sdt>
          <w:customXmlInsRangeEnd w:id="134"/>
        </w:tbl>
        <w:customXmlInsRangeStart w:id="135" w:author="Arthur Souza Rodrigues" w:date="2026-07-10T21:47:00Z"/>
      </w:sdtContent>
    </w:sdt>
    <w:customXmlInsRangeEnd w:id="135"/>
    <w:p w14:paraId="4584E974" w14:textId="77777777" w:rsidR="00E95776" w:rsidRDefault="00E95776" w:rsidP="00C4274D">
      <w:pPr>
        <w:rPr>
          <w:ins w:id="136" w:author="Arthur Souza Rodrigues" w:date="2026-07-10T21:47:00Z" w16du:dateUtc="2026-07-11T01:47:00Z"/>
        </w:rPr>
      </w:pPr>
    </w:p>
    <w:p w14:paraId="16FCF045" w14:textId="77777777" w:rsidR="00E95776" w:rsidRDefault="007E6509">
      <w:pPr>
        <w:rPr>
          <w:ins w:id="137" w:author="Arthur Souza Rodrigues" w:date="2026-07-10T21:47:00Z" w16du:dateUtc="2026-07-11T01:47:00Z"/>
        </w:rPr>
      </w:pPr>
      <w:ins w:id="138" w:author="Arthur Souza Rodrigues" w:date="2026-07-10T21:47:00Z" w16du:dateUtc="2026-07-11T01:47:00Z">
        <w:r>
          <w:t>Video provides a powerful way to help you prove your point. When you click Online Video, you can paste in the embed code for the video you want to add. You can also type a keyword to search online for the video that best fits your document.</w:t>
        </w:r>
      </w:ins>
    </w:p>
    <w:p w14:paraId="009A347A" w14:textId="77777777" w:rsidR="00E95776" w:rsidRDefault="007E6509">
      <w:pPr>
        <w:rPr>
          <w:ins w:id="139" w:author="Arthur Souza Rodrigues" w:date="2026-07-10T21:47:00Z" w16du:dateUtc="2026-07-11T01:47:00Z"/>
        </w:rPr>
      </w:pPr>
      <w:ins w:id="140" w:author="Arthur Souza Rodrigues" w:date="2026-07-10T21:47:00Z" w16du:dateUtc="2026-07-11T01:47: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36DBE2A5" w14:textId="77777777" w:rsidR="00E95776" w:rsidRDefault="007E6509">
      <w:ins w:id="141" w:author="Arthur Souza Rodrigues" w:date="2026-07-10T21:47:00Z" w16du:dateUtc="2026-07-11T01:47:00Z">
        <w:r>
          <w:rPr>
            <w:noProof/>
          </w:rPr>
          <w:drawing>
            <wp:inline distT="0" distB="0" distL="0" distR="0" wp14:anchorId="0795BA59" wp14:editId="161AA40E">
              <wp:extent cx="1903730" cy="1515822"/>
              <wp:effectExtent l="0" t="0" r="1270" b="8255"/>
              <wp:docPr id="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ins>
    </w:p>
    <w:p w14:paraId="2C92A1DF" w14:textId="77777777" w:rsidR="00E95776" w:rsidRDefault="007E6509">
      <w:ins w:id="142" w:author="Arthur Souza Rodrigues" w:date="2026-07-10T21:47:00Z" w16du:dateUtc="2026-07-11T01:47:00Z">
        <w:r>
          <w:rPr>
            <w:rFonts w:ascii="MS Gothic" w:eastAsia="MS Gothic" w:hAnsi="MS Gothic" w:hint="eastAsia"/>
          </w:rPr>
          <w:t>☐</w:t>
        </w:r>
      </w:ins>
    </w:p>
    <w:p w14:paraId="1058A35C" w14:textId="77777777" w:rsidR="00E95776" w:rsidRDefault="007E6509">
      <w:pPr>
        <w:rPr>
          <w:ins w:id="143" w:author="Arthur Souza Rodrigues" w:date="2026-07-10T21:47:00Z" w16du:dateUtc="2026-07-11T01:47:00Z"/>
        </w:rPr>
      </w:pPr>
      <w:ins w:id="144" w:author="Arthur Souza Rodrigues" w:date="2026-07-10T21:47:00Z" w16du:dateUtc="2026-07-11T01:47:00Z">
        <w:r>
          <w:t>Two</w:t>
        </w:r>
      </w:ins>
    </w:p>
    <w:p w14:paraId="337FAE81" w14:textId="77777777" w:rsidR="00E95776" w:rsidRDefault="007E6509">
      <w:pPr>
        <w:rPr>
          <w:ins w:id="145" w:author="Arthur Souza Rodrigues" w:date="2026-07-10T21:47:00Z" w16du:dateUtc="2026-07-11T01:47:00Z"/>
        </w:rPr>
      </w:pPr>
      <w:ins w:id="146" w:author="Arthur Souza Rodrigues" w:date="2026-07-10T21:47:00Z" w16du:dateUtc="2026-07-11T01:47:00Z">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w:t>
        </w:r>
        <w:r>
          <w:lastRenderedPageBreak/>
        </w:r>
        <w:r>
          <w:t>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4456598A" w14:textId="77777777" w:rsidR="00E95776" w:rsidRDefault="007E6509">
      <w:pPr>
        <w:rPr>
          <w:ins w:id="147" w:author="Arthur Souza Rodrigues" w:date="2026-07-10T21:47:00Z" w16du:dateUtc="2026-07-11T01:47:00Z"/>
        </w:rPr>
      </w:pPr>
      <w:ins w:id="148" w:author="Arthur Souza Rodrigues" w:date="2026-07-10T21:47:00Z" w16du:dateUtc="2026-07-11T01:47:00Z">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6BA6C852" w:rsidR="00E95776" w:rsidRDefault="00840F66">
                              <w:pPr>
                                <w:pStyle w:val="NoSpacing"/>
                                <w:rPr>
                                  <w:ins w:id="149" w:author="Arthur Souza Rodrigues" w:date="2026-07-10T21:47:00Z" w16du:dateUtc="2026-07-11T01:47:00Z"/>
                                  <w:noProof/>
                                  <w:color w:val="0E2841" w:themeColor="text2"/>
                                </w:rPr>
                              </w:pPr>
                              <w:customXmlInsRangeStart w:id="150" w:author="Arthur Souza Rodrigues" w:date="2026-07-10T21:47: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50"/>
                                  <w:r w:rsidR="00B02489">
                                    <w:rPr>
                                      <w:noProof/>
                                      <w:color w:val="0E2841" w:themeColor="text2"/>
                                    </w:rPr>
                                    <w:t>EigenPal DOCX Editor</w:t>
                                  </w:r>
                                  <w:customXmlInsRangeStart w:id="151" w:author="Arthur Souza Rodrigues" w:date="2026-07-10T21:47:00Z"/>
                                </w:sdtContent>
                              </w:sdt>
                              <w:customXmlInsRangeEnd w:id="151"/>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6BA6C852" w:rsidR="00E95776" w:rsidRDefault="00840F66">
                        <w:pPr>
                          <w:pStyle w:val="NoSpacing"/>
                          <w:rPr>
                            <w:ins w:id="152" w:author="Arthur Souza Rodrigues" w:date="2026-07-10T21:47:00Z" w16du:dateUtc="2026-07-11T01:47:00Z"/>
                            <w:noProof/>
                            <w:color w:val="0E2841" w:themeColor="text2"/>
                          </w:rPr>
                        </w:pPr>
                        <w:customXmlInsRangeStart w:id="153" w:author="Arthur Souza Rodrigues" w:date="2026-07-10T21:47: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53"/>
                            <w:r w:rsidR="00B02489">
                              <w:rPr>
                                <w:noProof/>
                                <w:color w:val="0E2841" w:themeColor="text2"/>
                              </w:rPr>
                              <w:t>EigenPal DOCX Editor</w:t>
                            </w:r>
                            <w:customXmlInsRangeStart w:id="154" w:author="Arthur Souza Rodrigues" w:date="2026-07-10T21:47:00Z"/>
                          </w:sdtContent>
                        </w:sdt>
                        <w:customXmlInsRangeEnd w:id="154"/>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E95776" w:rsidRDefault="00E95776">
                              <w:pPr>
                                <w:rPr>
                                  <w:ins w:id="155" w:author="Arthur Souza Rodrigues" w:date="2026-07-10T21:47:00Z" w16du:dateUtc="2026-07-11T01:47:00Z"/>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1lujvN8AAAAMAQAADwAAAGRycy9kb3ducmV2LnhtbEyPzU7DMBCE70i8g7VIXBB1 WuhfGqeqirjTtNy3sUkC8TqKnTTh6dlygctoV6OdnS/ZDrYWvWl95UjBdBKBMJQ7XVGh4HR8fVyB 8AFJY+3IKBiNh216e5NgrN2FDqbPQiE4hHyMCsoQmlhKn5fGop+4xhB7H661GHhtC6lbvHC4reUs ihbSYkX8ocTG7EuTf2WdVbAbu6Lfzx++l0+fp3cM6/HtmFVK3d8NLxuW3QZEMEP4u4ArA/eHlIud XUfai1oB04RfvXrTxYxhzjzNo+cVyDSR/yHSHwAAAP//AwBQSwECLQAUAAYACAAAACEAtoM4kv4A AADhAQAAEwAAAAAAAAAAAAAAAAAAAAAAW0NvbnRlbnRfVHlwZXNdLnhtbFBLAQItABQABgAIAAAA IQA4/SH/1gAAAJQBAAALAAAAAAAAAAAAAAAAAC8BAABfcmVscy8ucmVsc1BLAQItABQABgAIAAAA IQDQMF3rwAIAAGEGAAAOAAAAAAAAAAAAAAAAAC4CAABkcnMvZTJvRG9jLnhtbFBLAQItABQABgAI AAAAIQDWW6O83wAAAAwBAAAPAAAAAAAAAAAAAAAAABoFAABkcnMvZG93bnJldi54bWxQSwUGAAAA AAQABADzAAAAJgYAAAAA " fillcolor="#c1e4f5 [660]" stroked="f" strokeweight="1.5pt">
                  <v:fill color2="#45b0e1 [1940]" rotate="t" focus="100%" type="gradient">
                    <o:fill v:ext="view" type="gradientUnscaled"/>
                  </v:fill>
                  <v:textbox inset="21.6pt,,21.6pt">
                    <w:txbxContent>
                      <w:p w14:paraId="0F5FC56C" w14:textId="77777777" w:rsidR="00E95776" w:rsidRDefault="00E95776">
                        <w:pPr>
                          <w:rPr>
                            <w:ins w:id="156" w:author="Arthur Souza Rodrigues" w:date="2026-07-10T21:47:00Z" w16du:dateUtc="2026-07-11T01:47:00Z"/>
                          </w:rPr>
                        </w:pPr>
                      </w:p>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2681C436" w:rsidR="00E95776" w:rsidRDefault="00840F66">
                              <w:pPr>
                                <w:spacing w:before="240"/>
                                <w:jc w:val="center"/>
                                <w:rPr>
                                  <w:ins w:id="157" w:author="Arthur Souza Rodrigues" w:date="2026-07-10T21:47:00Z" w16du:dateUtc="2026-07-11T01:47:00Z"/>
                                  <w:color w:val="FFFFFF" w:themeColor="background1"/>
                                </w:rPr>
                              </w:pPr>
                              <w:customXmlInsRangeStart w:id="158" w:author="Arthur Souza Rodrigues" w:date="2026-07-10T21:47: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58"/>
                                  <w:r w:rsidR="00B02489">
                                    <w:rPr>
                                      <w:color w:val="FFFFFF" w:themeColor="background1"/>
                                    </w:rPr>
                                    <w:t xml:space="preserve">     </w:t>
                                  </w:r>
                                  <w:customXmlInsRangeStart w:id="159" w:author="Arthur Souza Rodrigues" w:date="2026-07-10T21:47:00Z"/>
                                </w:sdtContent>
                              </w:sdt>
                              <w:customXmlInsRangeEnd w:id="159"/>
                              <w:ins w:id="160" w:author="Arthur Souza Rodrigues" w:date="2026-07-10T21:47:00Z" w16du:dateUtc="2026-07-11T01:47:00Z">
                                <w:r w:rsidR="007E6509">
                                  <w:rPr>
                                    <w:color w:val="FFFFFF" w:themeColor="background1"/>
                                  </w:rPr>
                                  <w:t>.</w:t>
                                </w:r>
                              </w:ins>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BEW44f3wAAAAoBAAAPAAAAZHJzL2Rvd25yZXYueG1sTE9NS8NAEL0L/odlBG92 02CtTbMppeqhIFSroN422WkS3Z0N2W0b/fWOXvTymOHxvvLF4Kw4YB9aTwrGowQEUuVNS7WC56e7 i2sQIWoy2npCBZ8YYFGcnuQ6M/5Ij3jYxlqwCYVMK2hi7DIpQ9Wg02HkOyTmdr53OvLb19L0+sjm zso0Sa6k0y1xQqM7XDVYfWz3jnMfxq/r3dv7cv1SbuzqHs3X9Ham1PnZcDNnWM5BRBzinwJ+NnB/ KLhY6fdkgrAKeE38ReYuJ+kMRMnHdJKCLHL5f0LxDQAA//8DAFBLAQItABQABgAIAAAAIQC2gziS /gAAAOEBAAATAAAAAAAAAAAAAAAAAAAAAABbQ29udGVudF9UeXBlc10ueG1sUEsBAi0AFAAGAAgA AAAhADj9If/WAAAAlAEAAAsAAAAAAAAAAAAAAAAALwEAAF9yZWxzLy5yZWxzUEsBAi0AFAAGAAgA AAAhAIFniROJAgAAcwUAAA4AAAAAAAAAAAAAAAAALgIAAGRycy9lMm9Eb2MueG1sUEsBAi0AFAAG AAgAAAAhAERbjh/fAAAACgEAAA8AAAAAAAAAAAAAAAAA4wQAAGRycy9kb3ducmV2LnhtbFBLBQYA AAAABAAEAPMAAADvBQAAAAA= " fillcolor="#0e2841 [3215]" stroked="f" strokeweight="1.5pt">
                  <v:textbox inset="14.4pt,14.4pt,14.4pt,28.8pt">
                    <w:txbxContent>
                      <w:p w14:paraId="7ECC6AAF" w14:textId="2681C436" w:rsidR="00E95776" w:rsidRDefault="00840F66">
                        <w:pPr>
                          <w:spacing w:before="240"/>
                          <w:jc w:val="center"/>
                          <w:rPr>
                            <w:ins w:id="161" w:author="Arthur Souza Rodrigues" w:date="2026-07-10T21:47:00Z" w16du:dateUtc="2026-07-11T01:47:00Z"/>
                            <w:color w:val="FFFFFF" w:themeColor="background1"/>
                          </w:rPr>
                        </w:pPr>
                        <w:customXmlInsRangeStart w:id="162" w:author="Arthur Souza Rodrigues" w:date="2026-07-10T21:47: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62"/>
                            <w:r w:rsidR="00B02489">
                              <w:rPr>
                                <w:color w:val="FFFFFF" w:themeColor="background1"/>
                              </w:rPr>
                              <w:t xml:space="preserve">     </w:t>
                            </w:r>
                            <w:customXmlInsRangeStart w:id="163" w:author="Arthur Souza Rodrigues" w:date="2026-07-10T21:47:00Z"/>
                          </w:sdtContent>
                        </w:sdt>
                        <w:customXmlInsRangeEnd w:id="163"/>
                        <w:ins w:id="164" w:author="Arthur Souza Rodrigues" w:date="2026-07-10T21:47:00Z" w16du:dateUtc="2026-07-11T01:47:00Z">
                          <w:r w:rsidR="007E6509">
                            <w:rPr>
                              <w:color w:val="FFFFFF" w:themeColor="background1"/>
                            </w:rPr>
                            <w:t>.</w:t>
                          </w:r>
                        </w:ins>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FBA3130"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6E5BB8D"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I8fo9/fAAAACQEAAA8AAABkcnMvZG93 bnJldi54bWxMj0tPwzAQhO9I/AdrkbhRh4pHSeNUqDzEoZcWJDg6yTYOtddR1m3Dv2fhApeRVrM7 O1+xGINXBxy4i2TgcpKBQqpj01Fr4O316WIGipOlxvpIaOALGRbl6Ulh8yYeaY2HTWqVhBDn1oBL qc+15tphsDyJPZJ42zgEm2QcWt0M9ijhwetplt3oYDuSD872uHRY7zb7YGDt+WNVL+P77tmt8GX7 yV31yMacn40Pc5H7OaiEY/q7gB8G6Q+lFKvinhpW3oDQpF8V7+p6egeqkqXZLeiy0P8Jym8AAAD/ /wMAUEsBAi0AFAAGAAgAAAAhALaDOJL+AAAA4QEAABMAAAAAAAAAAAAAAAAAAAAAAFtDb250ZW50 X1R5cGVzXS54bWxQSwECLQAUAAYACAAAACEAOP0h/9YAAACUAQAACwAAAAAAAAAAAAAAAAAvAQAA X3JlbHMvLnJlbHNQSwECLQAUAAYACAAAACEAipduZWcCAAArBQAADgAAAAAAAAAAAAAAAAAuAgAA ZHJzL2Uyb0RvYy54bWxQSwECLQAUAAYACAAAACEAjx+j398AAAAJAQAADwAAAAAAAAAAAAAAAADB BAAAZHJzL2Rvd25yZXYueG1sUEsFBgAAAAAEAAQA8wAAAM0FAAAAAA== " fillcolor="#156082 [3204]" stroked="f" strokeweight="1.5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customXmlInsRangeStart w:id="165" w:author="Arthur Souza Rodrigues" w:date="2026-07-10T21:47: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65"/>
                                <w:p w14:paraId="58E3DB93" w14:textId="77777777" w:rsidR="00E95776" w:rsidRDefault="00022A2E">
                                  <w:pPr>
                                    <w:spacing w:line="240" w:lineRule="auto"/>
                                    <w:rPr>
                                      <w:ins w:id="166" w:author="Arthur Souza Rodrigues" w:date="2026-07-10T21:47:00Z" w16du:dateUtc="2026-07-11T01:47:00Z"/>
                                      <w:rFonts w:asciiTheme="majorHAnsi" w:eastAsiaTheme="majorEastAsia" w:hAnsiTheme="majorHAnsi" w:cstheme="majorBidi"/>
                                      <w:noProof/>
                                      <w:color w:val="156082" w:themeColor="accent1"/>
                                      <w:sz w:val="72"/>
                                      <w:szCs w:val="144"/>
                                    </w:rPr>
                                  </w:pPr>
                                  <w:ins w:id="167" w:author="Arthur Souza Rodrigues" w:date="2026-07-10T21:47:00Z" w16du:dateUtc="2026-07-11T01:47:00Z">
                                    <w:r>
                                      <w:rPr>
                                        <w:rFonts w:asciiTheme="majorHAnsi" w:eastAsiaTheme="majorEastAsia" w:hAnsiTheme="majorHAnsi" w:cstheme="majorBidi"/>
                                        <w:noProof/>
                                        <w:color w:val="156082" w:themeColor="accent1"/>
                                        <w:sz w:val="72"/>
                                        <w:szCs w:val="72"/>
                                      </w:rPr>
                                      <w:t xml:space="preserve">     </w:t>
                                    </w:r>
                                  </w:ins>
                                </w:p>
                                <w:customXmlInsRangeStart w:id="168" w:author="Arthur Souza Rodrigues" w:date="2026-07-10T21:47:00Z"/>
                              </w:sdtContent>
                            </w:sdt>
                            <w:customXmlInsRangeEnd w:id="168"/>
                            <w:customXmlInsRangeStart w:id="169" w:author="Arthur Souza Rodrigues" w:date="2026-07-10T21:47: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69"/>
                                <w:p w14:paraId="386B7A36" w14:textId="77777777" w:rsidR="00E95776" w:rsidRDefault="00022A2E">
                                  <w:pPr>
                                    <w:rPr>
                                      <w:ins w:id="170" w:author="Arthur Souza Rodrigues" w:date="2026-07-10T21:47:00Z" w16du:dateUtc="2026-07-11T01:47:00Z"/>
                                      <w:rFonts w:asciiTheme="majorHAnsi" w:eastAsiaTheme="majorEastAsia" w:hAnsiTheme="majorHAnsi" w:cstheme="majorBidi"/>
                                      <w:noProof/>
                                      <w:color w:val="0E2841" w:themeColor="text2"/>
                                      <w:sz w:val="32"/>
                                      <w:szCs w:val="40"/>
                                    </w:rPr>
                                  </w:pPr>
                                  <w:ins w:id="171" w:author="Arthur Souza Rodrigues" w:date="2026-07-10T21:47:00Z" w16du:dateUtc="2026-07-11T01:47:00Z">
                                    <w:r>
                                      <w:rPr>
                                        <w:rFonts w:asciiTheme="majorHAnsi" w:eastAsiaTheme="majorEastAsia" w:hAnsiTheme="majorHAnsi" w:cstheme="majorBidi"/>
                                        <w:noProof/>
                                        <w:color w:val="0E2841" w:themeColor="text2"/>
                                        <w:sz w:val="32"/>
                                        <w:szCs w:val="32"/>
                                      </w:rPr>
                                      <w:t xml:space="preserve">     </w:t>
                                    </w:r>
                                  </w:ins>
                                </w:p>
                                <w:customXmlInsRangeStart w:id="172" w:author="Arthur Souza Rodrigues" w:date="2026-07-10T21:47:00Z"/>
                              </w:sdtContent>
                            </w:sdt>
                            <w:customXmlInsRangeEnd w:id="1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customXmlInsRangeStart w:id="173" w:author="Arthur Souza Rodrigues" w:date="2026-07-10T21:47: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73"/>
                          <w:p w14:paraId="58E3DB93" w14:textId="77777777" w:rsidR="00E95776" w:rsidRDefault="00022A2E">
                            <w:pPr>
                              <w:spacing w:line="240" w:lineRule="auto"/>
                              <w:rPr>
                                <w:ins w:id="174" w:author="Arthur Souza Rodrigues" w:date="2026-07-10T21:47:00Z" w16du:dateUtc="2026-07-11T01:47:00Z"/>
                                <w:rFonts w:asciiTheme="majorHAnsi" w:eastAsiaTheme="majorEastAsia" w:hAnsiTheme="majorHAnsi" w:cstheme="majorBidi"/>
                                <w:noProof/>
                                <w:color w:val="156082" w:themeColor="accent1"/>
                                <w:sz w:val="72"/>
                                <w:szCs w:val="144"/>
                              </w:rPr>
                            </w:pPr>
                            <w:ins w:id="175" w:author="Arthur Souza Rodrigues" w:date="2026-07-10T21:47:00Z" w16du:dateUtc="2026-07-11T01:47:00Z">
                              <w:r>
                                <w:rPr>
                                  <w:rFonts w:asciiTheme="majorHAnsi" w:eastAsiaTheme="majorEastAsia" w:hAnsiTheme="majorHAnsi" w:cstheme="majorBidi"/>
                                  <w:noProof/>
                                  <w:color w:val="156082" w:themeColor="accent1"/>
                                  <w:sz w:val="72"/>
                                  <w:szCs w:val="72"/>
                                </w:rPr>
                                <w:t xml:space="preserve">     </w:t>
                              </w:r>
                            </w:ins>
                          </w:p>
                          <w:customXmlInsRangeStart w:id="176" w:author="Arthur Souza Rodrigues" w:date="2026-07-10T21:47:00Z"/>
                        </w:sdtContent>
                      </w:sdt>
                      <w:customXmlInsRangeEnd w:id="176"/>
                      <w:customXmlInsRangeStart w:id="177" w:author="Arthur Souza Rodrigues" w:date="2026-07-10T21:47: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77"/>
                          <w:p w14:paraId="386B7A36" w14:textId="77777777" w:rsidR="00E95776" w:rsidRDefault="00022A2E">
                            <w:pPr>
                              <w:rPr>
                                <w:ins w:id="178" w:author="Arthur Souza Rodrigues" w:date="2026-07-10T21:47:00Z" w16du:dateUtc="2026-07-11T01:47:00Z"/>
                                <w:rFonts w:asciiTheme="majorHAnsi" w:eastAsiaTheme="majorEastAsia" w:hAnsiTheme="majorHAnsi" w:cstheme="majorBidi"/>
                                <w:noProof/>
                                <w:color w:val="0E2841" w:themeColor="text2"/>
                                <w:sz w:val="32"/>
                                <w:szCs w:val="40"/>
                              </w:rPr>
                            </w:pPr>
                            <w:ins w:id="179" w:author="Arthur Souza Rodrigues" w:date="2026-07-10T21:47:00Z" w16du:dateUtc="2026-07-11T01:47:00Z">
                              <w:r>
                                <w:rPr>
                                  <w:rFonts w:asciiTheme="majorHAnsi" w:eastAsiaTheme="majorEastAsia" w:hAnsiTheme="majorHAnsi" w:cstheme="majorBidi"/>
                                  <w:noProof/>
                                  <w:color w:val="0E2841" w:themeColor="text2"/>
                                  <w:sz w:val="32"/>
                                  <w:szCs w:val="32"/>
                                </w:rPr>
                                <w:t xml:space="preserve">     </w:t>
                              </w:r>
                            </w:ins>
                          </w:p>
                          <w:customXmlInsRangeStart w:id="180" w:author="Arthur Souza Rodrigues" w:date="2026-07-10T21:47:00Z"/>
                        </w:sdtContent>
                      </w:sdt>
                      <w:customXmlInsRangeEnd w:id="180"/>
                    </w:txbxContent>
                  </v:textbox>
                  <w10:wrap type="square" anchorx="page" anchory="page"/>
                </v:shape>
              </w:pict>
            </mc:Fallback>
          </mc:AlternateContent>
        </w:r>
      </w:ins>
    </w:p>
    <w:p w14:paraId="3FB5D255" w14:textId="77777777" w:rsidR="00E95776" w:rsidRDefault="007E6509">
      <w:pPr>
        <w:rPr>
          <w:ins w:id="181" w:author="Arthur Souza Rodrigues" w:date="2026-07-10T21:47:00Z" w16du:dateUtc="2026-07-11T01:47:00Z"/>
        </w:rPr>
      </w:pPr>
      <w:ins w:id="182" w:author="Arthur Souza Rodrigues" w:date="2026-07-10T21:47:00Z" w16du:dateUtc="2026-07-11T01:47:00Z">
        <w:r>
          <w:br w:type="page"/>
        </w:r>
      </w:ins>
    </w:p>
    <w:p w14:paraId="3D52E07E" w14:textId="77777777" w:rsidR="00E95776" w:rsidRDefault="007E6509" w:rsidP="002742F1">
      <w:pPr>
        <w:shd w:val="clear" w:color="auto" w:fill="E97132" w:themeFill="accent2"/>
        <w:rPr>
          <w:ins w:id="183" w:author="Arthur Souza Rodrigues" w:date="2026-07-10T21:47:00Z" w16du:dateUtc="2026-07-11T01:47:00Z"/>
        </w:rPr>
      </w:pPr>
      <w:ins w:id="184" w:author="Arthur Souza Rodrigues" w:date="2026-07-10T21:47:00Z" w16du:dateUtc="2026-07-11T01:47:00Z">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ins>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ins w:id="185"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E95776" w:rsidRDefault="007E6509">
            <w:pPr>
              <w:rPr>
                <w:ins w:id="186" w:author="Arthur Souza Rodrigues" w:date="2026-07-10T21:47:00Z" w16du:dateUtc="2026-07-11T01:47:00Z"/>
              </w:rPr>
            </w:pPr>
            <w:ins w:id="187" w:author="Arthur Souza Rodrigues" w:date="2026-07-10T21:47:00Z" w16du:dateUtc="2026-07-11T01:47:00Z">
              <w:r>
                <w:rPr>
                  <w:noProof/>
                </w:rPr>
                <w:t>Lorem ipsum dolor sit amet</w:t>
              </w:r>
            </w:ins>
          </w:p>
        </w:tc>
        <w:tc>
          <w:tcPr>
            <w:tcW w:w="3117" w:type="dxa"/>
          </w:tcPr>
          <w:p w14:paraId="224397AC" w14:textId="77777777" w:rsidR="00E95776" w:rsidRPr="00C4274D" w:rsidRDefault="007E6509">
            <w:pPr>
              <w:cnfStyle w:val="100000000000" w:firstRow="1" w:lastRow="0" w:firstColumn="0" w:lastColumn="0" w:oddVBand="0" w:evenVBand="0" w:oddHBand="0" w:evenHBand="0" w:firstRowFirstColumn="0" w:firstRowLastColumn="0" w:lastRowFirstColumn="0" w:lastRowLastColumn="0"/>
              <w:rPr>
                <w:ins w:id="188" w:author="Arthur Souza Rodrigues" w:date="2026-07-10T21:47:00Z" w16du:dateUtc="2026-07-11T01:47:00Z"/>
                <w:b w:val="0"/>
              </w:rPr>
            </w:pPr>
            <w:ins w:id="189" w:author="Arthur Souza Rodrigues" w:date="2026-07-10T21:47:00Z" w16du:dateUtc="2026-07-11T01:47:00Z">
              <w:r>
                <w:rPr>
                  <w:noProof/>
                </w:rPr>
                <w:t>Consectetuer adipiscing elit</w:t>
              </w:r>
            </w:ins>
          </w:p>
        </w:tc>
        <w:tc>
          <w:tcPr>
            <w:tcW w:w="3117" w:type="dxa"/>
          </w:tcPr>
          <w:p w14:paraId="161E6E97" w14:textId="77777777" w:rsidR="00E95776" w:rsidRDefault="007E6509">
            <w:pPr>
              <w:cnfStyle w:val="100000000000" w:firstRow="1" w:lastRow="0" w:firstColumn="0" w:lastColumn="0" w:oddVBand="0" w:evenVBand="0" w:oddHBand="0" w:evenHBand="0" w:firstRowFirstColumn="0" w:firstRowLastColumn="0" w:lastRowFirstColumn="0" w:lastRowLastColumn="0"/>
              <w:rPr>
                <w:ins w:id="190" w:author="Arthur Souza Rodrigues" w:date="2026-07-10T21:47:00Z" w16du:dateUtc="2026-07-11T01:47:00Z"/>
              </w:rPr>
            </w:pPr>
            <w:ins w:id="191" w:author="Arthur Souza Rodrigues" w:date="2026-07-10T21:47:00Z" w16du:dateUtc="2026-07-11T01:47:00Z">
              <w:r>
                <w:rPr>
                  <w:noProof/>
                </w:rPr>
                <w:t>Maecenas porttitor congue massa.</w:t>
              </w:r>
            </w:ins>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ins w:id="192"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E95776" w:rsidRDefault="007E6509">
            <w:pPr>
              <w:rPr>
                <w:ins w:id="193" w:author="Arthur Souza Rodrigues" w:date="2026-07-10T21:47:00Z" w16du:dateUtc="2026-07-11T01:47:00Z"/>
              </w:rPr>
            </w:pPr>
            <w:ins w:id="194" w:author="Arthur Souza Rodrigues" w:date="2026-07-10T21:47:00Z" w16du:dateUtc="2026-07-11T01:47:00Z">
              <w:r>
                <w:t>100</w:t>
              </w:r>
            </w:ins>
          </w:p>
        </w:tc>
        <w:tc>
          <w:tcPr>
            <w:tcW w:w="3117" w:type="dxa"/>
          </w:tcPr>
          <w:p w14:paraId="6DDA39C0" w14:textId="77777777" w:rsidR="00E95776" w:rsidRDefault="007E6509">
            <w:pPr>
              <w:cnfStyle w:val="000000100000" w:firstRow="0" w:lastRow="0" w:firstColumn="0" w:lastColumn="0" w:oddVBand="0" w:evenVBand="0" w:oddHBand="1" w:evenHBand="0" w:firstRowFirstColumn="0" w:firstRowLastColumn="0" w:lastRowFirstColumn="0" w:lastRowLastColumn="0"/>
              <w:rPr>
                <w:ins w:id="195" w:author="Arthur Souza Rodrigues" w:date="2026-07-10T21:47:00Z" w16du:dateUtc="2026-07-11T01:47:00Z"/>
              </w:rPr>
            </w:pPr>
            <w:ins w:id="196" w:author="Arthur Souza Rodrigues" w:date="2026-07-10T21:47:00Z" w16du:dateUtc="2026-07-11T01:47:00Z">
              <w:r>
                <w:t>200</w:t>
              </w:r>
            </w:ins>
          </w:p>
        </w:tc>
        <w:tc>
          <w:tcPr>
            <w:tcW w:w="3117" w:type="dxa"/>
          </w:tcPr>
          <w:p w14:paraId="67E65DBA" w14:textId="77777777" w:rsidR="00E95776" w:rsidRDefault="007E6509">
            <w:pPr>
              <w:cnfStyle w:val="000000100000" w:firstRow="0" w:lastRow="0" w:firstColumn="0" w:lastColumn="0" w:oddVBand="0" w:evenVBand="0" w:oddHBand="1" w:evenHBand="0" w:firstRowFirstColumn="0" w:firstRowLastColumn="0" w:lastRowFirstColumn="0" w:lastRowLastColumn="0"/>
              <w:rPr>
                <w:ins w:id="197" w:author="Arthur Souza Rodrigues" w:date="2026-07-10T21:47:00Z" w16du:dateUtc="2026-07-11T01:47:00Z"/>
              </w:rPr>
            </w:pPr>
            <w:ins w:id="198" w:author="Arthur Souza Rodrigues" w:date="2026-07-10T21:47:00Z" w16du:dateUtc="2026-07-11T01:47:00Z">
              <w:r>
                <w:t>300</w:t>
              </w:r>
            </w:ins>
          </w:p>
        </w:tc>
      </w:tr>
      <w:tr w:rsidR="00C4274D" w14:paraId="10B5E2C1" w14:textId="77777777" w:rsidTr="00665111">
        <w:trPr>
          <w:ins w:id="199"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E95776" w:rsidRDefault="007E6509">
            <w:pPr>
              <w:rPr>
                <w:ins w:id="200" w:author="Arthur Souza Rodrigues" w:date="2026-07-10T21:47:00Z" w16du:dateUtc="2026-07-11T01:47:00Z"/>
              </w:rPr>
            </w:pPr>
            <w:ins w:id="201" w:author="Arthur Souza Rodrigues" w:date="2026-07-10T21:47:00Z" w16du:dateUtc="2026-07-11T01:47:00Z">
              <w:r>
                <w:t>400</w:t>
              </w:r>
            </w:ins>
          </w:p>
        </w:tc>
        <w:tc>
          <w:tcPr>
            <w:tcW w:w="3117" w:type="dxa"/>
          </w:tcPr>
          <w:p w14:paraId="1CDC7D2E" w14:textId="77777777" w:rsidR="00E95776" w:rsidRDefault="007E6509">
            <w:pPr>
              <w:cnfStyle w:val="000000000000" w:firstRow="0" w:lastRow="0" w:firstColumn="0" w:lastColumn="0" w:oddVBand="0" w:evenVBand="0" w:oddHBand="0" w:evenHBand="0" w:firstRowFirstColumn="0" w:firstRowLastColumn="0" w:lastRowFirstColumn="0" w:lastRowLastColumn="0"/>
              <w:rPr>
                <w:ins w:id="202" w:author="Arthur Souza Rodrigues" w:date="2026-07-10T21:47:00Z" w16du:dateUtc="2026-07-11T01:47:00Z"/>
              </w:rPr>
            </w:pPr>
            <w:ins w:id="203" w:author="Arthur Souza Rodrigues" w:date="2026-07-10T21:47:00Z" w16du:dateUtc="2026-07-11T01:47:00Z">
              <w:r>
                <w:t>500</w:t>
              </w:r>
            </w:ins>
          </w:p>
        </w:tc>
        <w:tc>
          <w:tcPr>
            <w:tcW w:w="3117" w:type="dxa"/>
          </w:tcPr>
          <w:p w14:paraId="51BB1232" w14:textId="77777777" w:rsidR="00E95776" w:rsidRDefault="007E6509">
            <w:pPr>
              <w:cnfStyle w:val="000000000000" w:firstRow="0" w:lastRow="0" w:firstColumn="0" w:lastColumn="0" w:oddVBand="0" w:evenVBand="0" w:oddHBand="0" w:evenHBand="0" w:firstRowFirstColumn="0" w:firstRowLastColumn="0" w:lastRowFirstColumn="0" w:lastRowLastColumn="0"/>
              <w:rPr>
                <w:ins w:id="204" w:author="Arthur Souza Rodrigues" w:date="2026-07-10T21:47:00Z" w16du:dateUtc="2026-07-11T01:47:00Z"/>
              </w:rPr>
            </w:pPr>
            <w:ins w:id="205" w:author="Arthur Souza Rodrigues" w:date="2026-07-10T21:47:00Z" w16du:dateUtc="2026-07-11T01:47:00Z">
              <w:r>
                <w:t>600</w:t>
              </w:r>
            </w:ins>
          </w:p>
        </w:tc>
      </w:tr>
    </w:tbl>
    <w:p w14:paraId="2CC8D0BE" w14:textId="77777777" w:rsidR="00E95776" w:rsidRDefault="00E95776" w:rsidP="00C4274D">
      <w:pPr>
        <w:rPr>
          <w:ins w:id="206" w:author="Arthur Souza Rodrigues" w:date="2026-07-10T21:47:00Z" w16du:dateUtc="2026-07-11T01:47:00Z"/>
        </w:rPr>
      </w:pPr>
    </w:p>
    <w:p w14:paraId="2EFCDF91" w14:textId="77777777" w:rsidR="00E95776" w:rsidRDefault="00840F66">
      <w:pPr>
        <w:rPr>
          <w:ins w:id="207" w:author="Arthur Souza Rodrigues" w:date="2026-07-10T21:47:00Z" w16du:dateUtc="2026-07-11T01:47:00Z"/>
        </w:rPr>
      </w:pPr>
      <m:oMathPara>
        <m:oMath>
          <m:sSup>
            <m:sSupPr>
              <m:ctrlPr>
                <w:ins w:id="208" w:author="Arthur Souza Rodrigues" w:date="2026-07-10T21:47:00Z" w16du:dateUtc="2026-07-11T01:47:00Z">
                  <w:rPr>
                    <w:rFonts w:ascii="Cambria Math" w:hAnsi="Cambria Math"/>
                  </w:rPr>
                </w:ins>
              </m:ctrlPr>
            </m:sSupPr>
            <m:e>
              <m:d>
                <m:dPr>
                  <m:ctrlPr>
                    <w:ins w:id="209" w:author="Arthur Souza Rodrigues" w:date="2026-07-10T21:47:00Z" w16du:dateUtc="2026-07-11T01:47:00Z">
                      <w:rPr>
                        <w:rFonts w:ascii="Cambria Math" w:hAnsi="Cambria Math"/>
                      </w:rPr>
                    </w:ins>
                  </m:ctrlPr>
                </m:dPr>
                <m:e>
                  <m:r>
                    <w:ins w:id="210" w:author="Arthur Souza Rodrigues" w:date="2026-07-10T21:47:00Z" w16du:dateUtc="2026-07-11T01:47:00Z">
                      <w:rPr>
                        <w:rFonts w:ascii="Cambria Math" w:hAnsi="Cambria Math"/>
                      </w:rPr>
                      <m:t>x+a</m:t>
                    </w:ins>
                  </m:r>
                </m:e>
              </m:d>
            </m:e>
            <m:sup>
              <m:r>
                <w:ins w:id="211" w:author="Arthur Souza Rodrigues" w:date="2026-07-10T21:47:00Z" w16du:dateUtc="2026-07-11T01:47:00Z">
                  <w:rPr>
                    <w:rFonts w:ascii="Cambria Math" w:hAnsi="Cambria Math"/>
                  </w:rPr>
                  <m:t>n</m:t>
                </w:ins>
              </m:r>
            </m:sup>
          </m:sSup>
          <m:r>
            <w:ins w:id="212" w:author="Arthur Souza Rodrigues" w:date="2026-07-10T21:47:00Z" w16du:dateUtc="2026-07-11T01:47:00Z">
              <w:rPr>
                <w:rFonts w:ascii="Cambria Math" w:eastAsia="Cambria Math" w:hAnsi="Cambria Math" w:cs="Cambria Math"/>
              </w:rPr>
              <m:t>=</m:t>
            </w:ins>
          </m:r>
          <m:nary>
            <m:naryPr>
              <m:chr m:val="∑"/>
              <m:grow m:val="1"/>
              <m:ctrlPr>
                <w:ins w:id="213" w:author="Arthur Souza Rodrigues" w:date="2026-07-10T21:47:00Z" w16du:dateUtc="2026-07-11T01:47:00Z">
                  <w:rPr>
                    <w:rFonts w:ascii="Cambria Math" w:hAnsi="Cambria Math"/>
                  </w:rPr>
                </w:ins>
              </m:ctrlPr>
            </m:naryPr>
            <m:sub>
              <m:r>
                <w:ins w:id="214" w:author="Arthur Souza Rodrigues" w:date="2026-07-10T21:47:00Z" w16du:dateUtc="2026-07-11T01:47:00Z">
                  <w:rPr>
                    <w:rFonts w:ascii="Cambria Math" w:eastAsia="Cambria Math" w:hAnsi="Cambria Math" w:cs="Cambria Math"/>
                  </w:rPr>
                  <m:t>k=0</m:t>
                </w:ins>
              </m:r>
            </m:sub>
            <m:sup>
              <m:r>
                <w:ins w:id="215" w:author="Arthur Souza Rodrigues" w:date="2026-07-10T21:47:00Z" w16du:dateUtc="2026-07-11T01:47:00Z">
                  <w:rPr>
                    <w:rFonts w:ascii="Cambria Math" w:eastAsia="Cambria Math" w:hAnsi="Cambria Math" w:cs="Cambria Math"/>
                  </w:rPr>
                  <m:t>n</m:t>
                </w:ins>
              </m:r>
            </m:sup>
            <m:e>
              <m:d>
                <m:dPr>
                  <m:ctrlPr>
                    <w:ins w:id="216" w:author="Arthur Souza Rodrigues" w:date="2026-07-10T21:47:00Z" w16du:dateUtc="2026-07-11T01:47:00Z">
                      <w:rPr>
                        <w:rFonts w:ascii="Cambria Math" w:hAnsi="Cambria Math"/>
                      </w:rPr>
                    </w:ins>
                  </m:ctrlPr>
                </m:dPr>
                <m:e>
                  <m:f>
                    <m:fPr>
                      <m:type m:val="noBar"/>
                      <m:ctrlPr>
                        <w:ins w:id="217" w:author="Arthur Souza Rodrigues" w:date="2026-07-10T21:47:00Z" w16du:dateUtc="2026-07-11T01:47:00Z">
                          <w:rPr>
                            <w:rFonts w:ascii="Cambria Math" w:hAnsi="Cambria Math"/>
                          </w:rPr>
                        </w:ins>
                      </m:ctrlPr>
                    </m:fPr>
                    <m:num>
                      <m:r>
                        <w:ins w:id="218" w:author="Arthur Souza Rodrigues" w:date="2026-07-10T21:47:00Z" w16du:dateUtc="2026-07-11T01:47:00Z">
                          <w:rPr>
                            <w:rFonts w:ascii="Cambria Math" w:eastAsia="Cambria Math" w:hAnsi="Cambria Math" w:cs="Cambria Math"/>
                          </w:rPr>
                          <m:t>n</m:t>
                        </w:ins>
                      </m:r>
                    </m:num>
                    <m:den>
                      <m:r>
                        <w:ins w:id="219" w:author="Arthur Souza Rodrigues" w:date="2026-07-10T21:47:00Z" w16du:dateUtc="2026-07-11T01:47:00Z">
                          <w:rPr>
                            <w:rFonts w:ascii="Cambria Math" w:eastAsia="Cambria Math" w:hAnsi="Cambria Math" w:cs="Cambria Math"/>
                          </w:rPr>
                          <m:t>k</m:t>
                        </w:ins>
                      </m:r>
                    </m:den>
                  </m:f>
                </m:e>
              </m:d>
              <m:sSup>
                <m:sSupPr>
                  <m:ctrlPr>
                    <w:ins w:id="220" w:author="Arthur Souza Rodrigues" w:date="2026-07-10T21:47:00Z" w16du:dateUtc="2026-07-11T01:47:00Z">
                      <w:rPr>
                        <w:rFonts w:ascii="Cambria Math" w:hAnsi="Cambria Math"/>
                      </w:rPr>
                    </w:ins>
                  </m:ctrlPr>
                </m:sSupPr>
                <m:e>
                  <m:r>
                    <w:ins w:id="221" w:author="Arthur Souza Rodrigues" w:date="2026-07-10T21:47:00Z" w16du:dateUtc="2026-07-11T01:47:00Z">
                      <w:rPr>
                        <w:rFonts w:ascii="Cambria Math" w:eastAsia="Cambria Math" w:hAnsi="Cambria Math" w:cs="Cambria Math"/>
                      </w:rPr>
                      <m:t>x</m:t>
                    </w:ins>
                  </m:r>
                </m:e>
                <m:sup>
                  <m:r>
                    <w:ins w:id="222" w:author="Arthur Souza Rodrigues" w:date="2026-07-10T21:47:00Z" w16du:dateUtc="2026-07-11T01:47:00Z">
                      <w:rPr>
                        <w:rFonts w:ascii="Cambria Math" w:eastAsia="Cambria Math" w:hAnsi="Cambria Math" w:cs="Cambria Math"/>
                      </w:rPr>
                      <m:t>k</m:t>
                    </w:ins>
                  </m:r>
                </m:sup>
              </m:sSup>
              <m:sSup>
                <m:sSupPr>
                  <m:ctrlPr>
                    <w:ins w:id="223" w:author="Arthur Souza Rodrigues" w:date="2026-07-10T21:47:00Z" w16du:dateUtc="2026-07-11T01:47:00Z">
                      <w:rPr>
                        <w:rFonts w:ascii="Cambria Math" w:hAnsi="Cambria Math"/>
                      </w:rPr>
                    </w:ins>
                  </m:ctrlPr>
                </m:sSupPr>
                <m:e>
                  <m:r>
                    <w:ins w:id="224" w:author="Arthur Souza Rodrigues" w:date="2026-07-10T21:47:00Z" w16du:dateUtc="2026-07-11T01:47:00Z">
                      <w:rPr>
                        <w:rFonts w:ascii="Cambria Math" w:eastAsia="Cambria Math" w:hAnsi="Cambria Math" w:cs="Cambria Math"/>
                      </w:rPr>
                      <m:t>a</m:t>
                    </w:ins>
                  </m:r>
                </m:e>
                <m:sup>
                  <m:r>
                    <w:ins w:id="225" w:author="Arthur Souza Rodrigues" w:date="2026-07-10T21:47:00Z" w16du:dateUtc="2026-07-11T01:47:00Z">
                      <w:rPr>
                        <w:rFonts w:ascii="Cambria Math" w:eastAsia="Cambria Math" w:hAnsi="Cambria Math" w:cs="Cambria Math"/>
                      </w:rPr>
                      <m:t>n-k</m:t>
                    </w:ins>
                  </m:r>
                </m:sup>
              </m:sSup>
            </m:e>
          </m:nary>
        </m:oMath>
      </m:oMathPara>
    </w:p>
    <w:p w14:paraId="36198FA6" w14:textId="77777777" w:rsidR="00E95776" w:rsidRDefault="007E6509" w:rsidP="001B1CD7">
      <w:pPr>
        <w:rPr>
          <w:ins w:id="226" w:author="Arthur Souza Rodrigues" w:date="2026-07-10T21:47:00Z" w16du:dateUtc="2026-07-11T01:47:00Z"/>
        </w:rPr>
      </w:pPr>
      <w:ins w:id="227" w:author="Arthur Souza Rodrigues" w:date="2026-07-10T21:47:00Z" w16du:dateUtc="2026-07-11T01:47:00Z">
        <w:r>
          <w:t>β</w:t>
        </w:r>
      </w:ins>
    </w:p>
    <w:p w14:paraId="0DA8A235" w14:textId="77777777" w:rsidR="00E95776" w:rsidRPr="001B1CD7" w:rsidRDefault="007E6509" w:rsidP="001B1CD7">
      <w:pPr>
        <w:rPr>
          <w:ins w:id="228" w:author="Arthur Souza Rodrigues" w:date="2026-07-10T21:47:00Z" w16du:dateUtc="2026-07-11T01:47:00Z"/>
        </w:rPr>
      </w:pPr>
      <w:ins w:id="229" w:author="Arthur Souza Rodrigues" w:date="2026-07-10T21:47:00Z" w16du:dateUtc="2026-07-11T01:47:00Z">
        <w:r>
          <w:t>¥≤≥</w:t>
        </w:r>
      </w:ins>
    </w:p>
    <w:p w14:paraId="196388FF" w14:textId="33048EFF" w:rsidR="00E95776" w:rsidRDefault="007E6509">
      <w:pPr>
        <w:rPr>
          <w:ins w:id="230" w:author="Arthur Souza Rodrigues" w:date="2026-07-10T21:47:00Z" w16du:dateUtc="2026-07-11T01:47:00Z"/>
        </w:rPr>
      </w:pPr>
      <w:ins w:id="231" w:author="Arthur Souza Rodrigues" w:date="2026-07-10T21:47:00Z" w16du:dateUtc="2026-07-11T01:47:00Z">
        <w:r>
          <w:fldChar w:fldCharType="begin"/>
        </w:r>
        <w:r>
          <w:instrText xml:space="preserve"> DATE \@ "dddd, MMMM d, yyyy" </w:instrText>
        </w:r>
        <w:r>
          <w:fldChar w:fldCharType="separate"/>
        </w:r>
      </w:ins>
      <w:r>
        <w:rPr>
          <w:noProof/>
        </w:rPr>
        <w:t>Friday, July 10, 2026</w:t>
      </w:r>
      <w:ins w:id="232" w:author="Arthur Souza Rodrigues" w:date="2026-07-10T21:47:00Z" w16du:dateUtc="2026-07-11T01:47:00Z">
        <w:r>
          <w:fldChar w:fldCharType="end"/>
        </w:r>
      </w:ins>
    </w:p>
    <w:p w14:paraId="1A8B6BE4" w14:textId="77777777" w:rsidR="00E95776" w:rsidRDefault="00E95776">
      <w:pPr>
        <w:rPr>
          <w:ins w:id="233" w:author="Arthur Souza Rodrigues" w:date="2026-07-10T21:47:00Z" w16du:dateUtc="2026-07-11T01:47:00Z"/>
        </w:rPr>
      </w:pPr>
    </w:p>
    <w:p w14:paraId="71B6C7B7" w14:textId="77777777" w:rsidR="00E95776" w:rsidRDefault="007E6509">
      <w:pPr>
        <w:rPr>
          <w:ins w:id="234" w:author="Arthur Souza Rodrigues" w:date="2026-07-10T21:47:00Z" w16du:dateUtc="2026-07-11T01:47:00Z"/>
        </w:rPr>
      </w:pPr>
      <w:ins w:id="235" w:author="Arthur Souza Rodrigues" w:date="2026-07-10T21:47:00Z" w16du:dateUtc="2026-07-11T01:47:00Z">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0C18B909" w14:textId="77777777" w:rsidR="00E95776" w:rsidRDefault="007E6509">
      <w:pPr>
        <w:rPr>
          <w:ins w:id="236" w:author="Arthur Souza Rodrigues" w:date="2026-07-10T21:47:00Z" w16du:dateUtc="2026-07-11T01:47:00Z"/>
        </w:rPr>
      </w:pPr>
      <w:ins w:id="237" w:author="Arthur Souza Rodrigues" w:date="2026-07-10T21:47:00Z" w16du:dateUtc="2026-07-11T01:47:00Z">
        <w:r>
          <w:t>Following hyperlink is to a bookmark on this same page.</w:t>
        </w:r>
      </w:ins>
    </w:p>
    <w:p w14:paraId="2B7F43FF" w14:textId="77777777" w:rsidR="00E95776" w:rsidRDefault="007E6509">
      <w:pPr>
        <w:rPr>
          <w:ins w:id="238" w:author="Arthur Souza Rodrigues" w:date="2026-07-10T21:47:00Z" w16du:dateUtc="2026-07-11T01:47:00Z"/>
        </w:rPr>
      </w:pPr>
      <w:ins w:id="239" w:author="Arthur Souza Rodrigues" w:date="2026-07-10T21:47:00Z" w16du:dateUtc="2026-07-11T01:47:00Z">
        <w:r>
          <w:fldChar w:fldCharType="begin"/>
        </w:r>
        <w:r>
          <w:instrText>HYPERLINK \l "ABookmark"</w:instrText>
        </w:r>
        <w:r>
          <w:fldChar w:fldCharType="separate"/>
        </w:r>
        <w:r>
          <w:rPr>
            <w:rStyle w:val="Hyperlink"/>
          </w:rPr>
          <w:t>Video provides a powerful</w:t>
        </w:r>
        <w:r>
          <w:fldChar w:fldCharType="end"/>
        </w:r>
        <w:r>
          <w:t xml:space="preserve"> way to help you prove your point.</w:t>
        </w:r>
      </w:ins>
    </w:p>
    <w:p w14:paraId="4C604A2E" w14:textId="77777777" w:rsidR="00E95776" w:rsidRDefault="007E6509">
      <w:pPr>
        <w:rPr>
          <w:ins w:id="240" w:author="Arthur Souza Rodrigues" w:date="2026-07-10T21:47:00Z" w16du:dateUtc="2026-07-11T01:47:00Z"/>
        </w:rPr>
      </w:pPr>
      <w:ins w:id="241" w:author="Arthur Souza Rodrigues" w:date="2026-07-10T21:47:00Z" w16du:dateUtc="2026-07-11T01:47:00Z">
        <w:r>
          <w:t>When you click Online Video, you can paste in the embed code for the video you want to add.</w:t>
        </w:r>
      </w:ins>
    </w:p>
    <w:p w14:paraId="250A978F" w14:textId="77777777" w:rsidR="00E95776" w:rsidRDefault="007E6509">
      <w:pPr>
        <w:rPr>
          <w:ins w:id="242" w:author="Arthur Souza Rodrigues" w:date="2026-07-10T21:47:00Z" w16du:dateUtc="2026-07-11T01:47:00Z"/>
        </w:rPr>
      </w:pPr>
      <w:ins w:id="243" w:author="Arthur Souza Rodrigues" w:date="2026-07-10T21:47:00Z" w16du:dateUtc="2026-07-11T01:47:00Z">
        <w:r>
          <w:t>When you click Design and choose a new Theme, the pictures, charts, and SmartArt graphics change to match your new theme.</w:t>
        </w:r>
      </w:ins>
    </w:p>
    <w:p w14:paraId="2265226A" w14:textId="77777777" w:rsidR="00E95776" w:rsidRDefault="007E6509">
      <w:pPr>
        <w:rPr>
          <w:ins w:id="244" w:author="Arthur Souza Rodrigues" w:date="2026-07-10T21:47:00Z" w16du:dateUtc="2026-07-11T01:47:00Z"/>
        </w:rPr>
      </w:pPr>
      <w:bookmarkStart w:id="245" w:name="ABookmark"/>
      <w:ins w:id="246" w:author="Arthur Souza Rodrigues" w:date="2026-07-10T21:47:00Z" w16du:dateUtc="2026-07-11T01:47:00Z">
        <w:r>
          <w:rPr>
            <w:highlight w:val="yellow"/>
          </w:rPr>
          <w:t>This is the bookmark here.</w:t>
        </w:r>
        <w:bookmarkEnd w:id="245"/>
        <w:r>
          <w:t xml:space="preserve"> Your headings change to match the new theme.</w:t>
        </w:r>
      </w:ins>
    </w:p>
    <w:p w14:paraId="1CE611B4" w14:textId="77777777" w:rsidR="00E95776" w:rsidRDefault="007E6509">
      <w:pPr>
        <w:rPr>
          <w:ins w:id="247" w:author="Arthur Souza Rodrigues" w:date="2026-07-10T21:47:00Z" w16du:dateUtc="2026-07-11T01:47:00Z"/>
        </w:rPr>
      </w:pPr>
      <w:ins w:id="248" w:author="Arthur Souza Rodrigues" w:date="2026-07-10T21:47:00Z" w16du:dateUtc="2026-07-11T01:47:00Z">
        <w:r>
          <w:lastRenderedPageBreak/>
        </w:r>
        <w:r>
          <w:t>Save time in Word with new buttons that show up where you need them.</w:t>
        </w:r>
      </w:ins>
    </w:p>
    <w:p w14:paraId="4141EE06" w14:textId="77777777" w:rsidR="00E95776" w:rsidRDefault="007E6509" w:rsidP="00751EB4">
      <w:pPr>
        <w:pStyle w:val="ListParagraph"/>
        <w:numPr>
          <w:ilvl w:val="0"/>
          <w:numId w:val="2"/>
        </w:numPr>
        <w:rPr>
          <w:ins w:id="249" w:author="Arthur Souza Rodrigues" w:date="2026-07-10T21:47:00Z" w16du:dateUtc="2026-07-11T01:47:00Z"/>
          <w:noProof/>
        </w:rPr>
      </w:pPr>
      <w:ins w:id="250" w:author="Arthur Souza Rodrigues" w:date="2026-07-10T21:47:00Z" w16du:dateUtc="2026-07-11T01:47:00Z">
        <w:r>
          <w:rPr>
            <w:noProof/>
          </w:rPr>
          <w:t>Lorem ipsum dolor sit amet, consectetuer adipiscing elit.</w:t>
        </w:r>
      </w:ins>
    </w:p>
    <w:p w14:paraId="19552889" w14:textId="77777777" w:rsidR="00E95776" w:rsidRDefault="007E6509" w:rsidP="00751EB4">
      <w:pPr>
        <w:pStyle w:val="ListParagraph"/>
        <w:numPr>
          <w:ilvl w:val="0"/>
          <w:numId w:val="2"/>
        </w:numPr>
        <w:rPr>
          <w:ins w:id="251" w:author="Arthur Souza Rodrigues" w:date="2026-07-10T21:47:00Z" w16du:dateUtc="2026-07-11T01:47:00Z"/>
          <w:noProof/>
        </w:rPr>
      </w:pPr>
      <w:ins w:id="252" w:author="Arthur Souza Rodrigues" w:date="2026-07-10T21:47:00Z" w16du:dateUtc="2026-07-11T01:47:00Z">
        <w:r>
          <w:rPr>
            <w:noProof/>
          </w:rPr>
          <w:t>Maecenas porttitor congue massa.</w:t>
        </w:r>
      </w:ins>
    </w:p>
    <w:p w14:paraId="7300C6C4" w14:textId="77777777" w:rsidR="00E95776" w:rsidRDefault="007E6509" w:rsidP="00751EB4">
      <w:pPr>
        <w:pStyle w:val="ListParagraph"/>
        <w:numPr>
          <w:ilvl w:val="0"/>
          <w:numId w:val="2"/>
        </w:numPr>
        <w:rPr>
          <w:ins w:id="253" w:author="Arthur Souza Rodrigues" w:date="2026-07-10T21:47:00Z" w16du:dateUtc="2026-07-11T01:47:00Z"/>
          <w:noProof/>
        </w:rPr>
      </w:pPr>
      <w:ins w:id="254" w:author="Arthur Souza Rodrigues" w:date="2026-07-10T21:47:00Z" w16du:dateUtc="2026-07-11T01:47:00Z">
        <w:r>
          <w:rPr>
            <w:noProof/>
          </w:rPr>
          <w:t>Fusce posuere, magna sed pulvinar ultricies, purus lectus malesuada libero, sit amet commodo magna eros quis urna.</w:t>
        </w:r>
      </w:ins>
    </w:p>
    <w:p w14:paraId="7FD6337A" w14:textId="77777777" w:rsidR="00E95776" w:rsidRDefault="007E6509" w:rsidP="00751EB4">
      <w:pPr>
        <w:pStyle w:val="ListParagraph"/>
        <w:numPr>
          <w:ilvl w:val="0"/>
          <w:numId w:val="2"/>
        </w:numPr>
        <w:rPr>
          <w:ins w:id="255" w:author="Arthur Souza Rodrigues" w:date="2026-07-10T21:47:00Z" w16du:dateUtc="2026-07-11T01:47:00Z"/>
          <w:noProof/>
        </w:rPr>
      </w:pPr>
      <w:ins w:id="256" w:author="Arthur Souza Rodrigues" w:date="2026-07-10T21:47:00Z" w16du:dateUtc="2026-07-11T01:47:00Z">
        <w:r>
          <w:rPr>
            <w:noProof/>
          </w:rPr>
          <w:t>Nunc viverra imperdiet enim.</w:t>
        </w:r>
      </w:ins>
    </w:p>
    <w:p w14:paraId="5781CD46" w14:textId="77777777" w:rsidR="00E95776" w:rsidRDefault="007E6509" w:rsidP="00751EB4">
      <w:pPr>
        <w:pStyle w:val="ListParagraph"/>
        <w:numPr>
          <w:ilvl w:val="0"/>
          <w:numId w:val="2"/>
        </w:numPr>
        <w:rPr>
          <w:ins w:id="257" w:author="Arthur Souza Rodrigues" w:date="2026-07-10T21:47:00Z" w16du:dateUtc="2026-07-11T01:47:00Z"/>
        </w:rPr>
      </w:pPr>
      <w:ins w:id="258" w:author="Arthur Souza Rodrigues" w:date="2026-07-10T21:47:00Z" w16du:dateUtc="2026-07-11T01:47:00Z">
        <w:r>
          <w:rPr>
            <w:noProof/>
          </w:rPr>
          <w:t>Fusce est.</w:t>
        </w:r>
      </w:ins>
    </w:p>
    <w:p w14:paraId="29ACDD4F" w14:textId="77777777" w:rsidR="00E95776" w:rsidRDefault="007E6509">
      <w:pPr>
        <w:rPr>
          <w:ins w:id="259" w:author="Arthur Souza Rodrigues" w:date="2026-07-10T21:47:00Z" w16du:dateUtc="2026-07-11T01:47:00Z"/>
        </w:rPr>
      </w:pPr>
      <w:ins w:id="260" w:author="Arthur Souza Rodrigues" w:date="2026-07-10T21:47:00Z" w16du:dateUtc="2026-07-11T01:47:00Z">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E95776" w:rsidRDefault="007E6509">
                              <w:pPr>
                                <w:rPr>
                                  <w:ins w:id="261" w:author="Arthur Souza Rodrigues" w:date="2026-07-10T21:47:00Z" w16du:dateUtc="2026-07-11T01:47:00Z"/>
                                </w:rPr>
                              </w:pPr>
                              <w:ins w:id="262" w:author="Arthur Souza Rodrigues" w:date="2026-07-10T21:47:00Z" w16du:dateUtc="2026-07-11T01:47:00Z">
                                <w:r>
                                  <w:t>Here is a text box.</w:t>
                                </w:r>
                              </w:ins>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sidR="00E95776" w:rsidRDefault="007E6509">
                        <w:pPr>
                          <w:rPr>
                            <w:ins w:id="263" w:author="Arthur Souza Rodrigues" w:date="2026-07-10T21:47:00Z" w16du:dateUtc="2026-07-11T01:47:00Z"/>
                          </w:rPr>
                        </w:pPr>
                        <w:ins w:id="264" w:author="Arthur Souza Rodrigues" w:date="2026-07-10T21:47:00Z" w16du:dateUtc="2026-07-11T01:47:00Z">
                          <w:r>
                            <w:t>Here is a text box.</w:t>
                          </w:r>
                        </w:ins>
                      </w:p>
                    </w:txbxContent>
                  </v:textbox>
                  <w10:wrap type="square"/>
                </v:shape>
              </w:pict>
            </mc:Fallback>
          </mc:AlternateContent>
        </w:r>
      </w:ins>
    </w:p>
    <w:bookmarkStart w:id="265" w:name="_MON_1476039688"/>
    <w:bookmarkEnd w:id="265"/>
    <w:p w14:paraId="67B2E23C" w14:textId="77777777" w:rsidR="0018060C" w:rsidRPr="00EB684A" w:rsidRDefault="00840F66" w:rsidP="00EB684A">
      <w:pPr>
        <w:rPr>
          <w:ins w:id="266" w:author="Arthur Souza Rodrigues" w:date="2026-07-10T21:47:00Z" w16du:dateUtc="2026-07-11T01:47:00Z"/>
        </w:rPr>
      </w:pPr>
      <w:ins w:id="267" w:author="Arthur Souza Rodrigues" w:date="2026-07-10T21:47:00Z" w16du:dateUtc="2026-07-11T01:47:00Z">
        <w:r>
          <w:rPr>
            <w:noProof/>
          </w:rPr>
          <w:object w:dxaOrig="7241" w:dyaOrig="2928" w14:anchorId="3F179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5225585" r:id="rId19"/>
          </w:object>
        </w:r>
      </w:ins>
    </w:p>
    <w:p w14:paraId="549DFD06" w14:textId="77777777" w:rsidR="00E95776" w:rsidRDefault="007E6509" w:rsidP="00ED7F78">
      <w:pPr>
        <w:pStyle w:val="Heading1"/>
        <w:rPr>
          <w:ins w:id="268" w:author="Arthur Souza Rodrigues" w:date="2026-07-10T21:47:00Z" w16du:dateUtc="2026-07-11T01:47:00Z"/>
        </w:rPr>
      </w:pPr>
      <w:ins w:id="269" w:author="Arthur Souza Rodrigues" w:date="2026-07-10T21:47:00Z" w16du:dateUtc="2026-07-11T01:47:00Z">
        <w:r>
          <w:lastRenderedPageBreak/>
        </w:r>
        <w:r>
          <w:t>Heading1</w:t>
        </w:r>
      </w:ins>
    </w:p>
    <w:p w14:paraId="4C00B83B" w14:textId="77777777" w:rsidR="00E95776" w:rsidRDefault="007E6509">
      <w:pPr>
        <w:rPr>
          <w:ins w:id="270" w:author="Arthur Souza Rodrigues" w:date="2026-07-10T21:47:00Z" w16du:dateUtc="2026-07-11T01:47:00Z"/>
        </w:rPr>
      </w:pPr>
      <w:ins w:id="271" w:author="Arthur Souza Rodrigues" w:date="2026-07-10T21:47:00Z" w16du:dateUtc="2026-07-11T01:47:00Z">
        <w:r>
          <w:t>Video provides a powerful way to help you prove your point. When you click Online Video, you can paste in the embed code for the video you want to add. You can also type a keyword to search online for the video that best fits your document.</w:t>
        </w:r>
      </w:ins>
    </w:p>
    <w:p w14:paraId="52A87C3C" w14:textId="77777777" w:rsidR="00E95776" w:rsidRDefault="007E6509">
      <w:pPr>
        <w:rPr>
          <w:ins w:id="272" w:author="Arthur Souza Rodrigues" w:date="2026-07-10T21:47:00Z" w16du:dateUtc="2026-07-11T01:47:00Z"/>
        </w:rPr>
      </w:pPr>
      <w:ins w:id="273" w:author="Arthur Souza Rodrigues" w:date="2026-07-10T21:47:00Z" w16du:dateUtc="2026-07-11T01:47: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4B2EA9B" w14:textId="77777777" w:rsidR="00E95776" w:rsidRDefault="007E6509" w:rsidP="00ED7F78">
      <w:pPr>
        <w:pStyle w:val="Heading2"/>
        <w:rPr>
          <w:ins w:id="274" w:author="Arthur Souza Rodrigues" w:date="2026-07-10T21:47:00Z" w16du:dateUtc="2026-07-11T01:47:00Z"/>
        </w:rPr>
      </w:pPr>
      <w:ins w:id="275" w:author="Arthur Souza Rodrigues" w:date="2026-07-10T21:47:00Z" w16du:dateUtc="2026-07-11T01:47:00Z">
        <w:r>
          <w:t>Heading 2</w:t>
        </w:r>
      </w:ins>
    </w:p>
    <w:p w14:paraId="7EDF09DB" w14:textId="77777777" w:rsidR="00E95776" w:rsidRDefault="007E6509">
      <w:pPr>
        <w:rPr>
          <w:ins w:id="276" w:author="Arthur Souza Rodrigues" w:date="2026-07-10T21:47:00Z" w16du:dateUtc="2026-07-11T01:47:00Z"/>
        </w:rPr>
      </w:pPr>
      <w:ins w:id="277" w:author="Arthur Souza Rodrigues" w:date="2026-07-10T21:47:00Z" w16du:dateUtc="2026-07-11T01:47:00Z">
        <w:r>
          <w:t>Themes and styles also help keep your document coordinated. When you click Design and choose a new Theme, the pictures, charts, and SmartArt graphics change to match your new theme. When you apply styles, your headings change to match the new theme.</w:t>
        </w:r>
      </w:ins>
    </w:p>
    <w:p w14:paraId="4D8A16AF" w14:textId="77777777" w:rsidR="00E95776" w:rsidRDefault="007E6509">
      <w:pPr>
        <w:rPr>
          <w:ins w:id="278" w:author="Arthur Souza Rodrigues" w:date="2026-07-10T21:47:00Z" w16du:dateUtc="2026-07-11T01:47:00Z"/>
        </w:rPr>
      </w:pPr>
      <w:ins w:id="279" w:author="Arthur Souza Rodrigues" w:date="2026-07-10T21:47:00Z" w16du:dateUtc="2026-07-11T01:47: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ins>
    </w:p>
    <w:p w14:paraId="459528CA" w14:textId="77777777" w:rsidR="0018060C" w:rsidRDefault="007E6509">
      <w:pPr>
        <w:rPr>
          <w:ins w:id="280" w:author="Arthur Souza Rodrigues" w:date="2026-07-10T21:47:00Z" w16du:dateUtc="2026-07-11T01:47:00Z"/>
        </w:rPr>
      </w:pPr>
      <w:ins w:id="281" w:author="Arthur Souza Rodrigues" w:date="2026-07-10T21:47:00Z" w16du:dateUtc="2026-07-11T01:47:00Z">
        <w:r>
          <w:t>Reading is easier, too, in the new Reading view. You can collapse parts of the document and focus on the text you want. If you need to stop reading before you reach the end, Word remembers where you left off - even on another device.</w:t>
        </w:r>
      </w:ins>
    </w:p>
    <w:p w14:paraId="064AB8D5" w14:textId="77777777" w:rsidR="00E95776" w:rsidRDefault="00E95776">
      <w:pPr>
        <w:rPr>
          <w:ins w:id="282" w:author="Arthur Souza Rodrigues" w:date="2026-07-10T21:47:00Z" w16du:dateUtc="2026-07-11T01:47:00Z"/>
        </w:rPr>
      </w:pPr>
    </w:p>
    <w:p w14:paraId="7BA188FC" w14:textId="77777777" w:rsidR="00E95776" w:rsidRDefault="007E6509">
      <w:pPr>
        <w:pStyle w:val="TOCHeading"/>
        <w:rPr>
          <w:ins w:id="283" w:author="Arthur Souza Rodrigues" w:date="2026-07-10T21:47:00Z" w16du:dateUtc="2026-07-11T01:47:00Z"/>
        </w:rPr>
      </w:pPr>
      <w:ins w:id="284" w:author="Arthur Souza Rodrigues" w:date="2026-07-10T21:47:00Z" w16du:dateUtc="2026-07-11T01:47:00Z">
        <w:r>
          <w:t>Contents</w:t>
        </w:r>
      </w:ins>
    </w:p>
    <w:p w14:paraId="7F1121EE" w14:textId="77777777" w:rsidR="00E95776" w:rsidRDefault="007E6509">
      <w:pPr>
        <w:pStyle w:val="TOC1"/>
        <w:tabs>
          <w:tab w:val="right" w:leader="dot" w:pos="9350"/>
        </w:tabs>
        <w:rPr>
          <w:ins w:id="285" w:author="Arthur Souza Rodrigues" w:date="2026-07-10T21:47:00Z" w16du:dateUtc="2026-07-11T01:47:00Z"/>
          <w:noProof/>
        </w:rPr>
      </w:pPr>
      <w:ins w:id="286" w:author="Arthur Souza Rodrigues" w:date="2026-07-10T21:47:00Z" w16du:dateUtc="2026-07-11T01:47:00Z">
        <w:r>
          <w:fldChar w:fldCharType="begin"/>
        </w:r>
        <w:r>
          <w:instrText xml:space="preserve"> TOC \o "1-3" \h \z \u </w:instrText>
        </w:r>
        <w:r>
          <w:fldChar w:fldCharType="separate"/>
        </w:r>
        <w:r>
          <w:fldChar w:fldCharType="begin"/>
        </w:r>
        <w:r>
          <w:instrText>HYPERLINK \l "_Toc402299822"</w:instrText>
        </w:r>
        <w:r>
          <w:fldChar w:fldCharType="separate"/>
        </w:r>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r>
          <w:fldChar w:fldCharType="end"/>
        </w:r>
      </w:ins>
    </w:p>
    <w:p w14:paraId="4F4FA75D" w14:textId="77777777" w:rsidR="00E95776" w:rsidRDefault="007E6509">
      <w:pPr>
        <w:pStyle w:val="TOC2"/>
        <w:tabs>
          <w:tab w:val="right" w:leader="dot" w:pos="9350"/>
        </w:tabs>
        <w:rPr>
          <w:ins w:id="287" w:author="Arthur Souza Rodrigues" w:date="2026-07-10T21:47:00Z" w16du:dateUtc="2026-07-11T01:47:00Z"/>
          <w:noProof/>
        </w:rPr>
      </w:pPr>
      <w:ins w:id="288" w:author="Arthur Souza Rodrigues" w:date="2026-07-10T21:47:00Z" w16du:dateUtc="2026-07-11T01:47:00Z">
        <w:r>
          <w:fldChar w:fldCharType="begin"/>
        </w:r>
        <w:r>
          <w:instrText>HYPERLINK \l "_Toc402299823"</w:instrText>
        </w:r>
        <w:r>
          <w:fldChar w:fldCharType="separate"/>
        </w:r>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r>
          <w:fldChar w:fldCharType="end"/>
        </w:r>
      </w:ins>
    </w:p>
    <w:p w14:paraId="3DD47706" w14:textId="77777777" w:rsidR="00E95776" w:rsidRDefault="007E6509">
      <w:pPr>
        <w:pStyle w:val="TOC1"/>
        <w:tabs>
          <w:tab w:val="right" w:leader="dot" w:pos="9350"/>
        </w:tabs>
        <w:rPr>
          <w:ins w:id="289" w:author="Arthur Souza Rodrigues" w:date="2026-07-10T21:47:00Z" w16du:dateUtc="2026-07-11T01:47:00Z"/>
          <w:noProof/>
        </w:rPr>
      </w:pPr>
      <w:ins w:id="290" w:author="Arthur Souza Rodrigues" w:date="2026-07-10T21:47:00Z" w16du:dateUtc="2026-07-11T01:47:00Z">
        <w:r>
          <w:fldChar w:fldCharType="begin"/>
        </w:r>
        <w:r>
          <w:instrText>HYPERLINK \l "_Toc402299824"</w:instrText>
        </w:r>
        <w:r>
          <w:fldChar w:fldCharType="separate"/>
        </w:r>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r>
          <w:fldChar w:fldCharType="end"/>
        </w:r>
      </w:ins>
    </w:p>
    <w:p w14:paraId="1AE6EBA9" w14:textId="77777777" w:rsidR="00E95776" w:rsidRDefault="007E6509">
      <w:pPr>
        <w:pStyle w:val="TOC2"/>
        <w:tabs>
          <w:tab w:val="right" w:leader="dot" w:pos="9350"/>
        </w:tabs>
        <w:rPr>
          <w:ins w:id="291" w:author="Arthur Souza Rodrigues" w:date="2026-07-10T21:47:00Z" w16du:dateUtc="2026-07-11T01:47:00Z"/>
          <w:noProof/>
        </w:rPr>
      </w:pPr>
      <w:ins w:id="292" w:author="Arthur Souza Rodrigues" w:date="2026-07-10T21:47:00Z" w16du:dateUtc="2026-07-11T01:47:00Z">
        <w:r>
          <w:fldChar w:fldCharType="begin"/>
        </w:r>
        <w:r>
          <w:instrText>HYPERLINK \l "_Toc402299825"</w:instrText>
        </w:r>
        <w:r>
          <w:fldChar w:fldCharType="separate"/>
        </w:r>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r>
          <w:fldChar w:fldCharType="end"/>
        </w:r>
      </w:ins>
    </w:p>
    <w:p w14:paraId="27EB7B00" w14:textId="77777777" w:rsidR="00E95776" w:rsidRDefault="007E6509">
      <w:pPr>
        <w:rPr>
          <w:ins w:id="293" w:author="Arthur Souza Rodrigues" w:date="2026-07-10T21:47:00Z" w16du:dateUtc="2026-07-11T01:47:00Z"/>
        </w:rPr>
      </w:pPr>
      <w:ins w:id="294" w:author="Arthur Souza Rodrigues" w:date="2026-07-10T21:47:00Z" w16du:dateUtc="2026-07-11T01:47:00Z">
        <w:r>
          <w:rPr>
            <w:b/>
            <w:bCs/>
            <w:noProof/>
          </w:rPr>
          <w:fldChar w:fldCharType="end"/>
        </w:r>
      </w:ins>
    </w:p>
    <w:p w14:paraId="0FDA8938" w14:textId="77777777" w:rsidR="00E95776" w:rsidRDefault="00E95776">
      <w:pPr>
        <w:rPr>
          <w:ins w:id="295" w:author="Arthur Souza Rodrigues" w:date="2026-07-10T21:47:00Z" w16du:dateUtc="2026-07-11T01:47:00Z"/>
        </w:rPr>
      </w:pPr>
    </w:p>
    <w:p w14:paraId="4DCED121" w14:textId="77777777" w:rsidR="00E95776" w:rsidRDefault="00E95776">
      <w:pPr>
        <w:rPr>
          <w:ins w:id="296" w:author="Arthur Souza Rodrigues" w:date="2026-07-10T21:47:00Z" w16du:dateUtc="2026-07-11T01:47:00Z"/>
        </w:rPr>
      </w:pPr>
    </w:p>
    <w:p w14:paraId="1239CA24" w14:textId="77777777" w:rsidR="00E95776" w:rsidRDefault="00E95776">
      <w:pPr>
        <w:rPr>
          <w:ins w:id="297" w:author="Arthur Souza Rodrigues" w:date="2026-07-10T21:47:00Z" w16du:dateUtc="2026-07-11T01:47:00Z"/>
        </w:rPr>
      </w:pPr>
    </w:p>
    <w:p w14:paraId="4E0C70D0" w14:textId="77777777" w:rsidR="00E95776" w:rsidRDefault="007E6509" w:rsidP="005E4538">
      <w:pPr>
        <w:pStyle w:val="Heading1"/>
        <w:rPr>
          <w:ins w:id="298" w:author="Arthur Souza Rodrigues" w:date="2026-07-10T21:47:00Z" w16du:dateUtc="2026-07-11T01:47:00Z"/>
        </w:rPr>
      </w:pPr>
      <w:bookmarkStart w:id="299" w:name="_Toc402299822"/>
      <w:ins w:id="300" w:author="Arthur Souza Rodrigues" w:date="2026-07-10T21:47:00Z" w16du:dateUtc="2026-07-11T01:47:00Z">
        <w:r>
          <w:t>Heading 1</w:t>
        </w:r>
      </w:ins>
    </w:p>
    <w:p w14:paraId="4E50BC12" w14:textId="77777777" w:rsidR="00E95776" w:rsidRDefault="007E6509" w:rsidP="005E4538">
      <w:pPr>
        <w:pStyle w:val="Heading2"/>
        <w:rPr>
          <w:ins w:id="301" w:author="Arthur Souza Rodrigues" w:date="2026-07-10T21:47:00Z" w16du:dateUtc="2026-07-11T01:47:00Z"/>
        </w:rPr>
      </w:pPr>
      <w:bookmarkStart w:id="302" w:name="_Toc402299823"/>
      <w:ins w:id="303" w:author="Arthur Souza Rodrigues" w:date="2026-07-10T21:47:00Z" w16du:dateUtc="2026-07-11T01:47:00Z">
        <w:r>
          <w:t>Heading 2</w:t>
        </w:r>
      </w:ins>
    </w:p>
    <w:p w14:paraId="0A4BD695" w14:textId="77777777" w:rsidR="00E95776" w:rsidRDefault="007E6509" w:rsidP="005E4538">
      <w:pPr>
        <w:pStyle w:val="Heading1"/>
        <w:rPr>
          <w:ins w:id="304" w:author="Arthur Souza Rodrigues" w:date="2026-07-10T21:47:00Z" w16du:dateUtc="2026-07-11T01:47:00Z"/>
        </w:rPr>
      </w:pPr>
      <w:bookmarkStart w:id="305" w:name="_Toc402299824"/>
      <w:ins w:id="306" w:author="Arthur Souza Rodrigues" w:date="2026-07-10T21:47:00Z" w16du:dateUtc="2026-07-11T01:47:00Z">
        <w:r>
          <w:t>Heading 1 again</w:t>
        </w:r>
      </w:ins>
    </w:p>
    <w:p w14:paraId="1A73D604" w14:textId="77777777" w:rsidR="00E95776" w:rsidRDefault="007E6509" w:rsidP="005E4538">
      <w:pPr>
        <w:pStyle w:val="Heading2"/>
        <w:rPr>
          <w:ins w:id="307" w:author="Arthur Souza Rodrigues" w:date="2026-07-10T21:47:00Z" w16du:dateUtc="2026-07-11T01:47:00Z"/>
        </w:rPr>
      </w:pPr>
      <w:bookmarkStart w:id="308" w:name="_Toc402299825"/>
      <w:ins w:id="309" w:author="Arthur Souza Rodrigues" w:date="2026-07-10T21:47:00Z" w16du:dateUtc="2026-07-11T01:47:00Z">
        <w:r>
          <w:t>Heading 2 again</w:t>
        </w:r>
      </w:ins>
    </w:p>
    <w:p w14:paraId="68E620A8" w14:textId="77777777" w:rsidR="00E95776" w:rsidRDefault="00E95776">
      <w:pPr>
        <w:rPr>
          <w:ins w:id="310" w:author="Arthur Souza Rodrigues" w:date="2026-07-10T21:47:00Z" w16du:dateUtc="2026-07-11T01:47:00Z"/>
        </w:rPr>
      </w:pPr>
    </w:p>
    <w:p w14:paraId="5F7FB8A0" w14:textId="77777777" w:rsidR="0018060C" w:rsidRDefault="007E6509">
      <w:pPr>
        <w:rPr>
          <w:ins w:id="311" w:author="Arthur Souza Rodrigues" w:date="2026-07-10T21:47:00Z" w16du:dateUtc="2026-07-11T01:47:00Z"/>
        </w:rPr>
      </w:pPr>
      <w:ins w:id="312" w:author="Arthur Souza Rodrigues" w:date="2026-07-10T21:47:00Z" w16du:dateUtc="2026-07-11T01:47:00Z">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0">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ins>
    </w:p>
    <w:p w14:paraId="41DACC09" w14:textId="77777777" w:rsidR="0018060C" w:rsidRDefault="007E6509">
      <w:pPr>
        <w:rPr>
          <w:ins w:id="313" w:author="Arthur Souza Rodrigues" w:date="2026-07-10T21:47:00Z" w16du:dateUtc="2026-07-11T01:47:00Z"/>
        </w:rPr>
      </w:pPr>
      <w:ins w:id="314" w:author="Arthur Souza Rodrigues" w:date="2026-07-10T21:47:00Z" w16du:dateUtc="2026-07-11T01:47:00Z">
        <w:r>
          <w:t>This is a section that is in landscape mode.</w:t>
        </w:r>
      </w:ins>
    </w:p>
    <w:p w14:paraId="01D23D0E" w14:textId="77777777" w:rsidR="00E95776" w:rsidRDefault="00E95776">
      <w:pPr>
        <w:rPr>
          <w:ins w:id="315" w:author="Arthur Souza Rodrigues" w:date="2026-07-10T21:47:00Z" w16du:dateUtc="2026-07-11T01:47:00Z"/>
        </w:rPr>
        <w:sectPr w:rsidR="00E95776" w:rsidSect="00757004">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rsidR="00E95776" w:rsidRDefault="007E6509">
      <w:pPr>
        <w:rPr>
          <w:ins w:id="316" w:author="Arthur Souza Rodrigues" w:date="2026-07-10T21:47:00Z" w16du:dateUtc="2026-07-11T01:47:00Z"/>
        </w:rPr>
        <w:sectPr w:rsidR="00E95776" w:rsidSect="0075700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ins w:id="317" w:author="Arthur Souza Rodrigues" w:date="2026-07-10T21:47:00Z" w16du:dateUtc="2026-07-11T01:47:00Z">
        <w:r>
          <w:lastRenderedPageBreak/>
        </w:r>
        <w:r>
          <w:t>This is in the following section.</w:t>
        </w:r>
      </w:ins>
    </w:p>
    <w:p w14:paraId="49F6A636" w14:textId="77777777" w:rsidR="00E95776" w:rsidRDefault="007E6509" w:rsidP="006770F0">
      <w:pPr>
        <w:jc w:val="right"/>
        <w:rPr>
          <w:ins w:id="318" w:author="Arthur Souza Rodrigues" w:date="2026-07-10T21:47:00Z" w16du:dateUtc="2026-07-11T01:47:00Z"/>
        </w:rPr>
      </w:pPr>
      <w:ins w:id="319" w:author="Arthur Souza Rodrigues" w:date="2026-07-10T21:47:00Z" w16du:dateUtc="2026-07-11T01:47:00Z">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16533D5C" w14:textId="77777777" w:rsidR="00E95776" w:rsidRDefault="007E6509">
      <w:pPr>
        <w:rPr>
          <w:ins w:id="320" w:author="Arthur Souza Rodrigues" w:date="2026-07-10T21:47:00Z" w16du:dateUtc="2026-07-11T01:47:00Z"/>
        </w:rPr>
      </w:pPr>
      <w:ins w:id="321" w:author="Arthur Souza Rodrigues" w:date="2026-07-10T21:47:00Z" w16du:dateUtc="2026-07-11T01:47:00Z">
        <w:r>
          <w:t xml:space="preserve">Video provides a </w:t>
        </w:r>
        <w:r>
          <w:rPr>
            <w:rStyle w:val="FootnoteReference"/>
          </w:rPr>
          <w:footnoteReference w:id="1"/>
        </w:r>
        <w:r>
          <w:t>powerful way to help you prove your point.</w:t>
        </w:r>
      </w:ins>
    </w:p>
    <w:p w14:paraId="1265C0CD" w14:textId="77777777" w:rsidR="00E95776" w:rsidRPr="00375D24" w:rsidRDefault="007E6509">
      <w:pPr>
        <w:rPr>
          <w:ins w:id="323" w:author="Arthur Souza Rodrigues" w:date="2026-07-10T21:47:00Z" w16du:dateUtc="2026-07-11T01:47:00Z"/>
          <w:rFonts w:ascii="Wide Latin" w:hAnsi="Wide Latin"/>
        </w:rPr>
      </w:pPr>
      <w:ins w:id="324" w:author="Arthur Souza Rodrigues" w:date="2026-07-10T21:47:00Z" w16du:dateUtc="2026-07-11T01:47:00Z">
        <w:r>
          <w:rPr>
            <w:rFonts w:ascii="Wide Latin" w:hAnsi="Wide Latin"/>
          </w:rPr>
          <w:t>Video provides a powerful way to help you prove your point.</w:t>
        </w:r>
      </w:ins>
    </w:p>
    <w:p w14:paraId="64A22BCC" w14:textId="77777777" w:rsidR="00E95776" w:rsidRPr="00375D24" w:rsidRDefault="007E6509">
      <w:pPr>
        <w:rPr>
          <w:ins w:id="325" w:author="Arthur Souza Rodrigues" w:date="2026-07-10T21:47:00Z" w16du:dateUtc="2026-07-11T01:47:00Z"/>
          <w:rFonts w:ascii="Times New Roman" w:hAnsi="Times New Roman"/>
          <w:sz w:val="40"/>
        </w:rPr>
      </w:pPr>
      <w:ins w:id="326" w:author="Arthur Souza Rodrigues" w:date="2026-07-10T21:47:00Z" w16du:dateUtc="2026-07-11T01:47:00Z">
        <w:r>
          <w:rPr>
            <w:rFonts w:ascii="Times New Roman" w:hAnsi="Times New Roman"/>
            <w:sz w:val="40"/>
          </w:rPr>
          <w:t>When you click Online Video, you can paste in the embed code for the video you want to add.</w:t>
        </w:r>
      </w:ins>
    </w:p>
    <w:p w14:paraId="3C771B35" w14:textId="77777777" w:rsidR="00E95776" w:rsidRPr="00375D24" w:rsidRDefault="007E6509">
      <w:pPr>
        <w:rPr>
          <w:ins w:id="327" w:author="Arthur Souza Rodrigues" w:date="2026-07-10T21:47:00Z" w16du:dateUtc="2026-07-11T01:47:00Z"/>
          <w:rFonts w:ascii="Consolas" w:hAnsi="Consolas" w:cs="Consolas"/>
          <w:sz w:val="12"/>
        </w:rPr>
      </w:pPr>
      <w:ins w:id="328" w:author="Arthur Souza Rodrigues" w:date="2026-07-10T21:47:00Z" w16du:dateUtc="2026-07-11T01:47:00Z">
        <w:r>
          <w:rPr>
            <w:rFonts w:ascii="Consolas" w:hAnsi="Consolas" w:cs="Consolas"/>
            <w:sz w:val="12"/>
          </w:rPr>
          <w:t>You can also type a keyword to search online for the video that best fits your document.</w:t>
        </w:r>
      </w:ins>
    </w:p>
    <w:p w14:paraId="405BA1E3" w14:textId="77777777" w:rsidR="00E95776" w:rsidRPr="00FD5E0B" w:rsidRDefault="007E6509">
      <w:pPr>
        <w:rPr>
          <w:ins w:id="329" w:author="Arthur Souza Rodrigues" w:date="2026-07-10T21:47:00Z" w16du:dateUtc="2026-07-11T01:47: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ins w:id="330" w:author="Arthur Souza Rodrigues" w:date="2026-07-10T21:47:00Z" w16du:dateUtc="2026-07-11T01:47:00Z">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ins>
    </w:p>
    <w:p w14:paraId="165E4EF2" w14:textId="77777777" w:rsidR="00E95776" w:rsidRPr="00FD5E0B" w:rsidRDefault="007E6509">
      <w:pPr>
        <w:rPr>
          <w:ins w:id="331" w:author="Arthur Souza Rodrigues" w:date="2026-07-10T21:47:00Z" w16du:dateUtc="2026-07-11T01:47: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ins w:id="332" w:author="Arthur Souza Rodrigues" w:date="2026-07-10T21:47:00Z" w16du:dateUtc="2026-07-11T01:47:00Z">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ins>
    </w:p>
    <w:p w14:paraId="3B074659" w14:textId="77777777" w:rsidR="00E95776" w:rsidRPr="00FD5E0B" w:rsidRDefault="007E6509">
      <w:pPr>
        <w:rPr>
          <w:ins w:id="333" w:author="Arthur Souza Rodrigues" w:date="2026-07-10T21:47:00Z" w16du:dateUtc="2026-07-11T01:47:00Z"/>
          <w:b/>
          <w:color w:val="F6C5AC" w:themeColor="accent2" w:themeTint="66"/>
          <w14:textOutline w14:w="11112" w14:cap="flat" w14:cmpd="sng" w14:algn="ctr">
            <w14:solidFill>
              <w14:schemeClr w14:val="accent2"/>
            </w14:solidFill>
            <w14:prstDash w14:val="solid"/>
            <w14:round/>
          </w14:textOutline>
        </w:rPr>
      </w:pPr>
      <w:ins w:id="334" w:author="Arthur Souza Rodrigues" w:date="2026-07-10T21:47:00Z" w16du:dateUtc="2026-07-11T01:47:00Z">
        <w:r>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ins>
    </w:p>
    <w:p w14:paraId="21229329" w14:textId="77777777" w:rsidR="00E95776" w:rsidRDefault="007E6509">
      <w:pPr>
        <w:rPr>
          <w:ins w:id="335" w:author="Arthur Souza Rodrigues" w:date="2026-07-10T21:47:00Z" w16du:dateUtc="2026-07-11T01:47:00Z"/>
        </w:rPr>
      </w:pPr>
      <w:ins w:id="336" w:author="Arthur Souza Rodrigues" w:date="2026-07-10T21:47:00Z" w16du:dateUtc="2026-07-11T01:47:00Z">
        <w:r>
          <w:t>Following is a hyperlink.</w:t>
        </w:r>
      </w:ins>
    </w:p>
    <w:p w14:paraId="467442AB" w14:textId="77777777" w:rsidR="00E95776" w:rsidRDefault="007E6509">
      <w:pPr>
        <w:rPr>
          <w:ins w:id="337" w:author="Arthur Souza Rodrigues" w:date="2026-07-10T21:47:00Z" w16du:dateUtc="2026-07-11T01:47:00Z"/>
        </w:rPr>
      </w:pPr>
      <w:ins w:id="338" w:author="Arthur Souza Rodrigues" w:date="2026-07-10T21:47:00Z" w16du:dateUtc="2026-07-11T01:47:00Z">
        <w:r>
          <w:fldChar w:fldCharType="begin"/>
        </w:r>
        <w:r>
          <w:instrText>HYPERLINK "http://www.ericwhite.com"</w:instrText>
        </w:r>
        <w:r>
          <w:fldChar w:fldCharType="separate"/>
        </w:r>
        <w:r>
          <w:rPr>
            <w:rStyle w:val="Hyperlink"/>
          </w:rPr>
          <w:t>EricWhite.com</w:t>
        </w:r>
        <w:r>
          <w:fldChar w:fldCharType="end"/>
        </w:r>
      </w:ins>
    </w:p>
    <w:p w14:paraId="752E6B7E" w14:textId="77777777" w:rsidR="00E95776" w:rsidRDefault="007E6509" w:rsidP="001B6543">
      <w:pPr>
        <w:pStyle w:val="ListParagraph"/>
        <w:numPr>
          <w:ilvl w:val="0"/>
          <w:numId w:val="3"/>
        </w:numPr>
        <w:rPr>
          <w:ins w:id="339" w:author="Arthur Souza Rodrigues" w:date="2026-07-10T21:47:00Z" w16du:dateUtc="2026-07-11T01:47:00Z"/>
        </w:rPr>
      </w:pPr>
      <w:ins w:id="340" w:author="Arthur Souza Rodrigues" w:date="2026-07-10T21:47:00Z" w16du:dateUtc="2026-07-11T01:47:00Z">
        <w:r>
          <w:t>Video provides a powerful way to help you prove your point.</w:t>
        </w:r>
      </w:ins>
    </w:p>
    <w:p w14:paraId="10DEA4A8" w14:textId="77777777" w:rsidR="00E95776" w:rsidRDefault="007E6509" w:rsidP="001B6543">
      <w:pPr>
        <w:pStyle w:val="ListParagraph"/>
        <w:numPr>
          <w:ilvl w:val="1"/>
          <w:numId w:val="3"/>
        </w:numPr>
        <w:rPr>
          <w:ins w:id="341" w:author="Arthur Souza Rodrigues" w:date="2026-07-10T21:47:00Z" w16du:dateUtc="2026-07-11T01:47:00Z"/>
        </w:rPr>
      </w:pPr>
      <w:ins w:id="342" w:author="Arthur Souza Rodrigues" w:date="2026-07-10T21:47:00Z" w16du:dateUtc="2026-07-11T01:47:00Z">
        <w:r>
          <w:t>When you click Online Video, you can paste in the embed code for the video you want to add.</w:t>
        </w:r>
      </w:ins>
    </w:p>
    <w:p w14:paraId="485F7974" w14:textId="77777777" w:rsidR="00E95776" w:rsidRDefault="007E6509" w:rsidP="001B6543">
      <w:pPr>
        <w:pStyle w:val="ListParagraph"/>
        <w:numPr>
          <w:ilvl w:val="1"/>
          <w:numId w:val="3"/>
        </w:numPr>
        <w:rPr>
          <w:ins w:id="343" w:author="Arthur Souza Rodrigues" w:date="2026-07-10T21:47:00Z" w16du:dateUtc="2026-07-11T01:47:00Z"/>
        </w:rPr>
      </w:pPr>
      <w:ins w:id="344" w:author="Arthur Souza Rodrigues" w:date="2026-07-10T21:47:00Z" w16du:dateUtc="2026-07-11T01:47:00Z">
        <w:r>
          <w:t>You can also type a keyword to search online for the video that best fits your document.</w:t>
        </w:r>
      </w:ins>
    </w:p>
    <w:p w14:paraId="11C3285E" w14:textId="77777777" w:rsidR="00E95776" w:rsidRDefault="007E6509" w:rsidP="001B6543">
      <w:pPr>
        <w:pStyle w:val="ListParagraph"/>
        <w:numPr>
          <w:ilvl w:val="0"/>
          <w:numId w:val="3"/>
        </w:numPr>
        <w:rPr>
          <w:ins w:id="345" w:author="Arthur Souza Rodrigues" w:date="2026-07-10T21:47:00Z" w16du:dateUtc="2026-07-11T01:47:00Z"/>
        </w:rPr>
      </w:pPr>
      <w:ins w:id="346" w:author="Arthur Souza Rodrigues" w:date="2026-07-10T21:47:00Z" w16du:dateUtc="2026-07-11T01:47:00Z">
        <w:r>
          <w:t>To make your document look professionally produced, Word provides header, footer, cover page, and text box designs that complement each other.</w:t>
        </w:r>
      </w:ins>
    </w:p>
    <w:p w14:paraId="06F04DBB" w14:textId="77777777" w:rsidR="00E95776" w:rsidRDefault="007E6509" w:rsidP="001B6543">
      <w:pPr>
        <w:pStyle w:val="ListParagraph"/>
        <w:numPr>
          <w:ilvl w:val="1"/>
          <w:numId w:val="3"/>
        </w:numPr>
        <w:rPr>
          <w:ins w:id="347" w:author="Arthur Souza Rodrigues" w:date="2026-07-10T21:47:00Z" w16du:dateUtc="2026-07-11T01:47:00Z"/>
        </w:rPr>
      </w:pPr>
      <w:ins w:id="348" w:author="Arthur Souza Rodrigues" w:date="2026-07-10T21:47:00Z" w16du:dateUtc="2026-07-11T01:47:00Z">
        <w:r>
          <w:t>For example, you can add a matching cover page, header, and sidebar.</w:t>
        </w:r>
      </w:ins>
    </w:p>
    <w:p w14:paraId="4BE2BF85" w14:textId="77777777" w:rsidR="00E95776" w:rsidRDefault="007E6509" w:rsidP="007E6A89">
      <w:pPr>
        <w:pStyle w:val="ListParagraph"/>
        <w:numPr>
          <w:ilvl w:val="0"/>
          <w:numId w:val="4"/>
        </w:numPr>
        <w:rPr>
          <w:ins w:id="349" w:author="Arthur Souza Rodrigues" w:date="2026-07-10T21:47:00Z" w16du:dateUtc="2026-07-11T01:47:00Z"/>
        </w:rPr>
      </w:pPr>
      <w:ins w:id="350" w:author="Arthur Souza Rodrigues" w:date="2026-07-10T21:47:00Z" w16du:dateUtc="2026-07-11T01:47:00Z">
        <w:r>
          <w:t>Video provides a powerful way to help you prove your point.</w:t>
        </w:r>
      </w:ins>
    </w:p>
    <w:p w14:paraId="54DA412F" w14:textId="77777777" w:rsidR="00E95776" w:rsidRDefault="007E6509" w:rsidP="007E6A89">
      <w:pPr>
        <w:pStyle w:val="ListParagraph"/>
        <w:numPr>
          <w:ilvl w:val="1"/>
          <w:numId w:val="4"/>
        </w:numPr>
        <w:rPr>
          <w:ins w:id="351" w:author="Arthur Souza Rodrigues" w:date="2026-07-10T21:47:00Z" w16du:dateUtc="2026-07-11T01:47:00Z"/>
        </w:rPr>
      </w:pPr>
      <w:ins w:id="352" w:author="Arthur Souza Rodrigues" w:date="2026-07-10T21:47:00Z" w16du:dateUtc="2026-07-11T01:47:00Z">
        <w:r>
          <w:t>When you click Online Video, you can paste in the embed code for the video you want to add.</w:t>
        </w:r>
      </w:ins>
    </w:p>
    <w:p w14:paraId="5403892E" w14:textId="77777777" w:rsidR="00E95776" w:rsidRDefault="007E6509" w:rsidP="007E6A89">
      <w:pPr>
        <w:pStyle w:val="ListParagraph"/>
        <w:numPr>
          <w:ilvl w:val="1"/>
          <w:numId w:val="4"/>
        </w:numPr>
        <w:rPr>
          <w:ins w:id="353" w:author="Arthur Souza Rodrigues" w:date="2026-07-10T21:47:00Z" w16du:dateUtc="2026-07-11T01:47:00Z"/>
        </w:rPr>
      </w:pPr>
      <w:ins w:id="354" w:author="Arthur Souza Rodrigues" w:date="2026-07-10T21:47:00Z" w16du:dateUtc="2026-07-11T01:47:00Z">
        <w:r>
          <w:t>You can also type a keyword to search online for the video that best fits your document.</w:t>
        </w:r>
      </w:ins>
    </w:p>
    <w:p w14:paraId="26B29323" w14:textId="77777777" w:rsidR="00E95776" w:rsidRDefault="007E6509" w:rsidP="007E6A89">
      <w:pPr>
        <w:pStyle w:val="ListParagraph"/>
        <w:numPr>
          <w:ilvl w:val="1"/>
          <w:numId w:val="4"/>
        </w:numPr>
        <w:rPr>
          <w:ins w:id="355" w:author="Arthur Souza Rodrigues" w:date="2026-07-10T21:47:00Z" w16du:dateUtc="2026-07-11T01:47:00Z"/>
        </w:rPr>
      </w:pPr>
      <w:ins w:id="356" w:author="Arthur Souza Rodrigues" w:date="2026-07-10T21:47:00Z" w16du:dateUtc="2026-07-11T01:47:00Z">
        <w:r>
          <w:lastRenderedPageBreak/>
        </w:r>
        <w:r>
          <w:t>To make your document look professionally produced, Word provides header, footer, cover page, and text box designs that complement each other.</w:t>
        </w:r>
      </w:ins>
    </w:p>
    <w:p w14:paraId="2BC36EFF" w14:textId="77777777" w:rsidR="00E95776" w:rsidRDefault="007E6509" w:rsidP="007E6A89">
      <w:pPr>
        <w:pStyle w:val="ListParagraph"/>
        <w:numPr>
          <w:ilvl w:val="0"/>
          <w:numId w:val="4"/>
        </w:numPr>
        <w:rPr>
          <w:ins w:id="357" w:author="Arthur Souza Rodrigues" w:date="2026-07-10T21:47:00Z" w16du:dateUtc="2026-07-11T01:47:00Z"/>
        </w:rPr>
      </w:pPr>
      <w:ins w:id="358" w:author="Arthur Souza Rodrigues" w:date="2026-07-10T21:47:00Z" w16du:dateUtc="2026-07-11T01:47:00Z">
        <w:r>
          <w:t>For example, you can add a matching cover page, header, and sidebar.</w:t>
        </w:r>
      </w:ins>
    </w:p>
    <w:p w14:paraId="0385F8D8" w14:textId="77777777" w:rsidR="00E95776" w:rsidRDefault="007E6509" w:rsidP="007E6A89">
      <w:pPr>
        <w:pStyle w:val="ListParagraph"/>
        <w:numPr>
          <w:ilvl w:val="1"/>
          <w:numId w:val="4"/>
        </w:numPr>
        <w:rPr>
          <w:ins w:id="359" w:author="Arthur Souza Rodrigues" w:date="2026-07-10T21:47:00Z" w16du:dateUtc="2026-07-11T01:47:00Z"/>
        </w:rPr>
      </w:pPr>
      <w:ins w:id="360" w:author="Arthur Souza Rodrigues" w:date="2026-07-10T21:47:00Z" w16du:dateUtc="2026-07-11T01:47:00Z">
        <w:r>
          <w:t>Click Insert and then choose the elements you want from the different galleries.</w:t>
        </w:r>
      </w:ins>
    </w:p>
    <w:p w14:paraId="45A81F88" w14:textId="77777777" w:rsidR="00E95776" w:rsidRDefault="007E6509" w:rsidP="007E6A89">
      <w:pPr>
        <w:pStyle w:val="ListParagraph"/>
        <w:numPr>
          <w:ilvl w:val="1"/>
          <w:numId w:val="4"/>
        </w:numPr>
        <w:rPr>
          <w:ins w:id="361" w:author="Arthur Souza Rodrigues" w:date="2026-07-10T21:47:00Z" w16du:dateUtc="2026-07-11T01:47:00Z"/>
        </w:rPr>
      </w:pPr>
      <w:ins w:id="362" w:author="Arthur Souza Rodrigues" w:date="2026-07-10T21:47:00Z" w16du:dateUtc="2026-07-11T01:47:00Z">
        <w:r>
          <w:t>Themes and styles also help keep your document coordinated.</w:t>
        </w:r>
      </w:ins>
    </w:p>
    <w:p w14:paraId="5DCE6C90" w14:textId="77777777" w:rsidR="00E95776" w:rsidRDefault="007E6509" w:rsidP="007E6A89">
      <w:pPr>
        <w:pStyle w:val="ListParagraph"/>
        <w:numPr>
          <w:ilvl w:val="0"/>
          <w:numId w:val="4"/>
        </w:numPr>
        <w:rPr>
          <w:ins w:id="363" w:author="Arthur Souza Rodrigues" w:date="2026-07-10T21:47:00Z" w16du:dateUtc="2026-07-11T01:47:00Z"/>
        </w:rPr>
      </w:pPr>
      <w:ins w:id="364" w:author="Arthur Souza Rodrigues" w:date="2026-07-10T21:47:00Z" w16du:dateUtc="2026-07-11T01:47:00Z">
        <w:r>
          <w:t>When you click Design and choose a new Theme, the pictures, charts, and SmartArt graphics change to match your new theme.</w:t>
        </w:r>
      </w:ins>
    </w:p>
    <w:p w14:paraId="5327A714" w14:textId="77777777" w:rsidR="00E95776" w:rsidRDefault="007E6509" w:rsidP="007E6A89">
      <w:pPr>
        <w:pStyle w:val="ListParagraph"/>
        <w:numPr>
          <w:ilvl w:val="1"/>
          <w:numId w:val="4"/>
        </w:numPr>
        <w:rPr>
          <w:ins w:id="365" w:author="Arthur Souza Rodrigues" w:date="2026-07-10T21:47:00Z" w16du:dateUtc="2026-07-11T01:47:00Z"/>
        </w:rPr>
      </w:pPr>
      <w:ins w:id="366" w:author="Arthur Souza Rodrigues" w:date="2026-07-10T21:47:00Z" w16du:dateUtc="2026-07-11T01:47:00Z">
        <w:r>
          <w:t>When you apply styles, your headings change to match the new theme.</w:t>
        </w:r>
      </w:ins>
    </w:p>
    <w:p w14:paraId="33419125" w14:textId="77777777" w:rsidR="00AD20E4" w:rsidRDefault="007E6509" w:rsidP="007E6A89">
      <w:pPr>
        <w:pStyle w:val="ListParagraph"/>
        <w:numPr>
          <w:ilvl w:val="1"/>
          <w:numId w:val="4"/>
        </w:numPr>
        <w:rPr>
          <w:ins w:id="367" w:author="Arthur Souza Rodrigues" w:date="2026-07-10T21:47:00Z" w16du:dateUtc="2026-07-11T01:47:00Z"/>
        </w:rPr>
      </w:pPr>
      <w:ins w:id="368" w:author="Arthur Souza Rodrigues" w:date="2026-07-10T21:47:00Z" w16du:dateUtc="2026-07-11T01:47:00Z">
        <w:r>
          <w:t>Save time in Word with new buttons that show up where you need them.</w:t>
        </w:r>
      </w:ins>
    </w:p>
    <w:p w14:paraId="7569FAFA" w14:textId="77777777" w:rsidR="00E95776" w:rsidRDefault="00E95776">
      <w:pPr>
        <w:rPr>
          <w:ins w:id="369" w:author="Arthur Souza Rodrigues" w:date="2026-07-10T21:47:00Z" w16du:dateUtc="2026-07-11T01:47:00Z"/>
        </w:rPr>
      </w:pPr>
    </w:p>
    <w:p w14:paraId="7DCE2E0C" w14:textId="1E49DD05" w:rsidR="00E95776" w:rsidRDefault="007E6509">
      <w:pPr>
        <w:rPr>
          <w:ins w:id="370" w:author="Arthur Souza Rodrigues" w:date="2026-07-10T21:47:00Z" w16du:dateUtc="2026-07-11T01:47:00Z"/>
        </w:rPr>
      </w:pPr>
      <w:ins w:id="371" w:author="Arthur Souza Rodrigues" w:date="2026-07-10T21:47:00Z" w16du:dateUtc="2026-07-11T01:47:00Z">
        <w:r>
          <w:rPr>
            <w:b/>
            <w:i/>
            <w:highlight w:val="yellow"/>
            <w:u w:val="single"/>
          </w:rPr>
          <w:t>Video provides a powerful way to help you prove your point.</w:t>
        </w:r>
        <w:r>
          <w:t xml:space="preserve"> When you click Online Video, you can paste. You can also type a keyword to search online for the video that best fits your document.</w:t>
        </w:r>
      </w:ins>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ins w:id="372"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E95776" w:rsidRDefault="007E6509">
            <w:pPr>
              <w:rPr>
                <w:ins w:id="373" w:author="Arthur Souza Rodrigues" w:date="2026-07-10T21:47:00Z" w16du:dateUtc="2026-07-11T01:47:00Z"/>
              </w:rPr>
            </w:pPr>
            <w:ins w:id="374" w:author="Arthur Souza Rodrigues" w:date="2026-07-10T21:47:00Z" w16du:dateUtc="2026-07-11T01:47:00Z">
              <w:r>
                <w:rPr>
                  <w:noProof/>
                </w:rPr>
                <w:t>Lorem ipsum dolor sit amet</w:t>
              </w:r>
            </w:ins>
          </w:p>
        </w:tc>
        <w:tc>
          <w:tcPr>
            <w:tcW w:w="3117" w:type="dxa"/>
          </w:tcPr>
          <w:p w14:paraId="6F2D47E4" w14:textId="77777777" w:rsidR="00E95776" w:rsidRPr="00C4274D" w:rsidRDefault="007E6509">
            <w:pPr>
              <w:cnfStyle w:val="100000000000" w:firstRow="1" w:lastRow="0" w:firstColumn="0" w:lastColumn="0" w:oddVBand="0" w:evenVBand="0" w:oddHBand="0" w:evenHBand="0" w:firstRowFirstColumn="0" w:firstRowLastColumn="0" w:lastRowFirstColumn="0" w:lastRowLastColumn="0"/>
              <w:rPr>
                <w:ins w:id="375" w:author="Arthur Souza Rodrigues" w:date="2026-07-10T21:47:00Z" w16du:dateUtc="2026-07-11T01:47:00Z"/>
                <w:b w:val="0"/>
              </w:rPr>
            </w:pPr>
            <w:ins w:id="376" w:author="Arthur Souza Rodrigues" w:date="2026-07-10T21:47:00Z" w16du:dateUtc="2026-07-11T01:47:00Z">
              <w:r>
                <w:rPr>
                  <w:noProof/>
                </w:rPr>
                <w:t>Consectetuer adipiscing elit</w:t>
              </w:r>
            </w:ins>
          </w:p>
        </w:tc>
        <w:tc>
          <w:tcPr>
            <w:tcW w:w="3117" w:type="dxa"/>
          </w:tcPr>
          <w:p w14:paraId="372BD97C" w14:textId="77777777" w:rsidR="00E95776" w:rsidRDefault="007E6509">
            <w:pPr>
              <w:cnfStyle w:val="100000000000" w:firstRow="1" w:lastRow="0" w:firstColumn="0" w:lastColumn="0" w:oddVBand="0" w:evenVBand="0" w:oddHBand="0" w:evenHBand="0" w:firstRowFirstColumn="0" w:firstRowLastColumn="0" w:lastRowFirstColumn="0" w:lastRowLastColumn="0"/>
              <w:rPr>
                <w:ins w:id="377" w:author="Arthur Souza Rodrigues" w:date="2026-07-10T21:47:00Z" w16du:dateUtc="2026-07-11T01:47:00Z"/>
              </w:rPr>
            </w:pPr>
            <w:ins w:id="378" w:author="Arthur Souza Rodrigues" w:date="2026-07-10T21:47:00Z" w16du:dateUtc="2026-07-11T01:47:00Z">
              <w:r>
                <w:rPr>
                  <w:noProof/>
                </w:rPr>
                <w:t>Maecenas porttitor congue massa.</w:t>
              </w:r>
            </w:ins>
          </w:p>
        </w:tc>
      </w:tr>
      <w:tr w:rsidR="00C4274D" w14:paraId="6B9CB10B" w14:textId="77777777" w:rsidTr="00665111">
        <w:trPr>
          <w:cnfStyle w:val="000000100000" w:firstRow="0" w:lastRow="0" w:firstColumn="0" w:lastColumn="0" w:oddVBand="0" w:evenVBand="0" w:oddHBand="1" w:evenHBand="0" w:firstRowFirstColumn="0" w:firstRowLastColumn="0" w:lastRowFirstColumn="0" w:lastRowLastColumn="0"/>
          <w:ins w:id="379"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E95776" w:rsidRDefault="007E6509">
            <w:pPr>
              <w:rPr>
                <w:ins w:id="380" w:author="Arthur Souza Rodrigues" w:date="2026-07-10T21:47:00Z" w16du:dateUtc="2026-07-11T01:47:00Z"/>
              </w:rPr>
            </w:pPr>
            <w:ins w:id="381" w:author="Arthur Souza Rodrigues" w:date="2026-07-10T21:47:00Z" w16du:dateUtc="2026-07-11T01:47:00Z">
              <w:r>
                <w:t>400</w:t>
              </w:r>
            </w:ins>
          </w:p>
        </w:tc>
        <w:tc>
          <w:tcPr>
            <w:tcW w:w="3117" w:type="dxa"/>
          </w:tcPr>
          <w:p w14:paraId="7D4CF8AA" w14:textId="77777777" w:rsidR="00E95776" w:rsidRDefault="007E6509">
            <w:pPr>
              <w:cnfStyle w:val="000000100000" w:firstRow="0" w:lastRow="0" w:firstColumn="0" w:lastColumn="0" w:oddVBand="0" w:evenVBand="0" w:oddHBand="1" w:evenHBand="0" w:firstRowFirstColumn="0" w:firstRowLastColumn="0" w:lastRowFirstColumn="0" w:lastRowLastColumn="0"/>
              <w:rPr>
                <w:ins w:id="382" w:author="Arthur Souza Rodrigues" w:date="2026-07-10T21:47:00Z" w16du:dateUtc="2026-07-11T01:47:00Z"/>
              </w:rPr>
            </w:pPr>
            <w:ins w:id="383" w:author="Arthur Souza Rodrigues" w:date="2026-07-10T21:47:00Z" w16du:dateUtc="2026-07-11T01:47:00Z">
              <w:r>
                <w:t>500</w:t>
              </w:r>
            </w:ins>
          </w:p>
        </w:tc>
        <w:tc>
          <w:tcPr>
            <w:tcW w:w="3117" w:type="dxa"/>
          </w:tcPr>
          <w:p w14:paraId="0CEC9855" w14:textId="77777777" w:rsidR="00E95776" w:rsidRDefault="007E6509">
            <w:pPr>
              <w:cnfStyle w:val="000000100000" w:firstRow="0" w:lastRow="0" w:firstColumn="0" w:lastColumn="0" w:oddVBand="0" w:evenVBand="0" w:oddHBand="1" w:evenHBand="0" w:firstRowFirstColumn="0" w:firstRowLastColumn="0" w:lastRowFirstColumn="0" w:lastRowLastColumn="0"/>
              <w:rPr>
                <w:ins w:id="384" w:author="Arthur Souza Rodrigues" w:date="2026-07-10T21:47:00Z" w16du:dateUtc="2026-07-11T01:47:00Z"/>
              </w:rPr>
            </w:pPr>
            <w:ins w:id="385" w:author="Arthur Souza Rodrigues" w:date="2026-07-10T21:47:00Z" w16du:dateUtc="2026-07-11T01:47:00Z">
              <w:r>
                <w:t>600</w:t>
              </w:r>
            </w:ins>
          </w:p>
        </w:tc>
      </w:tr>
    </w:tbl>
    <w:p w14:paraId="7540EDBA" w14:textId="77777777" w:rsidR="00E95776" w:rsidRDefault="00E95776" w:rsidP="00C4274D">
      <w:pPr>
        <w:rPr>
          <w:ins w:id="386" w:author="Arthur Souza Rodrigues" w:date="2026-07-10T21:47:00Z" w16du:dateUtc="2026-07-11T01:47:00Z"/>
        </w:rPr>
      </w:pPr>
    </w:p>
    <w:p w14:paraId="56ECE6CA" w14:textId="77777777" w:rsidR="00E95776" w:rsidRDefault="007E6509" w:rsidP="006F1BE6">
      <w:pPr>
        <w:jc w:val="both"/>
        <w:rPr>
          <w:ins w:id="387" w:author="Arthur Souza Rodrigues" w:date="2026-07-10T21:47:00Z" w16du:dateUtc="2026-07-11T01:47:00Z"/>
        </w:rPr>
      </w:pPr>
      <w:ins w:id="388" w:author="Arthur Souza Rodrigues" w:date="2026-07-10T21:47:00Z" w16du:dateUtc="2026-07-11T01:47: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595EB4B7" w14:textId="77777777" w:rsidR="00E95776" w:rsidRDefault="007E6509" w:rsidP="00CD35D8">
      <w:pPr>
        <w:ind w:left="720" w:hanging="720"/>
        <w:rPr>
          <w:ins w:id="389" w:author="Arthur Souza Rodrigues" w:date="2026-07-10T21:47:00Z" w16du:dateUtc="2026-07-11T01:47:00Z"/>
        </w:rPr>
      </w:pPr>
      <w:ins w:id="390" w:author="Arthur Souza Rodrigues" w:date="2026-07-10T21:47:00Z" w16du:dateUtc="2026-07-11T01:47:00Z">
        <w:r>
          <w:t>Video provides a powerful way to help you prove your point. When you click Online Video, you can paste in the embed code for the video you want to add. You can also type a keyword to search online for the video that best fits your document.</w:t>
        </w:r>
      </w:ins>
    </w:p>
    <w:p w14:paraId="2147A873" w14:textId="77777777" w:rsidR="00E95776" w:rsidRDefault="007E6509" w:rsidP="00CD35D8">
      <w:pPr>
        <w:ind w:firstLine="720"/>
        <w:rPr>
          <w:ins w:id="391" w:author="Arthur Souza Rodrigues" w:date="2026-07-10T21:47:00Z" w16du:dateUtc="2026-07-11T01:47:00Z"/>
        </w:rPr>
      </w:pPr>
      <w:ins w:id="392" w:author="Arthur Souza Rodrigues" w:date="2026-07-10T21:47:00Z" w16du:dateUtc="2026-07-11T01:47:00Z">
        <w:r>
          <w:t>To make your document look professionally produced, Word provides header, footer, cover page, and text box designs that complement each other.</w:t>
        </w:r>
      </w:ins>
    </w:p>
    <w:p w14:paraId="551600B1" w14:textId="77777777" w:rsidR="00E95776" w:rsidRDefault="007E6509" w:rsidP="00CD35D8">
      <w:pPr>
        <w:ind w:left="1440"/>
        <w:rPr>
          <w:ins w:id="393" w:author="Arthur Souza Rodrigues" w:date="2026-07-10T21:47:00Z" w16du:dateUtc="2026-07-11T01:47:00Z"/>
        </w:rPr>
      </w:pPr>
      <w:ins w:id="394" w:author="Arthur Souza Rodrigues" w:date="2026-07-10T21:47:00Z" w16du:dateUtc="2026-07-11T01:47:00Z">
        <w:r>
          <w:t>For example, you can add a matching cover page, header, and sidebar.</w:t>
        </w:r>
      </w:ins>
    </w:p>
    <w:p w14:paraId="482579FD" w14:textId="77777777" w:rsidR="00E95776" w:rsidRDefault="007E6509" w:rsidP="00CD35D8">
      <w:pPr>
        <w:ind w:left="2880"/>
        <w:rPr>
          <w:ins w:id="395" w:author="Arthur Souza Rodrigues" w:date="2026-07-10T21:47:00Z" w16du:dateUtc="2026-07-11T01:47:00Z"/>
        </w:rPr>
      </w:pPr>
      <w:ins w:id="396" w:author="Arthur Souza Rodrigues" w:date="2026-07-10T21:47:00Z" w16du:dateUtc="2026-07-11T01:47:00Z">
        <w:r>
          <w:t>Click Insert and then choose the elements you want from the different galleries.</w:t>
        </w:r>
      </w:ins>
    </w:p>
    <w:p w14:paraId="4BCDC549" w14:textId="2D4F2A84" w:rsidR="0025359A" w:rsidRDefault="007E6509">
      <w:pPr>
        <w:rPr>
          <w:del w:id="397" w:author="Arthur Souza Rodrigues" w:date="2026-07-10T21:47:00Z" w16du:dateUtc="2026-07-11T01:47:00Z"/>
        </w:rPr>
      </w:pPr>
      <w:ins w:id="398" w:author="Arthur Souza Rodrigues" w:date="2026-07-10T21:47:00Z" w16du:dateUtc="2026-07-11T01:47:00Z">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3" r:lo="rId34" r:qs="rId35" r:cs="rId36"/>
                </a:graphicData>
              </a:graphic>
            </wp:inline>
          </w:drawing>
        </w:r>
      </w:ins>
      <w:del w:id="399" w:author="Arthur Souza Rodrigues" w:date="2026-07-10T21:47:00Z" w16du:dateUtc="2026-07-11T01:47:00Z">
        <w:r>
          <w:rPr>
            <w:highlight w:val="yellow"/>
          </w:rPr>
          <w:delText>Text Highlight Demo</w:delText>
        </w:r>
      </w:del>
    </w:p>
    <w:p w14:paraId="3A397B01" w14:textId="77777777" w:rsidR="0025359A" w:rsidRDefault="00840F66">
      <w:pPr>
        <w:rPr>
          <w:del w:id="400" w:author="Arthur Souza Rodrigues" w:date="2026-07-10T21:47:00Z" w16du:dateUtc="2026-07-11T01:47:00Z"/>
        </w:rPr>
      </w:pPr>
      <w:del w:id="401" w:author="Arthur Souza Rodrigues" w:date="2026-07-10T21:47:00Z" w16du:dateUtc="2026-07-11T01:47:00Z">
        <w:r>
          <w:rPr>
            <w:highlight w:val="yellow"/>
          </w:rPr>
          <w:delText>Demonstrating text highlighting.</w:delText>
        </w:r>
      </w:del>
    </w:p>
    <w:p w14:paraId="2719146D" w14:textId="77777777" w:rsidR="0025359A" w:rsidRDefault="00840F66">
      <w:del w:id="402" w:author="Arthur Souza Rodrigues" w:date="2026-07-10T21:47:00Z" w16du:dateUtc="2026-07-11T01:47:00Z">
        <w:r>
          <w:rPr>
            <w:highlight w:val="yellow"/>
          </w:rPr>
          <w:delText>This text is highlighted in yellow.</w:delText>
        </w:r>
      </w:del>
    </w:p>
    <w:sectPr w:rsidR="0025359A">
      <w:pgSz w:w="12240" w:h="15840"/>
      <w:pgMar w:top="1440" w:right="1440" w:bottom="1440" w:left="1440" w:header="720" w:footer="720" w:gutter="0"/>
      <w:cols w:space="720"/>
      <w:docGrid w:linePitch="360"/>
      <w:sectPrChange w:id="403" w:author="Arthur Souza Rodrigues" w:date="2026-07-10T21:47:00Z" w16du:dateUtc="2026-07-11T01:47:00Z">
        <w:sectPr w:rsidR="0025359A">
          <w:pgMar w:top="1440" w:right="1440" w:bottom="1440" w:left="1440" w:header="720" w:footer="720" w:gutter="0"/>
          <w:docGrid w:linePitch="0"/>
        </w:sectPr>
      </w:sectPrChang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061680" w14:textId="77777777" w:rsidR="00840F66" w:rsidRDefault="00840F66">
      <w:pPr>
        <w:spacing w:after="0" w:line="240" w:lineRule="auto"/>
      </w:pPr>
      <w:r>
        <w:separator/>
      </w:r>
    </w:p>
  </w:endnote>
  <w:endnote w:type="continuationSeparator" w:id="0">
    <w:p w14:paraId="05F71B0F" w14:textId="77777777" w:rsidR="00840F66" w:rsidRDefault="00840F66">
      <w:pPr>
        <w:spacing w:after="0" w:line="240" w:lineRule="auto"/>
      </w:pPr>
      <w:r>
        <w:continuationSeparator/>
      </w:r>
    </w:p>
  </w:endnote>
  <w:endnote w:id="1">
    <w:p w14:paraId="68990B77" w14:textId="77777777" w:rsidR="00E95776" w:rsidRDefault="007E6509">
      <w:pPr>
        <w:pStyle w:val="EndnoteText"/>
      </w:pPr>
      <w:ins w:id="85" w:author="Arthur Souza Rodrigues" w:date="2026-07-10T21:47:00Z" w16du:dateUtc="2026-07-11T01:47:00Z">
        <w:r>
          <w:rPr>
            <w:rStyle w:val="EndnoteReference"/>
          </w:rPr>
          <w:endnoteRef/>
        </w:r>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00"/>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E95776" w:rsidRDefault="00E95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E95776" w:rsidRDefault="00E957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E95776" w:rsidRDefault="00E957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ACEF69" w14:textId="77777777" w:rsidR="00840F66" w:rsidRDefault="00840F66">
      <w:pPr>
        <w:spacing w:after="0" w:line="240" w:lineRule="auto"/>
      </w:pPr>
      <w:r>
        <w:separator/>
      </w:r>
    </w:p>
  </w:footnote>
  <w:footnote w:type="continuationSeparator" w:id="0">
    <w:p w14:paraId="5408068F" w14:textId="77777777" w:rsidR="00840F66" w:rsidRDefault="00840F66">
      <w:pPr>
        <w:spacing w:after="0" w:line="240" w:lineRule="auto"/>
      </w:pPr>
      <w:r>
        <w:continuationSeparator/>
      </w:r>
    </w:p>
  </w:footnote>
  <w:footnote w:id="1">
    <w:p w14:paraId="2984BC4D" w14:textId="77777777" w:rsidR="00E95776" w:rsidRDefault="007E6509">
      <w:pPr>
        <w:pStyle w:val="FootnoteText"/>
      </w:pPr>
      <w:ins w:id="322" w:author="Arthur Souza Rodrigues" w:date="2026-07-10T21:47:00Z" w16du:dateUtc="2026-07-11T01:47:00Z">
        <w:r>
          <w:rPr>
            <w:rStyle w:val="FootnoteReference"/>
          </w:rPr>
          <w:footnoteRef/>
        </w:r>
        <w:r>
          <w:t xml:space="preserve"> This is a footnote.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E95776" w:rsidRDefault="00E957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E95776" w:rsidRDefault="00840F66">
        <w:pPr>
          <w:pStyle w:val="Header"/>
        </w:pPr>
        <w:ins w:id="87" w:author="Arthur Souza Rodrigues" w:date="2026-07-10T21:47:00Z" w16du:dateUtc="2026-07-11T01:47:00Z">
          <w:r>
            <w:rPr>
              <w:noProof/>
            </w:rPr>
            <w:pict w14:anchorId="540AC3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ins>
        <w:del w:id="88" w:author="Arthur Souza Rodrigues" w:date="2026-07-10T21:47:00Z" w16du:dateUtc="2026-07-11T01:47:00Z">
          <w:r>
            <w:rPr>
              <w:noProof/>
            </w:rPr>
            <w:pict w14:anchorId="6ACF7D86">
              <v:shapetype id="_x0000_t202" coordsize="21600,21600" o:spt="202" path="m,l,21600r21600,l21600,xe">
                <v:stroke joinstyle="miter"/>
                <v:path gradientshapeok="t" o:connecttype="rect"/>
              </v:shapetype>
              <v:shape id="PowerPlusWaterMarkObject357476642" o:spid="_x0000_s1025" type="#_x0000_t202" style="position:absolute;margin-left:0;margin-top:0;width:527.85pt;height:131.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jzM8HgIAACUEAAAOAAAAZHJzL2Uyb0RvYy54bWysU8tu2zAQvBfoPxC815JT2EkEy4GbtOkh bY3GRc40HxZTkcuStCXn67ukZbuPW1EdCGqXGs7MjmY3vWnJTvqgwdZ0PCopkZaD0HZT02+rD2+u KAmRWcFasLKmexnozfz1q1nnKnkBDbRCeoIgNlSdq2kTo6uKIvBGGhZG4KTFpgJvWMRXvymEZx2i m7a4KMtp0YEXzgOXIWD17tCk84yvlOTxi1JBRtLWFLnFvPq8rtNazGes2njmGs0HGuwfWBimLV56 grpjkZGt139BGc09BFBxxMEUoJTmMmtANePyDzWPDXMya0FzgjvZFP4fLP+8e3RLT2L/DnocYBYR 3APw74FYuPc4kzHF3VdA7/LutmF2IxfBobnHpgz6Baeb+++FjkvQNiLNXFiI522IHzEErTzWBhDv oWskE7+Xs+7V3h0RV7KPCTXh4cCKzoVqIJ4GHaqQJKy7TyDwE7aNkGX0yhviM++r6zI9uYymE5SK adifEoAXEI7F6WX5dno9oYRjbzy9nFxOJ/lKViW0NGHnQ7yXYEja1NSjCxmW7R5CTOzORwaqid2B Z+zXPdFi0JGYr0HskXuHCaxp+LFlXqLbW3MLGFh0T3kwTxjxhc/qjwRW/RPzbqAQkf2yPSYw88hR FMQykwwRzwhkWgz2jrVkkp04MB0OD5wPqOlbCwt0Ueks6MxzEIRZzDqH/yaF/df3fOr8d89/AgAA //8DAFBLAwQUAAYACAAAACEA+h1Y4OEAAAALAQAADwAAAGRycy9kb3ducmV2LnhtbEyPQU/CQBCF 7yT8h82QeCGwFVPQ0i0RDCe5iBw8Dt2hbezOlu4Wqr/exYteXjJ5eW/el656U4sLta6yrOB+GoEg zq2uuFBweN9OHkE4j6yxtkwKvsjBKhsOUky0vfIbXfa+EKGEXYIKSu+bREqXl2TQTW1DHLyTbQ36 cLaF1C1eQ7mp5SyK5tJgxeFDiQ1tSso/951RUJw+zt15vNu8bg99Tna3/o6rtVJ3o/5lGeR5CcJT 7/8ScGMI+yELw462Y+1ErSDQ+F+9eVEcL0AcFczmD08gs1T+Z8h+AAAA//8DAFBLAQItABQABgAI AAAAIQC2gziS/gAAAOEBAAATAAAAAAAAAAAAAAAAAAAAAABbQ29udGVudF9UeXBlc10ueG1sUEsB Ai0AFAAGAAgAAAAhADj9If/WAAAAlAEAAAsAAAAAAAAAAAAAAAAALwEAAF9yZWxzLy5yZWxzUEsB Ai0AFAAGAAgAAAAhAGSPMzweAgAAJQQAAA4AAAAAAAAAAAAAAAAALgIAAGRycy9lMm9Eb2MueG1s UEsBAi0AFAAGAAgAAAAhAPodWODhAAAACwEAAA8AAAAAAAAAAAAAAAAAeAQAAGRycy9kb3ducmV2 LnhtbFBLBQYAAAAABAAEAPMAAACGBQAAAAA= " o:allowincell="f" filled="f" stroked="f">
                <v:stroke joinstyle="round"/>
                <o:lock v:ext="edit" rotation="t" aspectratio="t" verticies="t" adjusthandles="t" grouping="t" shapetype="t"/>
                <v:textbox>
                  <w:txbxContent/>
                </v:textbox>
                <w10:wrap anchorx="margin" anchory="margin"/>
              </v:shape>
            </w:pict>
          </w:r>
        </w:del>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E95776" w:rsidRDefault="00E957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90497367">
    <w:abstractNumId w:val="3"/>
  </w:num>
  <w:num w:numId="2" w16cid:durableId="1709379147">
    <w:abstractNumId w:val="0"/>
  </w:num>
  <w:num w:numId="3" w16cid:durableId="65422836">
    <w:abstractNumId w:val="1"/>
  </w:num>
  <w:num w:numId="4" w16cid:durableId="156240137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359A"/>
    <w:rsid w:val="00022A2E"/>
    <w:rsid w:val="00057043"/>
    <w:rsid w:val="000E2F0A"/>
    <w:rsid w:val="0018060C"/>
    <w:rsid w:val="001A08DA"/>
    <w:rsid w:val="002173BF"/>
    <w:rsid w:val="0025359A"/>
    <w:rsid w:val="0045100E"/>
    <w:rsid w:val="007E6509"/>
    <w:rsid w:val="00840F66"/>
    <w:rsid w:val="00894F66"/>
    <w:rsid w:val="00AD20E4"/>
    <w:rsid w:val="00AD7FBA"/>
    <w:rsid w:val="00B02489"/>
    <w:rsid w:val="00CA492F"/>
    <w:rsid w:val="00D1208C"/>
    <w:rsid w:val="00D53FE7"/>
    <w:rsid w:val="00E95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F296E369-8648-7B48-B4F2-08CFB29D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0" w:author="Arthur Souza Rodrigues" w:date="2026-07-10T21:47:00Z">
        <w:pPr>
          <w:keepNext/>
          <w:keepLines/>
          <w:spacing w:before="240" w:line="259" w:lineRule="auto"/>
          <w:outlineLvl w:val="0"/>
        </w:pPr>
      </w:pPrChange>
    </w:pPr>
    <w:rPr>
      <w:rFonts w:asciiTheme="majorHAnsi" w:eastAsiaTheme="majorEastAsia" w:hAnsiTheme="majorHAnsi" w:cstheme="majorBidi"/>
      <w:color w:val="0F4761" w:themeColor="accent1" w:themeShade="BF"/>
      <w:sz w:val="32"/>
      <w:szCs w:val="32"/>
      <w:rPrChange w:id="0" w:author="Arthur Souza Rodrigues" w:date="2026-07-10T21:47: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1" w:author="Arthur Souza Rodrigues" w:date="2026-07-10T21:47:00Z">
        <w:pPr>
          <w:keepNext/>
          <w:keepLines/>
          <w:spacing w:before="40" w:line="259" w:lineRule="auto"/>
          <w:outlineLvl w:val="1"/>
        </w:pPr>
      </w:pPrChange>
    </w:pPr>
    <w:rPr>
      <w:rFonts w:asciiTheme="majorHAnsi" w:eastAsiaTheme="majorEastAsia" w:hAnsiTheme="majorHAnsi" w:cstheme="majorBidi"/>
      <w:color w:val="0F4761" w:themeColor="accent1" w:themeShade="BF"/>
      <w:sz w:val="26"/>
      <w:szCs w:val="26"/>
      <w:rPrChange w:id="1" w:author="Arthur Souza Rodrigues" w:date="2026-07-10T21:47:00Z">
        <w:rPr>
          <w:rFonts w:asciiTheme="majorHAnsi" w:eastAsiaTheme="majorEastAsia" w:hAnsiTheme="majorHAnsi" w:cstheme="majorBidi"/>
          <w:color w:val="0F4761" w:themeColor="accent1" w:themeShade="BF"/>
          <w:sz w:val="26"/>
          <w:szCs w:val="26"/>
          <w:lang w:val="en-US" w:eastAsia="en-US" w:bidi="ar-SA"/>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2" w:author="Arthur Souza Rodrigues" w:date="2026-07-10T21:47:00Z">
        <w:pPr>
          <w:pBdr>
            <w:top w:val="single" w:sz="6" w:space="2" w:color="156082" w:themeColor="accent1"/>
          </w:pBdr>
          <w:spacing w:before="300" w:line="259" w:lineRule="auto"/>
          <w:outlineLvl w:val="2"/>
        </w:pPr>
      </w:pPrChange>
    </w:pPr>
    <w:rPr>
      <w:rFonts w:asciiTheme="minorHAnsi" w:eastAsiaTheme="minorHAnsi" w:hAnsiTheme="minorHAnsi" w:cstheme="minorBidi"/>
      <w:caps/>
      <w:color w:val="0A2F40" w:themeColor="accent1" w:themeShade="7F"/>
      <w:spacing w:val="15"/>
      <w:szCs w:val="22"/>
      <w:rPrChange w:id="2" w:author="Arthur Souza Rodrigues" w:date="2026-07-10T21:47:00Z">
        <w:rPr>
          <w:rFonts w:asciiTheme="minorHAnsi" w:eastAsiaTheme="minorHAnsi" w:hAnsiTheme="minorHAnsi" w:cstheme="minorBidi"/>
          <w:caps/>
          <w:color w:val="0A2F40" w:themeColor="accent1" w:themeShade="7F"/>
          <w:spacing w:val="15"/>
          <w:sz w:val="22"/>
          <w:szCs w:val="22"/>
          <w:lang w:val="en-US" w:eastAsia="en-US" w:bidi="ar-SA"/>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3" w:author="Arthur Souza Rodrigues" w:date="2026-07-10T21:47:00Z">
        <w:pPr>
          <w:pBdr>
            <w:top w:val="dotted" w:sz="6" w:space="2" w:color="156082" w:themeColor="accent1"/>
          </w:pBdr>
          <w:spacing w:before="200" w:line="259" w:lineRule="auto"/>
          <w:outlineLvl w:val="3"/>
        </w:pPr>
      </w:pPrChange>
    </w:pPr>
    <w:rPr>
      <w:rFonts w:asciiTheme="minorHAnsi" w:eastAsiaTheme="minorHAnsi" w:hAnsiTheme="minorHAnsi" w:cstheme="minorBidi"/>
      <w:caps/>
      <w:color w:val="0F4761" w:themeColor="accent1" w:themeShade="BF"/>
      <w:spacing w:val="10"/>
      <w:szCs w:val="22"/>
      <w:rPrChange w:id="3" w:author="Arthur Souza Rodrigues" w:date="2026-07-10T21:47: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4" w:author="Arthur Souza Rodrigues" w:date="2026-07-10T21:47:00Z">
        <w:pPr>
          <w:pBdr>
            <w:bottom w:val="single" w:sz="6" w:space="1" w:color="156082" w:themeColor="accent1"/>
          </w:pBdr>
          <w:spacing w:before="200" w:line="259" w:lineRule="auto"/>
          <w:outlineLvl w:val="4"/>
        </w:pPr>
      </w:pPrChange>
    </w:pPr>
    <w:rPr>
      <w:rFonts w:asciiTheme="minorHAnsi" w:eastAsiaTheme="minorHAnsi" w:hAnsiTheme="minorHAnsi" w:cstheme="minorBidi"/>
      <w:caps/>
      <w:color w:val="0F4761" w:themeColor="accent1" w:themeShade="BF"/>
      <w:spacing w:val="10"/>
      <w:szCs w:val="22"/>
      <w:rPrChange w:id="4" w:author="Arthur Souza Rodrigues" w:date="2026-07-10T21:47: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5" w:author="Arthur Souza Rodrigues" w:date="2026-07-10T21:47:00Z">
        <w:pPr>
          <w:pBdr>
            <w:bottom w:val="dotted" w:sz="6" w:space="1" w:color="156082" w:themeColor="accent1"/>
          </w:pBdr>
          <w:spacing w:before="200" w:line="259" w:lineRule="auto"/>
          <w:outlineLvl w:val="5"/>
        </w:pPr>
      </w:pPrChange>
    </w:pPr>
    <w:rPr>
      <w:rFonts w:asciiTheme="minorHAnsi" w:eastAsiaTheme="minorHAnsi" w:hAnsiTheme="minorHAnsi" w:cstheme="minorBidi"/>
      <w:caps/>
      <w:color w:val="0F4761" w:themeColor="accent1" w:themeShade="BF"/>
      <w:spacing w:val="10"/>
      <w:szCs w:val="22"/>
      <w:rPrChange w:id="5" w:author="Arthur Souza Rodrigues" w:date="2026-07-10T21:47: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6" w:author="Arthur Souza Rodrigues" w:date="2026-07-10T21:47:00Z">
        <w:pPr>
          <w:spacing w:before="200" w:line="259" w:lineRule="auto"/>
          <w:outlineLvl w:val="6"/>
        </w:pPr>
      </w:pPrChange>
    </w:pPr>
    <w:rPr>
      <w:rFonts w:asciiTheme="minorHAnsi" w:eastAsiaTheme="minorHAnsi" w:hAnsiTheme="minorHAnsi" w:cstheme="minorBidi"/>
      <w:caps/>
      <w:color w:val="0F4761" w:themeColor="accent1" w:themeShade="BF"/>
      <w:spacing w:val="10"/>
      <w:szCs w:val="22"/>
      <w:rPrChange w:id="6" w:author="Arthur Souza Rodrigues" w:date="2026-07-10T21:47: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7" w:author="Arthur Souza Rodrigues" w:date="2026-07-10T21:47:00Z">
        <w:pPr>
          <w:spacing w:before="200" w:line="259" w:lineRule="auto"/>
          <w:outlineLvl w:val="7"/>
        </w:pPr>
      </w:pPrChange>
    </w:pPr>
    <w:rPr>
      <w:rFonts w:asciiTheme="minorHAnsi" w:eastAsiaTheme="minorHAnsi" w:hAnsiTheme="minorHAnsi" w:cstheme="minorBidi"/>
      <w:caps/>
      <w:spacing w:val="10"/>
      <w:sz w:val="18"/>
      <w:szCs w:val="18"/>
      <w:rPrChange w:id="7" w:author="Arthur Souza Rodrigues" w:date="2026-07-10T21:47:00Z">
        <w:rPr>
          <w:rFonts w:asciiTheme="minorHAnsi" w:eastAsiaTheme="minorHAnsi" w:hAnsiTheme="minorHAnsi" w:cstheme="minorBidi"/>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8" w:author="Arthur Souza Rodrigues" w:date="2026-07-10T21:47:00Z">
        <w:pPr>
          <w:spacing w:before="200" w:line="259" w:lineRule="auto"/>
          <w:outlineLvl w:val="8"/>
        </w:pPr>
      </w:pPrChange>
    </w:pPr>
    <w:rPr>
      <w:rFonts w:asciiTheme="minorHAnsi" w:eastAsiaTheme="minorHAnsi" w:hAnsiTheme="minorHAnsi" w:cstheme="minorBidi"/>
      <w:i/>
      <w:iCs/>
      <w:caps/>
      <w:spacing w:val="10"/>
      <w:sz w:val="18"/>
      <w:szCs w:val="18"/>
      <w:rPrChange w:id="8" w:author="Arthur Souza Rodrigues" w:date="2026-07-10T21:47:00Z">
        <w:rPr>
          <w:rFonts w:asciiTheme="minorHAnsi" w:eastAsiaTheme="minorHAnsi" w:hAnsiTheme="minorHAnsi" w:cstheme="minorBidi"/>
          <w:i/>
          <w:iCs/>
          <w:caps/>
          <w:spacing w:val="10"/>
          <w:sz w:val="18"/>
          <w:szCs w:val="1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48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B024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B02489"/>
    <w:rPr>
      <w:rFonts w:asciiTheme="minorHAnsi" w:eastAsiaTheme="minorHAnsi" w:hAnsiTheme="minorHAnsi" w:cstheme="minorBidi"/>
      <w:caps/>
      <w:color w:val="0A2F40" w:themeColor="accent1" w:themeShade="7F"/>
      <w:spacing w:val="15"/>
      <w:szCs w:val="22"/>
    </w:rPr>
  </w:style>
  <w:style w:type="character" w:customStyle="1" w:styleId="Heading4Char">
    <w:name w:val="Heading 4 Char"/>
    <w:basedOn w:val="DefaultParagraphFont"/>
    <w:link w:val="Heading4"/>
    <w:uiPriority w:val="9"/>
    <w:semiHidden/>
    <w:rsid w:val="00B02489"/>
    <w:rPr>
      <w:rFonts w:asciiTheme="minorHAnsi" w:eastAsiaTheme="minorHAnsi" w:hAnsiTheme="minorHAnsi" w:cstheme="minorBidi"/>
      <w:caps/>
      <w:color w:val="0F4761" w:themeColor="accent1" w:themeShade="BF"/>
      <w:spacing w:val="10"/>
      <w:szCs w:val="22"/>
    </w:rPr>
  </w:style>
  <w:style w:type="character" w:customStyle="1" w:styleId="Heading5Char">
    <w:name w:val="Heading 5 Char"/>
    <w:basedOn w:val="DefaultParagraphFont"/>
    <w:link w:val="Heading5"/>
    <w:uiPriority w:val="9"/>
    <w:semiHidden/>
    <w:rsid w:val="00B02489"/>
    <w:rPr>
      <w:rFonts w:asciiTheme="minorHAnsi" w:eastAsiaTheme="minorHAnsi" w:hAnsiTheme="minorHAnsi" w:cstheme="minorBidi"/>
      <w:caps/>
      <w:color w:val="0F4761" w:themeColor="accent1" w:themeShade="BF"/>
      <w:spacing w:val="10"/>
      <w:szCs w:val="22"/>
    </w:rPr>
  </w:style>
  <w:style w:type="character" w:customStyle="1" w:styleId="Heading6Char">
    <w:name w:val="Heading 6 Char"/>
    <w:basedOn w:val="DefaultParagraphFont"/>
    <w:link w:val="Heading6"/>
    <w:uiPriority w:val="9"/>
    <w:semiHidden/>
    <w:rsid w:val="00B02489"/>
    <w:rPr>
      <w:rFonts w:asciiTheme="minorHAnsi" w:eastAsiaTheme="minorHAnsi" w:hAnsiTheme="minorHAnsi" w:cstheme="minorBidi"/>
      <w:caps/>
      <w:color w:val="0F4761" w:themeColor="accent1" w:themeShade="BF"/>
      <w:spacing w:val="10"/>
      <w:szCs w:val="22"/>
    </w:rPr>
  </w:style>
  <w:style w:type="character" w:customStyle="1" w:styleId="Heading7Char">
    <w:name w:val="Heading 7 Char"/>
    <w:basedOn w:val="DefaultParagraphFont"/>
    <w:link w:val="Heading7"/>
    <w:uiPriority w:val="9"/>
    <w:semiHidden/>
    <w:rsid w:val="00B02489"/>
    <w:rPr>
      <w:rFonts w:asciiTheme="minorHAnsi" w:eastAsiaTheme="minorHAnsi" w:hAnsiTheme="minorHAnsi" w:cstheme="minorBidi"/>
      <w:caps/>
      <w:color w:val="0F4761" w:themeColor="accent1" w:themeShade="BF"/>
      <w:spacing w:val="10"/>
      <w:szCs w:val="22"/>
    </w:rPr>
  </w:style>
  <w:style w:type="character" w:customStyle="1" w:styleId="Heading8Char">
    <w:name w:val="Heading 8 Char"/>
    <w:basedOn w:val="DefaultParagraphFont"/>
    <w:link w:val="Heading8"/>
    <w:uiPriority w:val="9"/>
    <w:semiHidden/>
    <w:rsid w:val="00B02489"/>
    <w:rPr>
      <w:rFonts w:asciiTheme="minorHAnsi" w:eastAsiaTheme="minorHAnsi" w:hAnsiTheme="minorHAnsi" w:cstheme="minorBidi"/>
      <w:caps/>
      <w:spacing w:val="10"/>
      <w:sz w:val="18"/>
      <w:szCs w:val="18"/>
    </w:rPr>
  </w:style>
  <w:style w:type="character" w:customStyle="1" w:styleId="Heading9Char">
    <w:name w:val="Heading 9 Char"/>
    <w:basedOn w:val="DefaultParagraphFont"/>
    <w:link w:val="Heading9"/>
    <w:uiPriority w:val="9"/>
    <w:semiHidden/>
    <w:rsid w:val="00B02489"/>
    <w:rPr>
      <w:rFonts w:asciiTheme="minorHAnsi" w:eastAsiaTheme="minorHAnsi" w:hAnsiTheme="minorHAnsi" w:cstheme="minorBidi"/>
      <w:i/>
      <w:iCs/>
      <w:caps/>
      <w:spacing w:val="10"/>
      <w:sz w:val="18"/>
      <w:szCs w:val="18"/>
    </w:rPr>
  </w:style>
  <w:style w:type="paragraph" w:styleId="ListParagraph">
    <w:name w:val="List Paragraph"/>
    <w:basedOn w:val="Normal"/>
    <w:uiPriority w:val="34"/>
    <w:qFormat/>
    <w:rsid w:val="00270EE7"/>
    <w:pPr>
      <w:spacing w:after="160" w:line="259" w:lineRule="auto"/>
      <w:ind w:left="720"/>
      <w:contextualSpacing/>
      <w:pPrChange w:id="9" w:author="Arthur Souza Rodrigues" w:date="2026-07-10T21:47:00Z">
        <w:pPr>
          <w:spacing w:after="160" w:line="259" w:lineRule="auto"/>
          <w:ind w:left="720"/>
          <w:contextualSpacing/>
        </w:pPr>
      </w:pPrChange>
    </w:pPr>
    <w:rPr>
      <w:rFonts w:asciiTheme="minorHAnsi" w:eastAsiaTheme="minorHAnsi" w:hAnsiTheme="minorHAnsi" w:cstheme="minorBidi"/>
      <w:szCs w:val="22"/>
      <w:rPrChange w:id="9" w:author="Arthur Souza Rodrigues" w:date="2026-07-10T21:47:00Z">
        <w:rPr>
          <w:rFonts w:asciiTheme="minorHAnsi" w:eastAsiaTheme="minorHAnsi" w:hAnsiTheme="minorHAnsi" w:cstheme="minorBidi"/>
          <w:sz w:val="22"/>
          <w:szCs w:val="22"/>
          <w:lang w:val="en-US" w:eastAsia="en-US" w:bidi="ar-SA"/>
        </w:rPr>
      </w:rPrChange>
    </w:rPr>
  </w:style>
  <w:style w:type="character" w:styleId="CommentReference">
    <w:name w:val="annotation reference"/>
    <w:basedOn w:val="DefaultParagraphFont"/>
    <w:uiPriority w:val="99"/>
    <w:semiHidden/>
    <w:unhideWhenUsed/>
    <w:rsid w:val="00B02489"/>
    <w:rPr>
      <w:sz w:val="16"/>
      <w:szCs w:val="16"/>
    </w:rPr>
  </w:style>
  <w:style w:type="paragraph" w:styleId="CommentText">
    <w:name w:val="annotation text"/>
    <w:basedOn w:val="Normal"/>
    <w:link w:val="CommentTextChar"/>
    <w:uiPriority w:val="99"/>
    <w:semiHidden/>
    <w:unhideWhenUsed/>
    <w:rsid w:val="006A1A5D"/>
    <w:pPr>
      <w:spacing w:after="160" w:line="240" w:lineRule="auto"/>
      <w:pPrChange w:id="10" w:author="Arthur Souza Rodrigues" w:date="2026-07-10T21:47:00Z">
        <w:pPr>
          <w:spacing w:after="160"/>
        </w:pPr>
      </w:pPrChange>
    </w:pPr>
    <w:rPr>
      <w:rFonts w:asciiTheme="minorHAnsi" w:eastAsiaTheme="minorHAnsi" w:hAnsiTheme="minorHAnsi" w:cstheme="minorBidi"/>
      <w:sz w:val="20"/>
      <w:rPrChange w:id="10" w:author="Arthur Souza Rodrigues" w:date="2026-07-10T21:47:00Z">
        <w:rPr>
          <w:rFonts w:asciiTheme="minorHAnsi" w:eastAsiaTheme="minorHAnsi" w:hAnsiTheme="minorHAnsi" w:cstheme="minorBidi"/>
          <w:lang w:val="en-US" w:eastAsia="en-US" w:bidi="ar-SA"/>
        </w:rPr>
      </w:rPrChange>
    </w:rPr>
  </w:style>
  <w:style w:type="character" w:customStyle="1" w:styleId="CommentTextChar">
    <w:name w:val="Comment Text Char"/>
    <w:basedOn w:val="DefaultParagraphFont"/>
    <w:link w:val="CommentText"/>
    <w:uiPriority w:val="99"/>
    <w:semiHidden/>
    <w:rsid w:val="00B02489"/>
    <w:rPr>
      <w:rFonts w:asciiTheme="minorHAnsi" w:eastAsiaTheme="minorHAnsi" w:hAnsiTheme="minorHAnsi" w:cstheme="minorBidi"/>
      <w:sz w:val="20"/>
    </w:rPr>
  </w:style>
  <w:style w:type="paragraph" w:styleId="CommentSubject">
    <w:name w:val="annotation subject"/>
    <w:basedOn w:val="CommentText"/>
    <w:next w:val="CommentText"/>
    <w:link w:val="CommentSubjectChar"/>
    <w:uiPriority w:val="99"/>
    <w:semiHidden/>
    <w:unhideWhenUsed/>
    <w:rsid w:val="00B02489"/>
    <w:rPr>
      <w:b/>
      <w:bCs/>
    </w:rPr>
  </w:style>
  <w:style w:type="character" w:customStyle="1" w:styleId="CommentSubjectChar">
    <w:name w:val="Comment Subject Char"/>
    <w:basedOn w:val="CommentTextChar"/>
    <w:link w:val="CommentSubject"/>
    <w:uiPriority w:val="99"/>
    <w:semiHidden/>
    <w:rsid w:val="00B02489"/>
    <w:rPr>
      <w:rFonts w:asciiTheme="minorHAnsi" w:eastAsiaTheme="minorHAnsi" w:hAnsiTheme="minorHAnsi" w:cstheme="minorBidi"/>
      <w:b/>
      <w:bCs/>
      <w:sz w:val="20"/>
    </w:rPr>
  </w:style>
  <w:style w:type="paragraph" w:styleId="BalloonText">
    <w:name w:val="Balloon Text"/>
    <w:basedOn w:val="Normal"/>
    <w:link w:val="BalloonTextChar"/>
    <w:uiPriority w:val="99"/>
    <w:semiHidden/>
    <w:unhideWhenUsed/>
    <w:rsid w:val="00B02489"/>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B02489"/>
    <w:rPr>
      <w:rFonts w:ascii="Segoe UI" w:eastAsiaTheme="minorHAnsi" w:hAnsi="Segoe UI" w:cs="Segoe UI"/>
      <w:sz w:val="18"/>
      <w:szCs w:val="18"/>
    </w:rPr>
  </w:style>
  <w:style w:type="character" w:styleId="PlaceholderText">
    <w:name w:val="Placeholder Text"/>
    <w:basedOn w:val="DefaultParagraphFont"/>
    <w:uiPriority w:val="99"/>
    <w:semiHidden/>
    <w:rsid w:val="00B02489"/>
    <w:rPr>
      <w:color w:val="808080"/>
    </w:rPr>
  </w:style>
  <w:style w:type="paragraph" w:styleId="EndnoteText">
    <w:name w:val="endnote text"/>
    <w:basedOn w:val="Normal"/>
    <w:link w:val="EndnoteTextChar"/>
    <w:uiPriority w:val="99"/>
    <w:semiHidden/>
    <w:unhideWhenUsed/>
    <w:rsid w:val="00C32A83"/>
    <w:pPr>
      <w:spacing w:after="0" w:line="240" w:lineRule="auto"/>
      <w:pPrChange w:id="11" w:author="Arthur Souza Rodrigues" w:date="2026-07-10T21:47:00Z"/>
    </w:pPr>
    <w:rPr>
      <w:rFonts w:asciiTheme="minorHAnsi" w:eastAsiaTheme="minorHAnsi" w:hAnsiTheme="minorHAnsi" w:cstheme="minorBidi"/>
      <w:sz w:val="20"/>
      <w:rPrChange w:id="11" w:author="Arthur Souza Rodrigues" w:date="2026-07-10T21:47:00Z">
        <w:rPr>
          <w:rFonts w:asciiTheme="minorHAnsi" w:eastAsiaTheme="minorHAnsi" w:hAnsiTheme="minorHAnsi" w:cstheme="minorBidi"/>
          <w:lang w:val="en-US" w:eastAsia="en-US" w:bidi="ar-SA"/>
        </w:rPr>
      </w:rPrChange>
    </w:rPr>
  </w:style>
  <w:style w:type="character" w:customStyle="1" w:styleId="EndnoteTextChar">
    <w:name w:val="Endnote Text Char"/>
    <w:basedOn w:val="DefaultParagraphFont"/>
    <w:link w:val="EndnoteText"/>
    <w:uiPriority w:val="99"/>
    <w:semiHidden/>
    <w:rsid w:val="00B02489"/>
    <w:rPr>
      <w:rFonts w:asciiTheme="minorHAnsi" w:eastAsiaTheme="minorHAnsi" w:hAnsiTheme="minorHAnsi" w:cstheme="minorBidi"/>
      <w:sz w:val="20"/>
    </w:rPr>
  </w:style>
  <w:style w:type="character" w:styleId="EndnoteReference">
    <w:name w:val="endnote reference"/>
    <w:basedOn w:val="DefaultParagraphFont"/>
    <w:uiPriority w:val="99"/>
    <w:semiHidden/>
    <w:unhideWhenUsed/>
    <w:rsid w:val="00B02489"/>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Change w:id="12" w:author="Arthur Souza Rodrigues" w:date="2026-07-10T21:47:00Z">
        <w:pPr>
          <w:tabs>
            <w:tab w:val="center" w:pos="4680"/>
            <w:tab w:val="right" w:pos="9360"/>
          </w:tabs>
        </w:pPr>
      </w:pPrChange>
    </w:pPr>
    <w:rPr>
      <w:rFonts w:asciiTheme="minorHAnsi" w:eastAsiaTheme="minorHAnsi" w:hAnsiTheme="minorHAnsi" w:cstheme="minorBidi"/>
      <w:szCs w:val="22"/>
      <w:rPrChange w:id="12" w:author="Arthur Souza Rodrigues" w:date="2026-07-10T21:47: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B02489"/>
    <w:rPr>
      <w:rFonts w:asciiTheme="minorHAnsi" w:eastAsiaTheme="minorHAnsi" w:hAnsiTheme="minorHAnsi" w:cstheme="minorBidi"/>
      <w:szCs w:val="22"/>
    </w:rPr>
  </w:style>
  <w:style w:type="paragraph" w:styleId="Footer">
    <w:name w:val="footer"/>
    <w:basedOn w:val="Normal"/>
    <w:link w:val="FooterChar"/>
    <w:uiPriority w:val="99"/>
    <w:unhideWhenUsed/>
    <w:rsid w:val="00FC44AB"/>
    <w:pPr>
      <w:tabs>
        <w:tab w:val="center" w:pos="4680"/>
        <w:tab w:val="right" w:pos="9360"/>
      </w:tabs>
      <w:spacing w:after="0" w:line="240" w:lineRule="auto"/>
      <w:pPrChange w:id="13" w:author="Arthur Souza Rodrigues" w:date="2026-07-10T21:47:00Z">
        <w:pPr>
          <w:tabs>
            <w:tab w:val="center" w:pos="4680"/>
            <w:tab w:val="right" w:pos="9360"/>
          </w:tabs>
        </w:pPr>
      </w:pPrChange>
    </w:pPr>
    <w:rPr>
      <w:rFonts w:asciiTheme="minorHAnsi" w:eastAsiaTheme="minorHAnsi" w:hAnsiTheme="minorHAnsi" w:cstheme="minorBidi"/>
      <w:szCs w:val="22"/>
      <w:rPrChange w:id="13" w:author="Arthur Souza Rodrigues" w:date="2026-07-10T21:47: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B02489"/>
    <w:rPr>
      <w:rFonts w:asciiTheme="minorHAnsi" w:eastAsiaTheme="minorHAnsi" w:hAnsiTheme="minorHAnsi" w:cstheme="minorBidi"/>
      <w:szCs w:val="22"/>
    </w:rPr>
  </w:style>
  <w:style w:type="table" w:styleId="TableGrid">
    <w:name w:val="Table Grid"/>
    <w:basedOn w:val="TableNormal"/>
    <w:uiPriority w:val="39"/>
    <w:rsid w:val="00B02489"/>
    <w:pPr>
      <w:spacing w:after="0" w:line="240" w:lineRule="auto"/>
    </w:pPr>
    <w:rPr>
      <w:rFonts w:asciiTheme="minorHAnsi" w:eastAsia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B02489"/>
    <w:pPr>
      <w:spacing w:after="0" w:line="240" w:lineRule="auto"/>
    </w:pPr>
    <w:rPr>
      <w:rFonts w:asciiTheme="minorHAnsi" w:eastAsiaTheme="minorHAnsi" w:hAnsiTheme="minorHAnsi" w:cstheme="minorBidi"/>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Change w:id="14" w:author="Arthur Souza Rodrigues" w:date="2026-07-10T21:47:00Z"/>
    </w:pPr>
    <w:rPr>
      <w:rFonts w:asciiTheme="minorHAnsi" w:eastAsiaTheme="minorEastAsia" w:hAnsiTheme="minorHAnsi" w:cstheme="minorBidi"/>
      <w:szCs w:val="22"/>
      <w:rPrChange w:id="14" w:author="Arthur Souza Rodrigues" w:date="2026-07-10T21:47: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B02489"/>
    <w:rPr>
      <w:rFonts w:asciiTheme="minorHAnsi" w:eastAsiaTheme="minorEastAsia" w:hAnsiTheme="minorHAnsi" w:cstheme="minorBidi"/>
      <w:szCs w:val="22"/>
    </w:rPr>
  </w:style>
  <w:style w:type="character" w:styleId="Hyperlink">
    <w:name w:val="Hyperlink"/>
    <w:basedOn w:val="DefaultParagraphFont"/>
    <w:uiPriority w:val="99"/>
    <w:unhideWhenUsed/>
    <w:rsid w:val="00B02489"/>
    <w:rPr>
      <w:color w:val="467886" w:themeColor="hyperlink"/>
      <w:u w:val="single"/>
    </w:rPr>
  </w:style>
  <w:style w:type="paragraph" w:styleId="Caption">
    <w:name w:val="caption"/>
    <w:basedOn w:val="Normal"/>
    <w:next w:val="Normal"/>
    <w:uiPriority w:val="35"/>
    <w:semiHidden/>
    <w:unhideWhenUsed/>
    <w:qFormat/>
    <w:rsid w:val="00ED7F78"/>
    <w:pPr>
      <w:spacing w:after="160" w:line="259" w:lineRule="auto"/>
      <w:pPrChange w:id="15" w:author="Arthur Souza Rodrigues" w:date="2026-07-10T21:47:00Z">
        <w:pPr>
          <w:spacing w:after="160" w:line="259" w:lineRule="auto"/>
        </w:pPr>
      </w:pPrChange>
    </w:pPr>
    <w:rPr>
      <w:rFonts w:asciiTheme="minorHAnsi" w:eastAsiaTheme="minorHAnsi" w:hAnsiTheme="minorHAnsi" w:cstheme="minorBidi"/>
      <w:b/>
      <w:bCs/>
      <w:color w:val="0F4761" w:themeColor="accent1" w:themeShade="BF"/>
      <w:sz w:val="16"/>
      <w:szCs w:val="16"/>
      <w:rPrChange w:id="15" w:author="Arthur Souza Rodrigues" w:date="2026-07-10T21:47:00Z">
        <w:rPr>
          <w:rFonts w:asciiTheme="minorHAnsi" w:eastAsiaTheme="minorHAnsi" w:hAnsiTheme="minorHAnsi" w:cstheme="minorBidi"/>
          <w:b/>
          <w:bCs/>
          <w:color w:val="0F4761" w:themeColor="accent1" w:themeShade="BF"/>
          <w:sz w:val="16"/>
          <w:szCs w:val="16"/>
          <w:lang w:val="en-US" w:eastAsia="en-US" w:bidi="ar-SA"/>
        </w:rPr>
      </w:rPrChange>
    </w:rPr>
  </w:style>
  <w:style w:type="paragraph" w:styleId="Title">
    <w:name w:val="Title"/>
    <w:basedOn w:val="Normal"/>
    <w:next w:val="Normal"/>
    <w:link w:val="TitleChar"/>
    <w:uiPriority w:val="10"/>
    <w:qFormat/>
    <w:rsid w:val="00ED7F78"/>
    <w:pPr>
      <w:spacing w:after="0" w:line="259" w:lineRule="auto"/>
      <w:pPrChange w:id="16" w:author="Arthur Souza Rodrigues" w:date="2026-07-10T21:47:00Z">
        <w:pPr>
          <w:spacing w:line="259" w:lineRule="auto"/>
        </w:pPr>
      </w:pPrChange>
    </w:pPr>
    <w:rPr>
      <w:rFonts w:asciiTheme="majorHAnsi" w:eastAsiaTheme="majorEastAsia" w:hAnsiTheme="majorHAnsi" w:cstheme="majorBidi"/>
      <w:caps/>
      <w:color w:val="156082" w:themeColor="accent1"/>
      <w:spacing w:val="10"/>
      <w:sz w:val="52"/>
      <w:szCs w:val="52"/>
      <w:rPrChange w:id="16" w:author="Arthur Souza Rodrigues" w:date="2026-07-10T21:47:00Z">
        <w:rPr>
          <w:rFonts w:asciiTheme="majorHAnsi" w:eastAsiaTheme="majorEastAsia" w:hAnsiTheme="majorHAnsi" w:cstheme="majorBidi"/>
          <w:caps/>
          <w:color w:val="156082"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B0248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Change w:id="17" w:author="Arthur Souza Rodrigues" w:date="2026-07-10T21:47:00Z">
        <w:pPr>
          <w:spacing w:after="500"/>
        </w:pPr>
      </w:pPrChange>
    </w:pPr>
    <w:rPr>
      <w:rFonts w:asciiTheme="minorHAnsi" w:eastAsiaTheme="minorHAnsi" w:hAnsiTheme="minorHAnsi" w:cstheme="minorBidi"/>
      <w:caps/>
      <w:color w:val="595959" w:themeColor="text1" w:themeTint="A6"/>
      <w:spacing w:val="10"/>
      <w:sz w:val="21"/>
      <w:szCs w:val="21"/>
      <w:rPrChange w:id="17" w:author="Arthur Souza Rodrigues" w:date="2026-07-10T21:47:00Z">
        <w:rPr>
          <w:rFonts w:asciiTheme="minorHAnsi" w:eastAsiaTheme="minorHAnsi" w:hAnsiTheme="minorHAnsi" w:cstheme="minorBidi"/>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B02489"/>
    <w:rPr>
      <w:rFonts w:asciiTheme="minorHAnsi" w:eastAsiaTheme="minorHAnsi" w:hAnsiTheme="minorHAnsi" w:cstheme="minorBidi"/>
      <w:caps/>
      <w:color w:val="595959" w:themeColor="text1" w:themeTint="A6"/>
      <w:spacing w:val="10"/>
      <w:sz w:val="21"/>
      <w:szCs w:val="21"/>
    </w:rPr>
  </w:style>
  <w:style w:type="character" w:styleId="Strong">
    <w:name w:val="Strong"/>
    <w:uiPriority w:val="22"/>
    <w:qFormat/>
    <w:rsid w:val="00B02489"/>
    <w:rPr>
      <w:b/>
      <w:bCs/>
    </w:rPr>
  </w:style>
  <w:style w:type="character" w:styleId="Emphasis">
    <w:name w:val="Emphasis"/>
    <w:uiPriority w:val="20"/>
    <w:qFormat/>
    <w:rsid w:val="00B02489"/>
    <w:rPr>
      <w:caps/>
      <w:color w:val="0A2F40" w:themeColor="accent1" w:themeShade="7F"/>
      <w:spacing w:val="5"/>
    </w:rPr>
  </w:style>
  <w:style w:type="paragraph" w:styleId="Quote">
    <w:name w:val="Quote"/>
    <w:basedOn w:val="Normal"/>
    <w:next w:val="Normal"/>
    <w:link w:val="QuoteChar"/>
    <w:uiPriority w:val="29"/>
    <w:qFormat/>
    <w:rsid w:val="00ED7F78"/>
    <w:pPr>
      <w:spacing w:after="160" w:line="259" w:lineRule="auto"/>
      <w:pPrChange w:id="18" w:author="Arthur Souza Rodrigues" w:date="2026-07-10T21:47:00Z">
        <w:pPr>
          <w:spacing w:after="160" w:line="259" w:lineRule="auto"/>
        </w:pPr>
      </w:pPrChange>
    </w:pPr>
    <w:rPr>
      <w:rFonts w:asciiTheme="minorHAnsi" w:eastAsiaTheme="minorHAnsi" w:hAnsiTheme="minorHAnsi" w:cstheme="minorBidi"/>
      <w:i/>
      <w:iCs/>
      <w:sz w:val="24"/>
      <w:szCs w:val="24"/>
      <w:rPrChange w:id="18" w:author="Arthur Souza Rodrigues" w:date="2026-07-10T21:47:00Z">
        <w:rPr>
          <w:rFonts w:asciiTheme="minorHAnsi" w:eastAsiaTheme="minorHAnsi" w:hAnsiTheme="minorHAnsi" w:cstheme="minorBidi"/>
          <w:i/>
          <w:iCs/>
          <w:sz w:val="24"/>
          <w:szCs w:val="24"/>
          <w:lang w:val="en-US" w:eastAsia="en-US" w:bidi="ar-SA"/>
        </w:rPr>
      </w:rPrChange>
    </w:rPr>
  </w:style>
  <w:style w:type="character" w:customStyle="1" w:styleId="QuoteChar">
    <w:name w:val="Quote Char"/>
    <w:basedOn w:val="DefaultParagraphFont"/>
    <w:link w:val="Quote"/>
    <w:uiPriority w:val="29"/>
    <w:rsid w:val="00B02489"/>
    <w:rPr>
      <w:rFonts w:asciiTheme="minorHAnsi" w:eastAsiaTheme="minorHAnsi" w:hAnsiTheme="minorHAnsi" w:cstheme="minorBidi"/>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Change w:id="19" w:author="Arthur Souza Rodrigues" w:date="2026-07-10T21:47:00Z">
        <w:pPr>
          <w:spacing w:before="240" w:after="240"/>
          <w:ind w:left="1080" w:right="1080"/>
          <w:jc w:val="center"/>
        </w:pPr>
      </w:pPrChange>
    </w:pPr>
    <w:rPr>
      <w:rFonts w:asciiTheme="minorHAnsi" w:eastAsiaTheme="minorHAnsi" w:hAnsiTheme="minorHAnsi" w:cstheme="minorBidi"/>
      <w:color w:val="156082" w:themeColor="accent1"/>
      <w:sz w:val="24"/>
      <w:szCs w:val="24"/>
      <w:rPrChange w:id="19" w:author="Arthur Souza Rodrigues" w:date="2026-07-10T21:47:00Z">
        <w:rPr>
          <w:rFonts w:asciiTheme="minorHAnsi" w:eastAsiaTheme="minorHAnsi" w:hAnsiTheme="minorHAnsi" w:cstheme="minorBidi"/>
          <w:color w:val="156082"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B02489"/>
    <w:rPr>
      <w:rFonts w:asciiTheme="minorHAnsi" w:eastAsiaTheme="minorHAnsi" w:hAnsiTheme="minorHAnsi" w:cstheme="minorBidi"/>
      <w:color w:val="156082" w:themeColor="accent1"/>
      <w:sz w:val="24"/>
      <w:szCs w:val="24"/>
    </w:rPr>
  </w:style>
  <w:style w:type="character" w:styleId="SubtleEmphasis">
    <w:name w:val="Subtle Emphasis"/>
    <w:uiPriority w:val="19"/>
    <w:qFormat/>
    <w:rsid w:val="00B02489"/>
    <w:rPr>
      <w:i/>
      <w:iCs/>
      <w:color w:val="0A2F40" w:themeColor="accent1" w:themeShade="7F"/>
    </w:rPr>
  </w:style>
  <w:style w:type="character" w:styleId="IntenseEmphasis">
    <w:name w:val="Intense Emphasis"/>
    <w:uiPriority w:val="21"/>
    <w:qFormat/>
    <w:rsid w:val="00B02489"/>
    <w:rPr>
      <w:b/>
      <w:bCs/>
      <w:caps/>
      <w:color w:val="0A2F40" w:themeColor="accent1" w:themeShade="7F"/>
      <w:spacing w:val="10"/>
    </w:rPr>
  </w:style>
  <w:style w:type="character" w:styleId="SubtleReference">
    <w:name w:val="Subtle Reference"/>
    <w:uiPriority w:val="31"/>
    <w:qFormat/>
    <w:rsid w:val="00B02489"/>
    <w:rPr>
      <w:b/>
      <w:bCs/>
      <w:color w:val="156082" w:themeColor="accent1"/>
    </w:rPr>
  </w:style>
  <w:style w:type="character" w:styleId="IntenseReference">
    <w:name w:val="Intense Reference"/>
    <w:uiPriority w:val="32"/>
    <w:qFormat/>
    <w:rsid w:val="00B02489"/>
    <w:rPr>
      <w:b/>
      <w:bCs/>
      <w:i/>
      <w:iCs/>
      <w:caps/>
      <w:color w:val="156082" w:themeColor="accent1"/>
    </w:rPr>
  </w:style>
  <w:style w:type="character" w:styleId="BookTitle">
    <w:name w:val="Book Title"/>
    <w:uiPriority w:val="33"/>
    <w:qFormat/>
    <w:rsid w:val="00B02489"/>
    <w:rPr>
      <w:b/>
      <w:bCs/>
      <w:i/>
      <w:iCs/>
      <w:spacing w:val="0"/>
    </w:rPr>
  </w:style>
  <w:style w:type="paragraph" w:styleId="TOCHeading">
    <w:name w:val="TOC Heading"/>
    <w:basedOn w:val="Heading1"/>
    <w:next w:val="Normal"/>
    <w:uiPriority w:val="39"/>
    <w:semiHidden/>
    <w:unhideWhenUsed/>
    <w:qFormat/>
    <w:rsid w:val="00B02489"/>
    <w:pPr>
      <w:outlineLvl w:val="9"/>
    </w:pPr>
  </w:style>
  <w:style w:type="paragraph" w:styleId="TOC1">
    <w:name w:val="toc 1"/>
    <w:basedOn w:val="Normal"/>
    <w:next w:val="Normal"/>
    <w:autoRedefine/>
    <w:uiPriority w:val="39"/>
    <w:unhideWhenUsed/>
    <w:rsid w:val="005E4538"/>
    <w:pPr>
      <w:spacing w:after="100" w:line="259" w:lineRule="auto"/>
      <w:pPrChange w:id="20" w:author="Arthur Souza Rodrigues" w:date="2026-07-10T21:47:00Z">
        <w:pPr>
          <w:spacing w:after="100" w:line="259" w:lineRule="auto"/>
        </w:pPr>
      </w:pPrChange>
    </w:pPr>
    <w:rPr>
      <w:rFonts w:asciiTheme="minorHAnsi" w:eastAsiaTheme="minorHAnsi" w:hAnsiTheme="minorHAnsi" w:cstheme="minorBidi"/>
      <w:szCs w:val="22"/>
      <w:rPrChange w:id="20" w:author="Arthur Souza Rodrigues" w:date="2026-07-10T21:47:00Z">
        <w:rPr>
          <w:rFonts w:asciiTheme="minorHAnsi" w:eastAsiaTheme="minorHAnsi" w:hAnsiTheme="minorHAnsi" w:cstheme="minorBidi"/>
          <w:sz w:val="22"/>
          <w:szCs w:val="22"/>
          <w:lang w:val="en-US" w:eastAsia="en-US" w:bidi="ar-SA"/>
        </w:rPr>
      </w:rPrChange>
    </w:rPr>
  </w:style>
  <w:style w:type="paragraph" w:styleId="TOC2">
    <w:name w:val="toc 2"/>
    <w:basedOn w:val="Normal"/>
    <w:next w:val="Normal"/>
    <w:autoRedefine/>
    <w:uiPriority w:val="39"/>
    <w:unhideWhenUsed/>
    <w:rsid w:val="005E4538"/>
    <w:pPr>
      <w:spacing w:after="100" w:line="259" w:lineRule="auto"/>
      <w:ind w:left="220"/>
      <w:pPrChange w:id="21" w:author="Arthur Souza Rodrigues" w:date="2026-07-10T21:47:00Z">
        <w:pPr>
          <w:spacing w:after="100" w:line="259" w:lineRule="auto"/>
          <w:ind w:left="220"/>
        </w:pPr>
      </w:pPrChange>
    </w:pPr>
    <w:rPr>
      <w:rFonts w:asciiTheme="minorHAnsi" w:eastAsiaTheme="minorHAnsi" w:hAnsiTheme="minorHAnsi" w:cstheme="minorBidi"/>
      <w:szCs w:val="22"/>
      <w:rPrChange w:id="21" w:author="Arthur Souza Rodrigues" w:date="2026-07-10T21:47:00Z">
        <w:rPr>
          <w:rFonts w:asciiTheme="minorHAnsi" w:eastAsiaTheme="minorHAnsi" w:hAnsiTheme="minorHAnsi" w:cstheme="minorBidi"/>
          <w:sz w:val="22"/>
          <w:szCs w:val="22"/>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2" w:author="Arthur Souza Rodrigues" w:date="2026-07-10T21:47:00Z"/>
    </w:pPr>
    <w:rPr>
      <w:rFonts w:asciiTheme="minorHAnsi" w:eastAsiaTheme="minorHAnsi" w:hAnsiTheme="minorHAnsi" w:cstheme="minorBidi"/>
      <w:sz w:val="20"/>
      <w:rPrChange w:id="22" w:author="Arthur Souza Rodrigues" w:date="2026-07-10T21:47:00Z">
        <w:rPr>
          <w:rFonts w:asciiTheme="minorHAnsi" w:eastAsiaTheme="minorHAnsi" w:hAnsiTheme="minorHAnsi" w:cstheme="minorBidi"/>
          <w:lang w:val="en-US" w:eastAsia="en-US" w:bidi="ar-SA"/>
        </w:rPr>
      </w:rPrChange>
    </w:rPr>
  </w:style>
  <w:style w:type="character" w:customStyle="1" w:styleId="FootnoteTextChar">
    <w:name w:val="Footnote Text Char"/>
    <w:basedOn w:val="DefaultParagraphFont"/>
    <w:link w:val="FootnoteText"/>
    <w:uiPriority w:val="99"/>
    <w:semiHidden/>
    <w:rsid w:val="00B02489"/>
    <w:rPr>
      <w:rFonts w:asciiTheme="minorHAnsi" w:eastAsiaTheme="minorHAnsi" w:hAnsiTheme="minorHAnsi" w:cstheme="minorBidi"/>
      <w:sz w:val="20"/>
    </w:rPr>
  </w:style>
  <w:style w:type="character" w:styleId="FootnoteReference">
    <w:name w:val="footnote reference"/>
    <w:basedOn w:val="DefaultParagraphFont"/>
    <w:uiPriority w:val="99"/>
    <w:semiHidden/>
    <w:unhideWhenUsed/>
    <w:rsid w:val="00B024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microsoft.com/office/2011/relationships/people" Target="people.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2E1-F243-895C-73AE5B730653}"/>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2E1-F243-895C-73AE5B730653}"/>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2E1-F243-895C-73AE5B730653}"/>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1833</Words>
  <Characters>10454</Characters>
  <Application>Microsoft Office Word</Application>
  <DocSecurity>0</DocSecurity>
  <Lines>87</Lines>
  <Paragraphs>24</Paragraphs>
  <ScaleCrop>false</ScaleCrop>
  <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2026-05-14T16:45:00Z</dcterms:created>
  <dcterms:modified xsi:type="dcterms:W3CDTF">2026-07-11T01:47:00Z</dcterms:modified>
</cp:coreProperties>
</file>