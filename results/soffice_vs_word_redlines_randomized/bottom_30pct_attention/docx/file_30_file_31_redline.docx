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5E1175" w14:textId="77777777" w:rsidR="00BF2983" w:rsidRDefault="00BF2983">
      <w:pPr>
        <w:rPr>
          <w:sz w:val="32"/>
          <w:rPrChange w:id="0" w:author="Arthur Souza Rodrigues" w:date="2026-07-10T21:43:00Z" w16du:dateUtc="2026-07-11T01:43:00Z">
            <w:rPr>
              <w:rFonts w:ascii="Aptos" w:eastAsia="Aptos" w:hAnsi="Aptos" w:cs="Aptos"/>
              <w:b/>
              <w:sz w:val="20"/>
              <w:u w:val="single"/>
            </w:rPr>
          </w:rPrChange>
        </w:rPr>
        <w:pPrChange w:id="1" w:author="Arthur Souza Rodrigues" w:date="2026-07-10T21:43:00Z" w16du:dateUtc="2026-07-11T01:43:00Z">
          <w:pPr>
            <w:pStyle w:val="ListParagraph"/>
            <w:numPr>
              <w:numId w:val="5"/>
            </w:numPr>
            <w:spacing w:after="0" w:line="240" w:lineRule="auto"/>
            <w:ind w:left="360"/>
          </w:pPr>
        </w:pPrChange>
      </w:pPr>
      <w:r>
        <w:rPr>
          <w:sz w:val="32"/>
          <w:rPrChange w:id="2" w:author="Arthur Souza Rodrigues" w:date="2026-07-10T21:43:00Z" w16du:dateUtc="2026-07-11T01:43:00Z">
            <w:rPr>
              <w:rFonts w:ascii="Aptos" w:eastAsia="Aptos" w:hAnsi="Aptos" w:cs="Aptos"/>
              <w:b/>
              <w:sz w:val="20"/>
              <w:u w:val="single"/>
            </w:rPr>
          </w:rPrChange>
        </w:rPr>
        <w:t>file_</w:t>
      </w:r>
      <w:ins w:id="3" w:author="Arthur Souza Rodrigues" w:date="2026-07-10T21:43:00Z" w16du:dateUtc="2026-07-11T01:43:00Z">
        <w:r>
          <w:rPr>
            <w:sz w:val="32"/>
            <w:szCs w:val="32"/>
          </w:rPr>
          <w:t>31</w:t>
        </w:r>
      </w:ins>
      <w:del w:id="4" w:author="Arthur Souza Rodrigues" w:date="2026-07-10T21:43:00Z" w16du:dateUtc="2026-07-11T01:43:00Z">
        <w:r>
          <w:rPr>
            <w:rFonts w:ascii="Aptos" w:eastAsia="Aptos" w:hAnsi="Aptos" w:cs="Aptos"/>
            <w:b/>
            <w:sz w:val="20"/>
            <w:u w:val="single"/>
          </w:rPr>
          <w:delText>30</w:delText>
        </w:r>
      </w:del>
      <w:r>
        <w:rPr>
          <w:sz w:val="32"/>
          <w:rPrChange w:id="5" w:author="Arthur Souza Rodrigues" w:date="2026-07-10T21:43:00Z" w16du:dateUtc="2026-07-11T01:43:00Z">
            <w:rPr>
              <w:rFonts w:ascii="Aptos" w:eastAsia="Aptos" w:hAnsi="Aptos" w:cs="Aptos"/>
              <w:b/>
              <w:sz w:val="20"/>
              <w:u w:val="single"/>
            </w:rPr>
          </w:rPrChange>
        </w:rPr>
        <w:t>.docx</w:t>
      </w:r>
    </w:p>
    <w:p w14:paraId="7EC0001F" w14:textId="719DAE7E" w:rsidR="0047726F" w:rsidRDefault="007D2801">
      <w:pPr>
        <w:rPr>
          <w:ins w:id="6" w:author="Arthur Souza Rodrigues" w:date="2026-07-10T21:43:00Z" w16du:dateUtc="2026-07-11T01:43:00Z"/>
        </w:rPr>
      </w:pPr>
      <w:ins w:id="7" w:author="Arthur Souza Rodrigues" w:date="2026-07-10T21:43:00Z" w16du:dateUtc="2026-07-11T01:43:00Z">
        <w:r>
          <w:rPr>
            <w:sz w:val="32"/>
            <w:szCs w:val="32"/>
          </w:rPr>
          <w:t>Font Size Demo</w:t>
        </w:r>
      </w:ins>
    </w:p>
    <w:p w14:paraId="26D1A3BE" w14:textId="77777777" w:rsidR="0047726F" w:rsidRDefault="007D2801">
      <w:pPr>
        <w:rPr>
          <w:ins w:id="8" w:author="Arthur Souza Rodrigues" w:date="2026-07-10T21:43:00Z" w16du:dateUtc="2026-07-11T01:43:00Z"/>
        </w:rPr>
      </w:pPr>
      <w:ins w:id="9" w:author="Arthur Souza Rodrigues" w:date="2026-07-10T21:43:00Z" w16du:dateUtc="2026-07-11T01:43:00Z">
        <w:r>
          <w:rPr>
            <w:sz w:val="32"/>
            <w:szCs w:val="32"/>
          </w:rPr>
          <w:t>This document demonstrates font size changes.</w:t>
        </w:r>
      </w:ins>
    </w:p>
    <w:p w14:paraId="53837AE0" w14:textId="77777777" w:rsidR="0047726F" w:rsidRDefault="007D2801">
      <w:pPr>
        <w:rPr>
          <w:ins w:id="10" w:author="Arthur Souza Rodrigues" w:date="2026-07-10T21:43:00Z" w16du:dateUtc="2026-07-11T01:43:00Z"/>
        </w:rPr>
      </w:pPr>
      <w:ins w:id="11" w:author="Arthur Souza Rodrigues" w:date="2026-07-10T21:43:00Z" w16du:dateUtc="2026-07-11T01:43:00Z">
        <w:r>
          <w:rPr>
            <w:sz w:val="32"/>
            <w:szCs w:val="32"/>
          </w:rPr>
          <w:t>This text uses a larger font size of 18pt.</w:t>
        </w:r>
      </w:ins>
    </w:p>
    <w:p w14:paraId="1880F851" w14:textId="134AEC75" w:rsidR="006A477D" w:rsidRDefault="007D2801">
      <w:pPr>
        <w:pStyle w:val="ListParagraph"/>
        <w:numPr>
          <w:ilvl w:val="0"/>
          <w:numId w:val="5"/>
        </w:numPr>
        <w:spacing w:after="0" w:line="240" w:lineRule="auto"/>
        <w:ind w:left="360" w:firstLine="0"/>
        <w:rPr>
          <w:del w:id="12" w:author="Arthur Souza Rodrigues" w:date="2026-07-10T21:43:00Z" w16du:dateUtc="2026-07-11T01:43:00Z"/>
        </w:rPr>
      </w:pPr>
      <w:ins w:id="13" w:author="Arthur Souza Rodrigues" w:date="2026-07-10T21:43:00Z" w16du:dateUtc="2026-07-11T01:43:00Z">
        <w:r>
          <w:rPr>
            <w:sz w:val="32"/>
            <w:szCs w:val="32"/>
          </w:rPr>
          <w:t>Font size impacts readability and document design.</w:t>
        </w:r>
      </w:ins>
      <w:del w:id="14" w:author="Arthur Souza Rodrigues" w:date="2026-07-10T21:43:00Z" w16du:dateUtc="2026-07-11T01:43:00Z">
        <w:r>
          <w:rPr>
            <w:rFonts w:ascii="Aptos" w:eastAsia="Aptos" w:hAnsi="Aptos" w:cs="Aptos"/>
            <w:b/>
            <w:sz w:val="20"/>
            <w:u w:val="single"/>
          </w:rPr>
          <w:delText>ONE</w:delText>
        </w:r>
      </w:del>
    </w:p>
    <w:p w14:paraId="26C30C46" w14:textId="77777777" w:rsidR="006A477D" w:rsidRDefault="007E699D">
      <w:pPr>
        <w:pStyle w:val="ListParagraph"/>
        <w:numPr>
          <w:ilvl w:val="1"/>
          <w:numId w:val="5"/>
        </w:numPr>
        <w:spacing w:after="0" w:line="240" w:lineRule="auto"/>
        <w:ind w:left="360" w:firstLine="0"/>
        <w:rPr>
          <w:del w:id="15" w:author="Arthur Souza Rodrigues" w:date="2026-07-10T21:43:00Z" w16du:dateUtc="2026-07-11T01:43:00Z"/>
        </w:rPr>
      </w:pPr>
      <w:del w:id="16" w:author="Arthur Souza Rodrigues" w:date="2026-07-10T21:43:00Z" w16du:dateUtc="2026-07-11T01:43:00Z">
        <w:r>
          <w:rPr>
            <w:rFonts w:ascii="Aptos" w:eastAsia="Aptos" w:hAnsi="Aptos" w:cs="Aptos"/>
            <w:sz w:val="20"/>
            <w:u w:val="single"/>
          </w:rPr>
          <w:delText>a</w:delText>
        </w:r>
      </w:del>
    </w:p>
    <w:p w14:paraId="23BAB2E5" w14:textId="77777777" w:rsidR="006A477D" w:rsidRDefault="006A477D">
      <w:pPr>
        <w:pPrChange w:id="17" w:author="Arthur Souza Rodrigues" w:date="2026-07-10T21:43:00Z" w16du:dateUtc="2026-07-11T01:43:00Z">
          <w:pPr>
            <w:spacing w:after="0" w:line="240" w:lineRule="auto"/>
          </w:pPr>
        </w:pPrChange>
      </w:pPr>
    </w:p>
    <w:sectPr w:rsidR="006A477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nextPage"/>
      <w:pgSz w:w="12240" w:h="15840"/>
      <w:pgMar w:top="1440" w:right="1440" w:bottom="1440" w:left="1440" w:header="720" w:footer="720" w:gutter="0"/>
      <w:cols w:space="720"/>
      <w:docGrid w:linePitch="0"/>
      <w:sectPrChange w:id="33" w:author="Arthur Souza Rodrigues" w:date="2026-07-10T21:43:00Z" w16du:dateUtc="2026-07-11T01:43:00Z">
        <w:sectPr w:rsidR="006A477D">
          <w:type w:val="continuous"/>
          <w:pgMar w:top="1584" w:right="1440" w:bottom="1440" w:left="1440" w:header="720" w:footer="562" w:gutter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7DDBEC" w14:textId="77777777" w:rsidR="007D2801" w:rsidRDefault="007D2801">
      <w:pPr>
        <w:spacing w:after="0" w:line="240" w:lineRule="auto"/>
      </w:pPr>
      <w:r>
        <w:separator/>
      </w:r>
    </w:p>
  </w:endnote>
  <w:endnote w:type="continuationSeparator" w:id="0">
    <w:p w14:paraId="703BA2EB" w14:textId="77777777" w:rsidR="007D2801" w:rsidRDefault="007D2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randon Grotesque Black">
    <w:altName w:val="Calibri"/>
    <w:panose1 w:val="020B0604020202020204"/>
    <w:charset w:val="00"/>
    <w:family w:val="swiss"/>
    <w:notTrueType/>
    <w:pitch w:val="variable"/>
    <w:sig w:usb0="A00000AF" w:usb1="5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3316EA" w14:textId="77777777" w:rsidR="00D76F5D" w:rsidRDefault="001B54A4">
    <w:pPr>
      <w:pStyle w:val="BalloonTextChar"/>
      <w:pPrChange w:id="19" w:author="Arthur Souza Rodrigues" w:date="2026-07-10T21:43:00Z" w16du:dateUtc="2026-07-11T01:43:00Z">
        <w:pPr>
          <w:pStyle w:val="DocID"/>
        </w:pPr>
      </w:pPrChange>
    </w:pPr>
    <w:del w:id="20" w:author="Arthur Souza Rodrigues" w:date="2026-07-10T21:43:00Z" w16du:dateUtc="2026-07-11T01:43:00Z">
      <w:r>
        <w:rPr>
          <w:noProof/>
        </w:rPr>
        <w:delText>0243017\174107\13696000v1</w:delText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4FF9A9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del w:id="21" w:author="Arthur Souza Rodrigues" w:date="2026-07-10T21:43:00Z" w16du:dateUtc="2026-07-11T01:43:00Z"/>
        <w:rFonts w:ascii="Calibri" w:eastAsia="Calibri" w:hAnsi="Calibri" w:cs="Arial"/>
        <w:color w:val="7F7F7F"/>
        <w:sz w:val="18"/>
        <w:szCs w:val="18"/>
      </w:rPr>
    </w:pPr>
    <w:del w:id="22" w:author="Arthur Souza Rodrigues" w:date="2026-07-10T21:43:00Z" w16du:dateUtc="2026-07-11T01:43:00Z">
      <w:r>
        <w:rPr>
          <w:rFonts w:ascii="Calibri" w:eastAsia="Calibri" w:hAnsi="Calibri" w:cs="Arial"/>
          <w:color w:val="7F7F7F"/>
          <w:sz w:val="18"/>
          <w:szCs w:val="18"/>
        </w:rPr>
        <w:delText>906 Railroad Avenue | Winter Park, FL 32789 | Phone (407) 730-5965 | Fax (888) 722-4220</w:delText>
      </w:r>
    </w:del>
  </w:p>
  <w:p w14:paraId="3A29B737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del w:id="23" w:author="Arthur Souza Rodrigues" w:date="2026-07-10T21:43:00Z" w16du:dateUtc="2026-07-11T01:43:00Z"/>
        <w:rFonts w:ascii="Calibri" w:eastAsia="Calibri" w:hAnsi="Calibri" w:cs="Times New Roman"/>
      </w:rPr>
    </w:pPr>
    <w:del w:id="24" w:author="Arthur Souza Rodrigues" w:date="2026-07-10T21:43:00Z" w16du:dateUtc="2026-07-11T01:43:00Z">
      <w:r>
        <w:rPr>
          <w:rFonts w:ascii="Calibri" w:eastAsia="Calibri" w:hAnsi="Calibri" w:cs="Arial"/>
          <w:b/>
          <w:color w:val="7F7F7F"/>
          <w:sz w:val="18"/>
          <w:szCs w:val="18"/>
        </w:rPr>
        <w:delText>insideAOA</w:delText>
      </w:r>
      <w:r>
        <w:rPr>
          <w:rFonts w:ascii="Calibri" w:eastAsia="Calibri" w:hAnsi="Calibri" w:cs="Arial"/>
          <w:color w:val="7F7F7F"/>
          <w:sz w:val="18"/>
          <w:szCs w:val="18"/>
        </w:rPr>
        <w:delText>.com</w:delText>
      </w:r>
    </w:del>
  </w:p>
  <w:p w14:paraId="6D668554" w14:textId="77777777" w:rsidR="00D76F5D" w:rsidRPr="00FB0824" w:rsidRDefault="001B54A4" w:rsidP="001923D6">
    <w:pPr>
      <w:pStyle w:val="Footer"/>
      <w:tabs>
        <w:tab w:val="clear" w:pos="4680"/>
        <w:tab w:val="clear" w:pos="9360"/>
      </w:tabs>
      <w:jc w:val="right"/>
      <w:rPr>
        <w:del w:id="25" w:author="Arthur Souza Rodrigues" w:date="2026-07-10T21:43:00Z" w16du:dateUtc="2026-07-11T01:43:00Z"/>
        <w:rFonts w:ascii="Brandon Grotesque Black" w:hAnsi="Brandon Grotesque Black"/>
        <w:caps/>
        <w:noProof/>
        <w:sz w:val="20"/>
        <w:szCs w:val="20"/>
      </w:rPr>
    </w:pPr>
    <w:del w:id="26" w:author="Arthur Souza Rodrigues" w:date="2026-07-10T21:43:00Z" w16du:dateUtc="2026-07-11T01:43:00Z">
      <w:r>
        <w:rPr>
          <w:rFonts w:ascii="Brandon Grotesque Black" w:hAnsi="Brandon Grotesque Black"/>
          <w:caps/>
          <w:sz w:val="20"/>
          <w:szCs w:val="20"/>
        </w:rPr>
        <w:fldChar w:fldCharType="begin"/>
      </w:r>
      <w:r>
        <w:rPr>
          <w:rFonts w:ascii="Brandon Grotesque Black" w:hAnsi="Brandon Grotesque Black"/>
          <w:caps/>
          <w:sz w:val="20"/>
          <w:szCs w:val="20"/>
        </w:rPr>
        <w:delInstrText xml:space="preserve"> PAGE   \* MERGEFORMAT </w:delInstrText>
      </w:r>
      <w:r>
        <w:rPr>
          <w:rFonts w:ascii="Brandon Grotesque Black" w:hAnsi="Brandon Grotesque Black"/>
          <w:caps/>
          <w:sz w:val="20"/>
          <w:szCs w:val="20"/>
        </w:rPr>
        <w:fldChar w:fldCharType="separate"/>
      </w:r>
      <w:r>
        <w:rPr>
          <w:rFonts w:ascii="Brandon Grotesque Black" w:hAnsi="Brandon Grotesque Black"/>
          <w:caps/>
          <w:sz w:val="20"/>
          <w:szCs w:val="20"/>
        </w:rPr>
        <w:delText>1</w:delText>
      </w:r>
      <w:r>
        <w:rPr>
          <w:rFonts w:ascii="Brandon Grotesque Black" w:hAnsi="Brandon Grotesque Black"/>
          <w:caps/>
          <w:noProof/>
          <w:sz w:val="20"/>
          <w:szCs w:val="20"/>
        </w:rPr>
        <w:fldChar w:fldCharType="end"/>
      </w:r>
    </w:del>
  </w:p>
  <w:p w14:paraId="1115EB3E" w14:textId="77777777" w:rsidR="00D76F5D" w:rsidRDefault="001B54A4" w:rsidP="001923D6">
    <w:pPr>
      <w:pStyle w:val="Footer"/>
      <w:tabs>
        <w:tab w:val="clear" w:pos="4680"/>
        <w:tab w:val="clear" w:pos="9360"/>
        <w:tab w:val="left" w:pos="4822"/>
      </w:tabs>
      <w:rPr>
        <w:del w:id="27" w:author="Arthur Souza Rodrigues" w:date="2026-07-10T21:43:00Z" w16du:dateUtc="2026-07-11T01:43:00Z"/>
      </w:rPr>
    </w:pPr>
    <w:del w:id="28" w:author="Arthur Souza Rodrigues" w:date="2026-07-10T21:43:00Z" w16du:dateUtc="2026-07-11T01:43:00Z">
      <w:r>
        <w:tab/>
      </w:r>
    </w:del>
  </w:p>
  <w:p w14:paraId="10EE6971" w14:textId="77777777" w:rsidR="00D76F5D" w:rsidRDefault="00D76F5D">
    <w:pPr>
      <w:pStyle w:val="BalloonTextChar"/>
      <w:pPrChange w:id="29" w:author="Arthur Souza Rodrigues" w:date="2026-07-10T21:43:00Z" w16du:dateUtc="2026-07-11T01:43:00Z">
        <w:pPr>
          <w:pStyle w:val="DocID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A4E2F4" w14:textId="77777777" w:rsidR="00D76F5D" w:rsidRDefault="001B54A4">
    <w:pPr>
      <w:pStyle w:val="BalloonTextChar"/>
      <w:pPrChange w:id="31" w:author="Arthur Souza Rodrigues" w:date="2026-07-10T21:43:00Z" w16du:dateUtc="2026-07-11T01:43:00Z">
        <w:pPr>
          <w:pStyle w:val="DocID"/>
        </w:pPr>
      </w:pPrChange>
    </w:pPr>
    <w:del w:id="32" w:author="Arthur Souza Rodrigues" w:date="2026-07-10T21:43:00Z" w16du:dateUtc="2026-07-11T01:43:00Z">
      <w:r>
        <w:rPr>
          <w:noProof/>
        </w:rPr>
        <w:delText>0243017\174107\13696000v1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8C2F27" w14:textId="77777777" w:rsidR="007D2801" w:rsidRDefault="007D2801">
      <w:pPr>
        <w:spacing w:after="0" w:line="240" w:lineRule="auto"/>
      </w:pPr>
      <w:r>
        <w:separator/>
      </w:r>
    </w:p>
  </w:footnote>
  <w:footnote w:type="continuationSeparator" w:id="0">
    <w:p w14:paraId="675449A8" w14:textId="77777777" w:rsidR="007D2801" w:rsidRDefault="007D28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911252" w14:textId="77777777" w:rsidR="00DF11C1" w:rsidRDefault="007D2801">
    <w:pPr>
      <w:pStyle w:val="Header"/>
    </w:pPr>
    <w:del w:id="18" w:author="Arthur Souza Rodrigues" w:date="2026-07-10T21:43:00Z" w16du:dateUtc="2026-07-11T01:43:00Z">
      <w:r>
        <w:rPr>
          <w:noProof/>
        </w:rPr>
        <w:pict w14:anchorId="65FBFD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3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del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42C3AD" w14:textId="77777777" w:rsidR="00F529B4" w:rsidRDefault="00F529B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4D3BBA" w14:textId="77777777" w:rsidR="00DF11C1" w:rsidRDefault="007D2801">
    <w:pPr>
      <w:pStyle w:val="Header"/>
    </w:pPr>
    <w:del w:id="30" w:author="Arthur Souza Rodrigues" w:date="2026-07-10T21:43:00Z" w16du:dateUtc="2026-07-11T01:43:00Z">
      <w:r>
        <w:rPr>
          <w:noProof/>
        </w:rPr>
        <w:pict w14:anchorId="0352F4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2" o:spid="_x0000_s1025" type="#_x0000_t75" alt="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87456">
    <w:abstractNumId w:val="11"/>
  </w:num>
  <w:num w:numId="2" w16cid:durableId="1608851627">
    <w:abstractNumId w:val="2"/>
  </w:num>
  <w:num w:numId="3" w16cid:durableId="924462704">
    <w:abstractNumId w:val="0"/>
  </w:num>
  <w:num w:numId="4" w16cid:durableId="1362126119">
    <w:abstractNumId w:val="12"/>
  </w:num>
  <w:num w:numId="5" w16cid:durableId="848762291">
    <w:abstractNumId w:val="16"/>
  </w:num>
  <w:num w:numId="6" w16cid:durableId="1140999659">
    <w:abstractNumId w:val="5"/>
  </w:num>
  <w:num w:numId="7" w16cid:durableId="961962539">
    <w:abstractNumId w:val="8"/>
  </w:num>
  <w:num w:numId="8" w16cid:durableId="1196187685">
    <w:abstractNumId w:val="4"/>
  </w:num>
  <w:num w:numId="9" w16cid:durableId="1430466139">
    <w:abstractNumId w:val="15"/>
  </w:num>
  <w:num w:numId="10" w16cid:durableId="2038964581">
    <w:abstractNumId w:val="10"/>
  </w:num>
  <w:num w:numId="11" w16cid:durableId="1468863022">
    <w:abstractNumId w:val="14"/>
  </w:num>
  <w:num w:numId="12" w16cid:durableId="1076517445">
    <w:abstractNumId w:val="7"/>
  </w:num>
  <w:num w:numId="13" w16cid:durableId="1599941806">
    <w:abstractNumId w:val="17"/>
  </w:num>
  <w:num w:numId="14" w16cid:durableId="2118207971">
    <w:abstractNumId w:val="9"/>
  </w:num>
  <w:num w:numId="15" w16cid:durableId="835804716">
    <w:abstractNumId w:val="3"/>
  </w:num>
  <w:num w:numId="16" w16cid:durableId="634068571">
    <w:abstractNumId w:val="13"/>
  </w:num>
  <w:num w:numId="17" w16cid:durableId="1590849697">
    <w:abstractNumId w:val="1"/>
  </w:num>
  <w:num w:numId="18" w16cid:durableId="1538423146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ocumentProtection w:edit="readOnly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C95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1F81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BE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6622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B4E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3814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89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101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7726F"/>
    <w:rsid w:val="0048151F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23F5"/>
    <w:rsid w:val="004A37E6"/>
    <w:rsid w:val="004A3BF2"/>
    <w:rsid w:val="004A41B8"/>
    <w:rsid w:val="004A41C6"/>
    <w:rsid w:val="004A4B4E"/>
    <w:rsid w:val="004A4E1E"/>
    <w:rsid w:val="004A5DBF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3AD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3841"/>
    <w:rsid w:val="006A44FB"/>
    <w:rsid w:val="006A477D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8A0"/>
    <w:rsid w:val="007D095F"/>
    <w:rsid w:val="007D0FA0"/>
    <w:rsid w:val="007D23D4"/>
    <w:rsid w:val="007D2638"/>
    <w:rsid w:val="007D2801"/>
    <w:rsid w:val="007D2F54"/>
    <w:rsid w:val="007D47A5"/>
    <w:rsid w:val="007D681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3AE3"/>
    <w:rsid w:val="007E46D5"/>
    <w:rsid w:val="007E535A"/>
    <w:rsid w:val="007E66E6"/>
    <w:rsid w:val="007E699D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375F1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2CF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AAC"/>
    <w:rsid w:val="00BA23CA"/>
    <w:rsid w:val="00BA255E"/>
    <w:rsid w:val="00BA3089"/>
    <w:rsid w:val="00BA477E"/>
    <w:rsid w:val="00BA51F7"/>
    <w:rsid w:val="00BA53B4"/>
    <w:rsid w:val="00BA651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98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6DB4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54C9"/>
    <w:rsid w:val="00D47567"/>
    <w:rsid w:val="00D5005F"/>
    <w:rsid w:val="00D50085"/>
    <w:rsid w:val="00D50366"/>
    <w:rsid w:val="00D518E0"/>
    <w:rsid w:val="00D521EB"/>
    <w:rsid w:val="00D530A2"/>
    <w:rsid w:val="00D53FE7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B7B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10B3"/>
    <w:rsid w:val="00DE189F"/>
    <w:rsid w:val="00DE2C00"/>
    <w:rsid w:val="00DE36E0"/>
    <w:rsid w:val="00DE41E7"/>
    <w:rsid w:val="00DE4D85"/>
    <w:rsid w:val="00DE5312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169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E7D87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2378"/>
    <w:rsid w:val="00F43588"/>
    <w:rsid w:val="00F44E44"/>
    <w:rsid w:val="00F45C1C"/>
    <w:rsid w:val="00F46DF7"/>
    <w:rsid w:val="00F5254A"/>
    <w:rsid w:val="00F529B4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AC54E6"/>
  <w15:docId w15:val="{C807EFBC-183C-49C3-AD34-9403E7F7B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B1"/>
    <w:pPr>
      <w:keepNext/>
      <w:widowControl w:val="0"/>
      <w:shd w:val="clear" w:color="auto" w:fill="FFFFFF"/>
      <w:autoSpaceDE w:val="0"/>
      <w:autoSpaceDN w:val="0"/>
      <w:adjustRightInd w:val="0"/>
      <w:spacing w:before="240" w:after="60" w:line="240" w:lineRule="auto"/>
      <w:outlineLvl w:val="0"/>
    </w:pPr>
    <w:rPr>
      <w:rFonts w:ascii="Arial" w:eastAsia="Times New Roman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8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0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C8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C8D"/>
  </w:style>
  <w:style w:type="paragraph" w:styleId="Footer">
    <w:name w:val="footer"/>
    <w:basedOn w:val="Normal"/>
    <w:link w:val="Foot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C8D"/>
  </w:style>
  <w:style w:type="character" w:customStyle="1" w:styleId="apple-converted-space">
    <w:name w:val="apple-converted-space"/>
    <w:basedOn w:val="DefaultParagraphFont"/>
    <w:rsid w:val="008B2FC6"/>
  </w:style>
  <w:style w:type="character" w:styleId="Hyperlink">
    <w:name w:val="Hyperlink"/>
    <w:basedOn w:val="DefaultParagraphFont"/>
    <w:uiPriority w:val="99"/>
    <w:unhideWhenUsed/>
    <w:rsid w:val="008B2FC6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434D4"/>
    <w:pPr>
      <w:spacing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D434D4"/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B37B9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</w:rPr>
  </w:style>
  <w:style w:type="numbering" w:customStyle="1" w:styleId="ImportedStyle3">
    <w:name w:val="Imported Style 3"/>
    <w:rsid w:val="00B37B96"/>
    <w:pPr>
      <w:numPr>
        <w:numId w:val="1"/>
      </w:numPr>
    </w:pPr>
  </w:style>
  <w:style w:type="numbering" w:customStyle="1" w:styleId="ImportedStyle7">
    <w:name w:val="Imported Style 7"/>
    <w:rsid w:val="00B37B96"/>
    <w:pPr>
      <w:numPr>
        <w:numId w:val="2"/>
      </w:numPr>
    </w:pPr>
  </w:style>
  <w:style w:type="table" w:styleId="TableGrid">
    <w:name w:val="Table Grid"/>
    <w:basedOn w:val="TableNormal"/>
    <w:uiPriority w:val="59"/>
    <w:rsid w:val="00BD7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74AB1"/>
    <w:rPr>
      <w:rFonts w:ascii="Arial" w:eastAsia="Times New Roman" w:hAnsi="Arial" w:cs="Arial"/>
      <w:b/>
      <w:bCs/>
      <w:sz w:val="32"/>
      <w:szCs w:val="32"/>
      <w:shd w:val="clear" w:color="auto" w:fill="FFFFFF"/>
    </w:rPr>
  </w:style>
  <w:style w:type="paragraph" w:customStyle="1" w:styleId="SenderAddress">
    <w:name w:val="Sender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Date">
    <w:name w:val="Date"/>
    <w:basedOn w:val="Normal"/>
    <w:next w:val="Normal"/>
    <w:link w:val="Dat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RecipientAddress">
    <w:name w:val="Recipient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alutation">
    <w:name w:val="Salutation"/>
    <w:basedOn w:val="Normal"/>
    <w:next w:val="Normal"/>
    <w:link w:val="Salutation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alutationChar">
    <w:name w:val="Salutation Char"/>
    <w:basedOn w:val="DefaultParagraphFont"/>
    <w:link w:val="Salutation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Closing">
    <w:name w:val="Closing"/>
    <w:basedOn w:val="Normal"/>
    <w:link w:val="Closing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styleId="Signature">
    <w:name w:val="Signature"/>
    <w:basedOn w:val="Normal"/>
    <w:link w:val="Signatur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174AB1"/>
    <w:rPr>
      <w:rFonts w:ascii="Times New Roman" w:eastAsia="Times New Roman" w:hAnsi="Times New Roman" w:cs="Times New Roman"/>
      <w:sz w:val="24"/>
      <w:szCs w:val="24"/>
      <w:shd w:val="clear" w:color="auto" w:fill="FFFFFF"/>
    </w:rPr>
  </w:style>
  <w:style w:type="paragraph" w:customStyle="1" w:styleId="ccEnclosure">
    <w:name w:val="cc:/Enclosure"/>
    <w:basedOn w:val="Normal"/>
    <w:rsid w:val="00174AB1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uiPriority w:val="99"/>
    <w:rsid w:val="00174AB1"/>
  </w:style>
  <w:style w:type="paragraph" w:customStyle="1" w:styleId="InsideAddress">
    <w:name w:val="Inside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 w:line="240" w:lineRule="auto"/>
      <w:ind w:left="18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shortcuts">
    <w:name w:val="yshortcuts"/>
    <w:rsid w:val="00174AB1"/>
  </w:style>
  <w:style w:type="paragraph" w:styleId="PlainText">
    <w:name w:val="Plain Text"/>
    <w:basedOn w:val="Normal"/>
    <w:link w:val="PlainText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74AB1"/>
    <w:rPr>
      <w:rFonts w:ascii="Consolas" w:eastAsia="Times New Roman" w:hAnsi="Consolas" w:cs="Consolas"/>
      <w:sz w:val="21"/>
      <w:szCs w:val="21"/>
      <w:shd w:val="clear" w:color="auto" w:fill="FFFFFF"/>
    </w:rPr>
  </w:style>
  <w:style w:type="paragraph" w:customStyle="1" w:styleId="ParagraphStyle1">
    <w:name w:val="Paragraph Style 1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</w:pPr>
    <w:rPr>
      <w:rFonts w:ascii="Times New Roman" w:eastAsia="Times New Roman" w:hAnsi="Times New Roman" w:cs="Times New Roman"/>
      <w:color w:val="454849"/>
      <w:spacing w:val="15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paragraph" w:customStyle="1" w:styleId="DocID">
    <w:name w:val="DocID"/>
    <w:basedOn w:val="Footer"/>
    <w:next w:val="Footer"/>
    <w:link w:val="DocIDChar"/>
    <w:rsid w:val="00174AB1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174AB1"/>
    <w:rPr>
      <w:rFonts w:ascii="Times New Roman" w:eastAsia="Times New Roman" w:hAnsi="Times New Roman" w:cs="Times New Roman"/>
      <w:sz w:val="16"/>
      <w:szCs w:val="16"/>
      <w:shd w:val="clear" w:color="auto" w:fill="FFFFFF"/>
    </w:rPr>
  </w:style>
  <w:style w:type="table" w:styleId="Table3Deffects3">
    <w:name w:val="Table 3D effects 3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174AB1"/>
    <w:pPr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174AB1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C30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after="160"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302C"/>
    <w:rPr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0C9F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0C9F"/>
    <w:rPr>
      <w:b/>
      <w:bCs/>
      <w:kern w:val="2"/>
      <w:sz w:val="20"/>
      <w:szCs w:val="20"/>
      <w14:ligatures w14:val="standardContextual"/>
    </w:rPr>
  </w:style>
  <w:style w:type="character" w:styleId="UnresolvedMention">
    <w:name w:val="Unresolved Mention"/>
    <w:basedOn w:val="DefaultParagraphFont"/>
    <w:uiPriority w:val="99"/>
    <w:rsid w:val="0031411C"/>
    <w:rPr>
      <w:color w:val="605E5C"/>
      <w:shd w:val="clear" w:color="auto" w:fill="E1DFDD"/>
    </w:rPr>
  </w:style>
  <w:style w:type="paragraph" w:styleId="Title">
    <w:name w:val="Title"/>
    <w:basedOn w:val="Normal"/>
    <w:next w:val="Normal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00B726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D9D14-6152-4EAB-9033-D545D672C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Ves.Baxster</dc:creator>
  <cp:lastModifiedBy>Arthur Souza Rodrigues</cp:lastModifiedBy>
  <cp:revision>1</cp:revision>
  <cp:lastPrinted>2025-01-30T23:04:00Z</cp:lastPrinted>
  <dcterms:created xsi:type="dcterms:W3CDTF">2025-04-11T15:16:00Z</dcterms:created>
  <dcterms:modified xsi:type="dcterms:W3CDTF">2026-07-11T01:43:00Z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/>
  </property>
  <property fmtid="{D5CDD505-2E9C-101B-9397-08002B2CF9AE}" pid="3" name="CUS_DocIDChunk0">
    <vt:lpwstr/>
  </property>
  <property fmtid="{D5CDD505-2E9C-101B-9397-08002B2CF9AE}" pid="4" name="CUS_DocIDLocation">
    <vt:lpwstr/>
  </property>
  <property fmtid="{D5CDD505-2E9C-101B-9397-08002B2CF9AE}" pid="5" name="CUS_DocIDString">
    <vt:lpwstr/>
  </property>
  <property fmtid="{D5CDD505-2E9C-101B-9397-08002B2CF9AE}" pid="6" name="SuperdocVersion">
    <vt:lpwstr/>
  </property>
</Properties>
</file>